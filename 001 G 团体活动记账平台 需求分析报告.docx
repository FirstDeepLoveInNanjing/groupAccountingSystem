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8CCB0E">
      <w:r>
        <w:drawing>
          <wp:inline distT="0" distB="0" distL="0" distR="0">
            <wp:extent cx="5274310" cy="1461135"/>
            <wp:effectExtent l="0" t="0" r="8890" b="1206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6"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045693BC"/>
    <w:p w14:paraId="086E36E4"/>
    <w:p w14:paraId="073C8706">
      <w:pPr>
        <w:spacing w:before="240" w:after="480"/>
        <w:jc w:val="center"/>
        <w:textAlignment w:val="baseline"/>
        <w:rPr>
          <w:rFonts w:ascii="华康俪金黑W8(P)" w:hAnsi="Times New Roman" w:eastAsia="华康俪金黑W8(P)" w:cs="Times New Roman"/>
          <w:spacing w:val="40"/>
          <w:sz w:val="32"/>
          <w:szCs w:val="32"/>
        </w:rPr>
      </w:pPr>
      <w:r>
        <w:rPr>
          <w:rFonts w:hint="eastAsia" w:ascii="华康俪金黑W8(P)" w:hAnsi="Times New Roman" w:eastAsia="华康俪金黑W8(P)" w:cs="Times New Roman"/>
          <w:spacing w:val="40"/>
          <w:sz w:val="32"/>
          <w:szCs w:val="32"/>
        </w:rPr>
        <w:t>《软件工程原理与应用》</w:t>
      </w:r>
    </w:p>
    <w:p w14:paraId="38149B84">
      <w:pPr>
        <w:spacing w:before="240" w:after="480"/>
        <w:jc w:val="center"/>
        <w:textAlignment w:val="baseline"/>
        <w:rPr>
          <w:rFonts w:ascii="华康俪金黑W8(P)" w:hAnsi="Times New Roman" w:eastAsia="华康俪金黑W8(P)" w:cs="Times New Roman"/>
          <w:spacing w:val="40"/>
          <w:sz w:val="28"/>
          <w:szCs w:val="28"/>
        </w:rPr>
      </w:pPr>
      <w:r>
        <w:rPr>
          <w:rFonts w:hint="eastAsia" w:ascii="华康俪金黑W8(P)" w:hAnsi="Times New Roman" w:eastAsia="华康俪金黑W8(P)" w:cs="Times New Roman"/>
          <w:spacing w:val="40"/>
          <w:sz w:val="28"/>
          <w:szCs w:val="28"/>
        </w:rPr>
        <w:t>需求分析报告</w:t>
      </w:r>
    </w:p>
    <w:p w14:paraId="099EE27C">
      <w:pPr>
        <w:spacing w:before="240" w:after="480"/>
        <w:jc w:val="center"/>
        <w:textAlignment w:val="baseline"/>
        <w:rPr>
          <w:rFonts w:ascii="华文新魏" w:hAnsi="Times New Roman" w:eastAsia="华文新魏" w:cs="Times New Roman"/>
          <w:spacing w:val="40"/>
          <w:sz w:val="52"/>
          <w:szCs w:val="52"/>
        </w:rPr>
      </w:pPr>
      <w:r>
        <w:rPr>
          <w:rFonts w:hint="eastAsia" w:ascii="华文新魏" w:hAnsi="Times New Roman" w:eastAsia="华文新魏" w:cs="Times New Roman"/>
          <w:spacing w:val="40"/>
          <w:sz w:val="52"/>
          <w:szCs w:val="52"/>
        </w:rPr>
        <w:t>团体活动记账平台</w:t>
      </w:r>
    </w:p>
    <w:tbl>
      <w:tblPr>
        <w:tblStyle w:val="9"/>
        <w:tblpPr w:leftFromText="180" w:rightFromText="180" w:vertAnchor="text" w:horzAnchor="margin" w:tblpXSpec="center" w:tblpY="996"/>
        <w:tblW w:w="0" w:type="auto"/>
        <w:tblInd w:w="0" w:type="dxa"/>
        <w:tblLayout w:type="autofit"/>
        <w:tblCellMar>
          <w:top w:w="0" w:type="dxa"/>
          <w:left w:w="57" w:type="dxa"/>
          <w:bottom w:w="0" w:type="dxa"/>
          <w:right w:w="57" w:type="dxa"/>
        </w:tblCellMar>
      </w:tblPr>
      <w:tblGrid>
        <w:gridCol w:w="1911"/>
        <w:gridCol w:w="5026"/>
      </w:tblGrid>
      <w:tr w14:paraId="37C7B0D6">
        <w:tblPrEx>
          <w:tblCellMar>
            <w:top w:w="0" w:type="dxa"/>
            <w:left w:w="57" w:type="dxa"/>
            <w:bottom w:w="0" w:type="dxa"/>
            <w:right w:w="57" w:type="dxa"/>
          </w:tblCellMar>
        </w:tblPrEx>
        <w:trPr>
          <w:trHeight w:val="737" w:hRule="exact"/>
        </w:trPr>
        <w:tc>
          <w:tcPr>
            <w:tcW w:w="1911" w:type="dxa"/>
            <w:vAlign w:val="bottom"/>
          </w:tcPr>
          <w:p w14:paraId="2F63661F">
            <w:pPr>
              <w:pStyle w:val="13"/>
              <w:spacing w:line="240" w:lineRule="auto"/>
              <w:jc w:val="center"/>
              <w:rPr>
                <w:rFonts w:hint="eastAsia" w:ascii="方正粗黑宋简体" w:hAnsi="方正粗黑宋简体" w:eastAsia="方正粗黑宋简体"/>
                <w:sz w:val="30"/>
                <w:szCs w:val="30"/>
              </w:rPr>
            </w:pPr>
            <w:bookmarkStart w:id="0" w:name="_Hlk131542945"/>
            <w:r>
              <w:rPr>
                <w:rFonts w:hint="eastAsia" w:ascii="方正粗黑宋简体" w:hAnsi="方正粗黑宋简体" w:eastAsia="方正粗黑宋简体"/>
                <w:kern w:val="0"/>
                <w:sz w:val="30"/>
                <w:szCs w:val="30"/>
              </w:rPr>
              <w:t xml:space="preserve">小 </w:t>
            </w:r>
            <w:r>
              <w:rPr>
                <w:rFonts w:ascii="方正粗黑宋简体" w:hAnsi="方正粗黑宋简体" w:eastAsia="方正粗黑宋简体"/>
                <w:kern w:val="0"/>
                <w:sz w:val="30"/>
                <w:szCs w:val="30"/>
              </w:rPr>
              <w:t xml:space="preserve">   </w:t>
            </w:r>
            <w:r>
              <w:rPr>
                <w:rFonts w:hint="eastAsia" w:ascii="方正粗黑宋简体" w:hAnsi="方正粗黑宋简体" w:eastAsia="方正粗黑宋简体"/>
                <w:kern w:val="0"/>
                <w:sz w:val="30"/>
                <w:szCs w:val="30"/>
              </w:rPr>
              <w:t>组</w:t>
            </w:r>
          </w:p>
        </w:tc>
        <w:tc>
          <w:tcPr>
            <w:tcW w:w="5026" w:type="dxa"/>
            <w:tcBorders>
              <w:bottom w:val="single" w:color="auto" w:sz="4" w:space="0"/>
            </w:tcBorders>
            <w:vAlign w:val="bottom"/>
          </w:tcPr>
          <w:p w14:paraId="13517A26">
            <w:pPr>
              <w:pStyle w:val="14"/>
              <w:rPr>
                <w:rFonts w:hint="eastAsia" w:ascii="华文楷体" w:hAnsi="华文楷体" w:eastAsia="华文楷体"/>
              </w:rPr>
            </w:pPr>
            <w:r>
              <w:rPr>
                <w:rFonts w:hint="eastAsia" w:ascii="华文楷体" w:hAnsi="华文楷体" w:eastAsia="华文楷体"/>
              </w:rPr>
              <w:t>001 G</w:t>
            </w:r>
            <w:r>
              <w:rPr>
                <w:rFonts w:ascii="华文楷体" w:hAnsi="华文楷体" w:eastAsia="华文楷体"/>
              </w:rPr>
              <w:t xml:space="preserve"> </w:t>
            </w:r>
            <w:r>
              <w:rPr>
                <w:rFonts w:hint="eastAsia" w:ascii="华文楷体" w:hAnsi="华文楷体" w:eastAsia="华文楷体"/>
              </w:rPr>
              <w:t>徐皓 陈文哲 张璟瑞</w:t>
            </w:r>
          </w:p>
        </w:tc>
      </w:tr>
      <w:bookmarkEnd w:id="0"/>
      <w:tr w14:paraId="48F91E92">
        <w:tblPrEx>
          <w:tblCellMar>
            <w:top w:w="0" w:type="dxa"/>
            <w:left w:w="57" w:type="dxa"/>
            <w:bottom w:w="0" w:type="dxa"/>
            <w:right w:w="57" w:type="dxa"/>
          </w:tblCellMar>
        </w:tblPrEx>
        <w:trPr>
          <w:trHeight w:val="737" w:hRule="exact"/>
        </w:trPr>
        <w:tc>
          <w:tcPr>
            <w:tcW w:w="1911" w:type="dxa"/>
            <w:vAlign w:val="bottom"/>
          </w:tcPr>
          <w:p w14:paraId="02D7E1F4">
            <w:pPr>
              <w:pStyle w:val="13"/>
              <w:spacing w:line="240" w:lineRule="auto"/>
              <w:jc w:val="center"/>
              <w:rPr>
                <w:rFonts w:hint="eastAsia" w:ascii="方正粗黑宋简体" w:hAnsi="方正粗黑宋简体" w:eastAsia="方正粗黑宋简体"/>
                <w:spacing w:val="321"/>
                <w:kern w:val="0"/>
                <w:sz w:val="30"/>
                <w:szCs w:val="30"/>
              </w:rPr>
            </w:pPr>
            <w:bookmarkStart w:id="1" w:name="_Hlk131542967"/>
            <w:r>
              <w:rPr>
                <w:rFonts w:hint="eastAsia" w:ascii="方正粗黑宋简体" w:hAnsi="方正粗黑宋简体" w:eastAsia="方正粗黑宋简体"/>
                <w:spacing w:val="300"/>
                <w:kern w:val="0"/>
                <w:sz w:val="30"/>
                <w:szCs w:val="30"/>
                <w:fitText w:val="1200" w:id="229259850"/>
              </w:rPr>
              <w:t>学</w:t>
            </w:r>
            <w:r>
              <w:rPr>
                <w:rFonts w:hint="eastAsia" w:ascii="方正粗黑宋简体" w:hAnsi="方正粗黑宋简体" w:eastAsia="方正粗黑宋简体"/>
                <w:spacing w:val="0"/>
                <w:kern w:val="0"/>
                <w:sz w:val="30"/>
                <w:szCs w:val="30"/>
                <w:fitText w:val="1200" w:id="229259850"/>
              </w:rPr>
              <w:t>院</w:t>
            </w:r>
          </w:p>
        </w:tc>
        <w:tc>
          <w:tcPr>
            <w:tcW w:w="5026" w:type="dxa"/>
            <w:tcBorders>
              <w:bottom w:val="single" w:color="auto" w:sz="4" w:space="0"/>
            </w:tcBorders>
            <w:vAlign w:val="bottom"/>
          </w:tcPr>
          <w:p w14:paraId="2F0409CF">
            <w:pPr>
              <w:pStyle w:val="14"/>
              <w:rPr>
                <w:rFonts w:hint="eastAsia" w:ascii="华文楷体" w:hAnsi="华文楷体" w:eastAsia="华文楷体"/>
              </w:rPr>
            </w:pPr>
            <w:r>
              <w:rPr>
                <w:rFonts w:hint="eastAsia" w:ascii="华文楷体" w:hAnsi="华文楷体" w:eastAsia="华文楷体"/>
              </w:rPr>
              <w:t>计算机科学与技术学院/软件学院</w:t>
            </w:r>
          </w:p>
        </w:tc>
      </w:tr>
      <w:tr w14:paraId="611EDD6D">
        <w:tblPrEx>
          <w:tblCellMar>
            <w:top w:w="0" w:type="dxa"/>
            <w:left w:w="57" w:type="dxa"/>
            <w:bottom w:w="0" w:type="dxa"/>
            <w:right w:w="57" w:type="dxa"/>
          </w:tblCellMar>
        </w:tblPrEx>
        <w:trPr>
          <w:trHeight w:val="737" w:hRule="exact"/>
        </w:trPr>
        <w:tc>
          <w:tcPr>
            <w:tcW w:w="1911" w:type="dxa"/>
            <w:vAlign w:val="bottom"/>
          </w:tcPr>
          <w:p w14:paraId="1816A5C0">
            <w:pPr>
              <w:pStyle w:val="13"/>
              <w:spacing w:line="240" w:lineRule="auto"/>
              <w:jc w:val="center"/>
              <w:rPr>
                <w:rFonts w:hint="eastAsia" w:ascii="方正粗黑宋简体" w:hAnsi="方正粗黑宋简体" w:eastAsia="方正粗黑宋简体"/>
                <w:spacing w:val="321"/>
                <w:kern w:val="0"/>
                <w:sz w:val="30"/>
                <w:szCs w:val="30"/>
              </w:rPr>
            </w:pPr>
            <w:r>
              <w:rPr>
                <w:rFonts w:ascii="方正粗黑宋简体" w:hAnsi="方正粗黑宋简体" w:eastAsia="方正粗黑宋简体"/>
                <w:spacing w:val="300"/>
                <w:kern w:val="0"/>
                <w:sz w:val="30"/>
                <w:szCs w:val="30"/>
                <w:fitText w:val="1200" w:id="566980544"/>
              </w:rPr>
              <w:t>专</w:t>
            </w:r>
            <w:r>
              <w:rPr>
                <w:rFonts w:ascii="方正粗黑宋简体" w:hAnsi="方正粗黑宋简体" w:eastAsia="方正粗黑宋简体"/>
                <w:spacing w:val="0"/>
                <w:kern w:val="0"/>
                <w:sz w:val="30"/>
                <w:szCs w:val="30"/>
                <w:fitText w:val="1200" w:id="566980544"/>
              </w:rPr>
              <w:t>业</w:t>
            </w:r>
          </w:p>
        </w:tc>
        <w:tc>
          <w:tcPr>
            <w:tcW w:w="5026" w:type="dxa"/>
            <w:tcBorders>
              <w:top w:val="single" w:color="auto" w:sz="4" w:space="0"/>
              <w:bottom w:val="single" w:color="auto" w:sz="4" w:space="0"/>
            </w:tcBorders>
            <w:vAlign w:val="bottom"/>
          </w:tcPr>
          <w:p w14:paraId="37E18101">
            <w:pPr>
              <w:pStyle w:val="14"/>
              <w:rPr>
                <w:rFonts w:hint="eastAsia" w:ascii="华文楷体" w:hAnsi="华文楷体" w:eastAsia="华文楷体"/>
              </w:rPr>
            </w:pPr>
            <w:r>
              <w:rPr>
                <w:rFonts w:hint="eastAsia" w:ascii="华文楷体" w:hAnsi="华文楷体" w:eastAsia="华文楷体"/>
              </w:rPr>
              <w:t>计算机科学与技术</w:t>
            </w:r>
          </w:p>
        </w:tc>
      </w:tr>
      <w:tr w14:paraId="24591E3A">
        <w:tblPrEx>
          <w:tblCellMar>
            <w:top w:w="0" w:type="dxa"/>
            <w:left w:w="57" w:type="dxa"/>
            <w:bottom w:w="0" w:type="dxa"/>
            <w:right w:w="57" w:type="dxa"/>
          </w:tblCellMar>
        </w:tblPrEx>
        <w:trPr>
          <w:trHeight w:val="737" w:hRule="exact"/>
        </w:trPr>
        <w:tc>
          <w:tcPr>
            <w:tcW w:w="1911" w:type="dxa"/>
            <w:vAlign w:val="bottom"/>
          </w:tcPr>
          <w:p w14:paraId="7821852C">
            <w:pPr>
              <w:pStyle w:val="13"/>
              <w:spacing w:line="240" w:lineRule="auto"/>
              <w:jc w:val="center"/>
              <w:rPr>
                <w:rFonts w:hint="eastAsia" w:ascii="方正粗黑宋简体" w:hAnsi="方正粗黑宋简体" w:eastAsia="方正粗黑宋简体"/>
                <w:spacing w:val="321"/>
                <w:kern w:val="0"/>
                <w:sz w:val="30"/>
                <w:szCs w:val="30"/>
              </w:rPr>
            </w:pPr>
            <w:r>
              <w:rPr>
                <w:rFonts w:hint="eastAsia" w:ascii="方正粗黑宋简体" w:hAnsi="方正粗黑宋简体" w:eastAsia="方正粗黑宋简体"/>
                <w:spacing w:val="300"/>
                <w:kern w:val="0"/>
                <w:sz w:val="30"/>
                <w:szCs w:val="30"/>
                <w:fitText w:val="1200" w:id="1896643571"/>
              </w:rPr>
              <w:t>班</w:t>
            </w:r>
            <w:r>
              <w:rPr>
                <w:rFonts w:hint="eastAsia" w:ascii="方正粗黑宋简体" w:hAnsi="方正粗黑宋简体" w:eastAsia="方正粗黑宋简体"/>
                <w:spacing w:val="0"/>
                <w:kern w:val="0"/>
                <w:sz w:val="30"/>
                <w:szCs w:val="30"/>
                <w:fitText w:val="1200" w:id="1896643571"/>
              </w:rPr>
              <w:t>级</w:t>
            </w:r>
          </w:p>
        </w:tc>
        <w:tc>
          <w:tcPr>
            <w:tcW w:w="5026" w:type="dxa"/>
            <w:tcBorders>
              <w:top w:val="single" w:color="auto" w:sz="4" w:space="0"/>
              <w:bottom w:val="single" w:color="auto" w:sz="4" w:space="0"/>
            </w:tcBorders>
            <w:vAlign w:val="bottom"/>
          </w:tcPr>
          <w:p w14:paraId="38FEDC60">
            <w:pPr>
              <w:pStyle w:val="14"/>
              <w:rPr>
                <w:rFonts w:hint="eastAsia" w:ascii="华文楷体" w:hAnsi="华文楷体" w:eastAsia="华文楷体"/>
              </w:rPr>
            </w:pPr>
            <w:r>
              <w:rPr>
                <w:rFonts w:hint="eastAsia" w:ascii="华文楷体" w:hAnsi="华文楷体" w:eastAsia="华文楷体"/>
              </w:rPr>
              <w:t>1823001</w:t>
            </w:r>
          </w:p>
        </w:tc>
      </w:tr>
      <w:bookmarkEnd w:id="1"/>
    </w:tbl>
    <w:p w14:paraId="09E95843">
      <w:pPr>
        <w:rPr>
          <w:rFonts w:ascii="华文新魏" w:hAnsi="Times New Roman" w:eastAsia="华文新魏" w:cs="Times New Roman"/>
          <w:sz w:val="52"/>
          <w:szCs w:val="52"/>
        </w:rPr>
      </w:pPr>
    </w:p>
    <w:p w14:paraId="57EBB6DD">
      <w:pPr>
        <w:pStyle w:val="13"/>
        <w:jc w:val="center"/>
        <w:rPr>
          <w:rFonts w:ascii="华文新魏" w:hAnsi="Times New Roman" w:eastAsia="华文新魏" w:cs="Times New Roman"/>
          <w:sz w:val="52"/>
          <w:szCs w:val="52"/>
        </w:rPr>
      </w:pPr>
    </w:p>
    <w:p w14:paraId="08D322CA">
      <w:pPr>
        <w:pStyle w:val="13"/>
        <w:jc w:val="center"/>
        <w:rPr>
          <w:rFonts w:ascii="华文新魏" w:hAnsi="Times New Roman" w:eastAsia="华文新魏" w:cs="Times New Roman"/>
          <w:sz w:val="52"/>
          <w:szCs w:val="52"/>
        </w:rPr>
      </w:pPr>
    </w:p>
    <w:p w14:paraId="26EA6571">
      <w:pPr>
        <w:pStyle w:val="13"/>
        <w:jc w:val="center"/>
        <w:rPr>
          <w:rFonts w:ascii="华文新魏" w:hAnsi="Times New Roman" w:eastAsia="华文新魏" w:cs="Times New Roman"/>
          <w:sz w:val="52"/>
          <w:szCs w:val="52"/>
        </w:rPr>
      </w:pPr>
      <w:r>
        <w:rPr>
          <w:rFonts w:ascii="华文新魏" w:hAnsi="Times New Roman" w:eastAsia="华文新魏" w:cs="Times New Roman"/>
          <w:sz w:val="52"/>
          <w:szCs w:val="52"/>
        </w:rPr>
        <w:tab/>
      </w:r>
    </w:p>
    <w:p w14:paraId="09427386">
      <w:pPr>
        <w:pStyle w:val="13"/>
        <w:jc w:val="center"/>
        <w:rPr>
          <w:rFonts w:ascii="华文新魏" w:hAnsi="Times New Roman" w:eastAsia="华文新魏" w:cs="Times New Roman"/>
          <w:sz w:val="52"/>
          <w:szCs w:val="52"/>
        </w:rPr>
      </w:pPr>
    </w:p>
    <w:p w14:paraId="55569C7E">
      <w:pPr>
        <w:pStyle w:val="13"/>
        <w:jc w:val="center"/>
        <w:rPr>
          <w:rFonts w:ascii="华文新魏" w:hAnsi="Times New Roman" w:eastAsia="华文新魏" w:cs="Times New Roman"/>
          <w:sz w:val="52"/>
          <w:szCs w:val="52"/>
        </w:rPr>
      </w:pPr>
    </w:p>
    <w:p w14:paraId="76BE6C2E">
      <w:pPr>
        <w:pStyle w:val="13"/>
        <w:jc w:val="center"/>
        <w:rPr>
          <w:sz w:val="30"/>
          <w:szCs w:val="30"/>
        </w:rPr>
      </w:pPr>
      <w:r>
        <w:rPr>
          <w:sz w:val="30"/>
          <w:szCs w:val="30"/>
        </w:rPr>
        <w:t>二〇二</w:t>
      </w:r>
      <w:ins w:id="0" w:author="毛毛妈" w:date="2025-11-14T09:15:00Z">
        <w:r>
          <w:rPr>
            <w:rFonts w:hint="eastAsia"/>
            <w:sz w:val="30"/>
            <w:szCs w:val="30"/>
          </w:rPr>
          <w:t>五</w:t>
        </w:r>
      </w:ins>
      <w:r>
        <w:rPr>
          <w:sz w:val="30"/>
          <w:szCs w:val="30"/>
        </w:rPr>
        <w:t>年</w:t>
      </w:r>
      <w:r>
        <w:rPr>
          <w:rFonts w:hint="eastAsia"/>
          <w:sz w:val="30"/>
          <w:szCs w:val="30"/>
        </w:rPr>
        <w:t>十一</w:t>
      </w:r>
      <w:r>
        <w:rPr>
          <w:sz w:val="30"/>
          <w:szCs w:val="30"/>
        </w:rPr>
        <w:t>月</w:t>
      </w:r>
    </w:p>
    <w:sdt>
      <w:sdtPr>
        <w:rPr>
          <w:rFonts w:asciiTheme="minorHAnsi" w:hAnsiTheme="minorHAnsi" w:eastAsiaTheme="minorEastAsia" w:cstheme="minorBidi"/>
          <w:color w:val="auto"/>
          <w:kern w:val="2"/>
          <w:sz w:val="21"/>
          <w:szCs w:val="22"/>
          <w:lang w:val="zh-CN"/>
        </w:rPr>
        <w:id w:val="691039714"/>
        <w:docPartObj>
          <w:docPartGallery w:val="Table of Contents"/>
          <w:docPartUnique/>
        </w:docPartObj>
      </w:sdtPr>
      <w:sdtEndPr>
        <w:rPr>
          <w:rStyle w:val="11"/>
          <w:rFonts w:ascii="华文中宋" w:hAnsi="华文中宋" w:eastAsia="华文中宋" w:cstheme="minorBidi"/>
          <w:color w:val="0026E5" w:themeColor="hyperlink"/>
          <w:kern w:val="2"/>
          <w:sz w:val="21"/>
          <w:szCs w:val="22"/>
          <w:u w:val="single"/>
          <w:lang w:val="en-US"/>
          <w14:textFill>
            <w14:solidFill>
              <w14:schemeClr w14:val="hlink"/>
            </w14:solidFill>
          </w14:textFill>
        </w:rPr>
      </w:sdtEndPr>
      <w:sdtContent>
        <w:p w14:paraId="02491BD2">
          <w:pPr>
            <w:pStyle w:val="15"/>
            <w:spacing w:line="360" w:lineRule="auto"/>
            <w:jc w:val="center"/>
            <w:rPr>
              <w:rFonts w:hint="eastAsia" w:ascii="华文楷体" w:hAnsi="华文楷体" w:eastAsia="华文楷体"/>
              <w:color w:val="auto"/>
              <w:lang w:val="zh-CN"/>
            </w:rPr>
          </w:pPr>
          <w:r>
            <w:rPr>
              <w:rFonts w:hint="eastAsia" w:ascii="华文楷体" w:hAnsi="华文楷体" w:eastAsia="华文楷体"/>
              <w:color w:val="auto"/>
            </w:rPr>
            <w:t>目 录</w:t>
          </w:r>
        </w:p>
        <w:p w14:paraId="49BD0B8C">
          <w:pPr>
            <w:pStyle w:val="7"/>
            <w:tabs>
              <w:tab w:val="right" w:leader="dot" w:pos="8296"/>
            </w:tabs>
            <w:spacing w:line="360" w:lineRule="auto"/>
            <w:rPr>
              <w:rStyle w:val="11"/>
              <w:rFonts w:hint="eastAsia" w:ascii="华文中宋" w:hAnsi="华文中宋" w:eastAsia="华文中宋"/>
            </w:rPr>
          </w:pPr>
          <w:r>
            <w:rPr>
              <w:rStyle w:val="11"/>
              <w:rFonts w:hint="eastAsia" w:ascii="华文中宋" w:hAnsi="华文中宋" w:eastAsia="华文中宋"/>
            </w:rPr>
            <w:fldChar w:fldCharType="begin"/>
          </w:r>
          <w:r>
            <w:rPr>
              <w:rStyle w:val="11"/>
              <w:rFonts w:hint="eastAsia" w:ascii="华文中宋" w:hAnsi="华文中宋" w:eastAsia="华文中宋"/>
            </w:rPr>
            <w:instrText xml:space="preserve"> TOC \o "1-3" \h \z \u </w:instrText>
          </w:r>
          <w:r>
            <w:rPr>
              <w:rStyle w:val="11"/>
              <w:rFonts w:hint="eastAsia" w:ascii="华文中宋" w:hAnsi="华文中宋" w:eastAsia="华文中宋"/>
            </w:rPr>
            <w:fldChar w:fldCharType="separate"/>
          </w:r>
          <w:r>
            <w:fldChar w:fldCharType="begin"/>
          </w:r>
          <w:r>
            <w:instrText xml:space="preserve"> HYPERLINK \l "_Toc149848655" </w:instrText>
          </w:r>
          <w:r>
            <w:fldChar w:fldCharType="separate"/>
          </w:r>
          <w:r>
            <w:rPr>
              <w:rStyle w:val="11"/>
              <w:rFonts w:ascii="华文中宋" w:hAnsi="华文中宋" w:eastAsia="华文中宋"/>
            </w:rPr>
            <w:t>一、引言</w:t>
          </w:r>
          <w:r>
            <w:rPr>
              <w:rStyle w:val="11"/>
              <w:rFonts w:ascii="华文中宋" w:hAnsi="华文中宋" w:eastAsia="华文中宋"/>
            </w:rPr>
            <w:tab/>
          </w:r>
          <w:r>
            <w:rPr>
              <w:rStyle w:val="11"/>
              <w:rFonts w:ascii="华文中宋" w:hAnsi="华文中宋" w:eastAsia="华文中宋"/>
            </w:rPr>
            <w:fldChar w:fldCharType="begin"/>
          </w:r>
          <w:r>
            <w:rPr>
              <w:rStyle w:val="11"/>
              <w:rFonts w:ascii="华文中宋" w:hAnsi="华文中宋" w:eastAsia="华文中宋"/>
            </w:rPr>
            <w:instrText xml:space="preserve"> PAGEREF _Toc149848655 \h </w:instrText>
          </w:r>
          <w:r>
            <w:rPr>
              <w:rStyle w:val="11"/>
              <w:rFonts w:ascii="华文中宋" w:hAnsi="华文中宋" w:eastAsia="华文中宋"/>
            </w:rPr>
            <w:fldChar w:fldCharType="separate"/>
          </w:r>
          <w:r>
            <w:rPr>
              <w:rStyle w:val="11"/>
              <w:rFonts w:ascii="华文中宋" w:hAnsi="华文中宋" w:eastAsia="华文中宋"/>
            </w:rPr>
            <w:t>2</w:t>
          </w:r>
          <w:r>
            <w:rPr>
              <w:rStyle w:val="11"/>
              <w:rFonts w:ascii="华文中宋" w:hAnsi="华文中宋" w:eastAsia="华文中宋"/>
            </w:rPr>
            <w:fldChar w:fldCharType="end"/>
          </w:r>
          <w:r>
            <w:rPr>
              <w:rStyle w:val="11"/>
              <w:rFonts w:ascii="华文中宋" w:hAnsi="华文中宋" w:eastAsia="华文中宋"/>
            </w:rPr>
            <w:fldChar w:fldCharType="end"/>
          </w:r>
        </w:p>
        <w:p w14:paraId="7470E5E8">
          <w:pPr>
            <w:pStyle w:val="7"/>
            <w:tabs>
              <w:tab w:val="right" w:leader="dot" w:pos="8296"/>
            </w:tabs>
            <w:spacing w:line="360" w:lineRule="auto"/>
            <w:rPr>
              <w:rStyle w:val="11"/>
              <w:rFonts w:hint="eastAsia" w:ascii="华文中宋" w:hAnsi="华文中宋" w:eastAsia="华文中宋"/>
            </w:rPr>
          </w:pPr>
          <w:r>
            <w:fldChar w:fldCharType="begin"/>
          </w:r>
          <w:r>
            <w:instrText xml:space="preserve"> HYPERLINK \l "_Toc149848656" </w:instrText>
          </w:r>
          <w:r>
            <w:fldChar w:fldCharType="separate"/>
          </w:r>
          <w:r>
            <w:rPr>
              <w:rStyle w:val="11"/>
              <w:rFonts w:ascii="华文中宋" w:hAnsi="华文中宋" w:eastAsia="华文中宋"/>
            </w:rPr>
            <w:t>1、编写目的</w:t>
          </w:r>
          <w:r>
            <w:rPr>
              <w:rStyle w:val="11"/>
              <w:rFonts w:ascii="华文中宋" w:hAnsi="华文中宋" w:eastAsia="华文中宋"/>
            </w:rPr>
            <w:tab/>
          </w:r>
          <w:r>
            <w:rPr>
              <w:rStyle w:val="11"/>
              <w:rFonts w:ascii="华文中宋" w:hAnsi="华文中宋" w:eastAsia="华文中宋"/>
            </w:rPr>
            <w:fldChar w:fldCharType="begin"/>
          </w:r>
          <w:r>
            <w:rPr>
              <w:rStyle w:val="11"/>
              <w:rFonts w:ascii="华文中宋" w:hAnsi="华文中宋" w:eastAsia="华文中宋"/>
            </w:rPr>
            <w:instrText xml:space="preserve"> PAGEREF _Toc149848656 \h </w:instrText>
          </w:r>
          <w:r>
            <w:rPr>
              <w:rStyle w:val="11"/>
              <w:rFonts w:ascii="华文中宋" w:hAnsi="华文中宋" w:eastAsia="华文中宋"/>
            </w:rPr>
            <w:fldChar w:fldCharType="separate"/>
          </w:r>
          <w:r>
            <w:rPr>
              <w:rStyle w:val="11"/>
              <w:rFonts w:ascii="华文中宋" w:hAnsi="华文中宋" w:eastAsia="华文中宋"/>
            </w:rPr>
            <w:t>2</w:t>
          </w:r>
          <w:r>
            <w:rPr>
              <w:rStyle w:val="11"/>
              <w:rFonts w:ascii="华文中宋" w:hAnsi="华文中宋" w:eastAsia="华文中宋"/>
            </w:rPr>
            <w:fldChar w:fldCharType="end"/>
          </w:r>
          <w:r>
            <w:rPr>
              <w:rStyle w:val="11"/>
              <w:rFonts w:ascii="华文中宋" w:hAnsi="华文中宋" w:eastAsia="华文中宋"/>
            </w:rPr>
            <w:fldChar w:fldCharType="end"/>
          </w:r>
        </w:p>
        <w:p w14:paraId="2A30E347">
          <w:pPr>
            <w:pStyle w:val="7"/>
            <w:tabs>
              <w:tab w:val="right" w:leader="dot" w:pos="8296"/>
            </w:tabs>
            <w:spacing w:line="360" w:lineRule="auto"/>
            <w:rPr>
              <w:rStyle w:val="11"/>
              <w:rFonts w:hint="eastAsia" w:ascii="华文中宋" w:hAnsi="华文中宋" w:eastAsia="华文中宋"/>
            </w:rPr>
          </w:pPr>
          <w:r>
            <w:fldChar w:fldCharType="begin"/>
          </w:r>
          <w:r>
            <w:instrText xml:space="preserve"> HYPERLINK \l "_Toc149848657" </w:instrText>
          </w:r>
          <w:r>
            <w:fldChar w:fldCharType="separate"/>
          </w:r>
          <w:r>
            <w:rPr>
              <w:rStyle w:val="11"/>
              <w:rFonts w:ascii="华文中宋" w:hAnsi="华文中宋" w:eastAsia="华文中宋"/>
            </w:rPr>
            <w:t>2、背景</w:t>
          </w:r>
          <w:r>
            <w:rPr>
              <w:rStyle w:val="11"/>
              <w:rFonts w:ascii="华文中宋" w:hAnsi="华文中宋" w:eastAsia="华文中宋"/>
            </w:rPr>
            <w:tab/>
          </w:r>
          <w:r>
            <w:rPr>
              <w:rStyle w:val="11"/>
              <w:rFonts w:ascii="华文中宋" w:hAnsi="华文中宋" w:eastAsia="华文中宋"/>
            </w:rPr>
            <w:fldChar w:fldCharType="begin"/>
          </w:r>
          <w:r>
            <w:rPr>
              <w:rStyle w:val="11"/>
              <w:rFonts w:ascii="华文中宋" w:hAnsi="华文中宋" w:eastAsia="华文中宋"/>
            </w:rPr>
            <w:instrText xml:space="preserve"> PAGEREF _Toc149848657 \h </w:instrText>
          </w:r>
          <w:r>
            <w:rPr>
              <w:rStyle w:val="11"/>
              <w:rFonts w:ascii="华文中宋" w:hAnsi="华文中宋" w:eastAsia="华文中宋"/>
            </w:rPr>
            <w:fldChar w:fldCharType="separate"/>
          </w:r>
          <w:r>
            <w:rPr>
              <w:rStyle w:val="11"/>
              <w:rFonts w:ascii="华文中宋" w:hAnsi="华文中宋" w:eastAsia="华文中宋"/>
            </w:rPr>
            <w:t>3</w:t>
          </w:r>
          <w:r>
            <w:rPr>
              <w:rStyle w:val="11"/>
              <w:rFonts w:ascii="华文中宋" w:hAnsi="华文中宋" w:eastAsia="华文中宋"/>
            </w:rPr>
            <w:fldChar w:fldCharType="end"/>
          </w:r>
          <w:r>
            <w:rPr>
              <w:rStyle w:val="11"/>
              <w:rFonts w:ascii="华文中宋" w:hAnsi="华文中宋" w:eastAsia="华文中宋"/>
            </w:rPr>
            <w:fldChar w:fldCharType="end"/>
          </w:r>
        </w:p>
        <w:p w14:paraId="308BE725">
          <w:pPr>
            <w:pStyle w:val="7"/>
            <w:tabs>
              <w:tab w:val="right" w:leader="dot" w:pos="8296"/>
            </w:tabs>
            <w:spacing w:line="360" w:lineRule="auto"/>
            <w:rPr>
              <w:rStyle w:val="11"/>
              <w:rFonts w:hint="eastAsia" w:ascii="华文中宋" w:hAnsi="华文中宋" w:eastAsia="华文中宋"/>
            </w:rPr>
          </w:pPr>
          <w:r>
            <w:fldChar w:fldCharType="begin"/>
          </w:r>
          <w:r>
            <w:instrText xml:space="preserve"> HYPERLINK \l "_Toc149848658" </w:instrText>
          </w:r>
          <w:r>
            <w:fldChar w:fldCharType="separate"/>
          </w:r>
          <w:r>
            <w:rPr>
              <w:rStyle w:val="11"/>
              <w:rFonts w:ascii="华文中宋" w:hAnsi="华文中宋" w:eastAsia="华文中宋"/>
            </w:rPr>
            <w:t>3、定义</w:t>
          </w:r>
          <w:r>
            <w:rPr>
              <w:rStyle w:val="11"/>
              <w:rFonts w:ascii="华文中宋" w:hAnsi="华文中宋" w:eastAsia="华文中宋"/>
            </w:rPr>
            <w:tab/>
          </w:r>
          <w:r>
            <w:rPr>
              <w:rStyle w:val="11"/>
              <w:rFonts w:ascii="华文中宋" w:hAnsi="华文中宋" w:eastAsia="华文中宋"/>
            </w:rPr>
            <w:fldChar w:fldCharType="begin"/>
          </w:r>
          <w:r>
            <w:rPr>
              <w:rStyle w:val="11"/>
              <w:rFonts w:ascii="华文中宋" w:hAnsi="华文中宋" w:eastAsia="华文中宋"/>
            </w:rPr>
            <w:instrText xml:space="preserve"> PAGEREF _Toc149848658 \h </w:instrText>
          </w:r>
          <w:r>
            <w:rPr>
              <w:rStyle w:val="11"/>
              <w:rFonts w:ascii="华文中宋" w:hAnsi="华文中宋" w:eastAsia="华文中宋"/>
            </w:rPr>
            <w:fldChar w:fldCharType="separate"/>
          </w:r>
          <w:r>
            <w:rPr>
              <w:rStyle w:val="11"/>
              <w:rFonts w:ascii="华文中宋" w:hAnsi="华文中宋" w:eastAsia="华文中宋"/>
            </w:rPr>
            <w:t>3</w:t>
          </w:r>
          <w:r>
            <w:rPr>
              <w:rStyle w:val="11"/>
              <w:rFonts w:ascii="华文中宋" w:hAnsi="华文中宋" w:eastAsia="华文中宋"/>
            </w:rPr>
            <w:fldChar w:fldCharType="end"/>
          </w:r>
          <w:r>
            <w:rPr>
              <w:rStyle w:val="11"/>
              <w:rFonts w:ascii="华文中宋" w:hAnsi="华文中宋" w:eastAsia="华文中宋"/>
            </w:rPr>
            <w:fldChar w:fldCharType="end"/>
          </w:r>
        </w:p>
        <w:p w14:paraId="022F53CE">
          <w:pPr>
            <w:pStyle w:val="7"/>
            <w:tabs>
              <w:tab w:val="right" w:leader="dot" w:pos="8296"/>
            </w:tabs>
            <w:spacing w:line="360" w:lineRule="auto"/>
            <w:rPr>
              <w:rStyle w:val="11"/>
              <w:rFonts w:hint="eastAsia" w:ascii="华文中宋" w:hAnsi="华文中宋" w:eastAsia="华文中宋"/>
            </w:rPr>
          </w:pPr>
          <w:r>
            <w:fldChar w:fldCharType="begin"/>
          </w:r>
          <w:r>
            <w:instrText xml:space="preserve"> HYPERLINK \l "_Toc149848659" </w:instrText>
          </w:r>
          <w:r>
            <w:fldChar w:fldCharType="separate"/>
          </w:r>
          <w:r>
            <w:rPr>
              <w:rStyle w:val="11"/>
              <w:rFonts w:ascii="华文中宋" w:hAnsi="华文中宋" w:eastAsia="华文中宋"/>
            </w:rPr>
            <w:t>4、参考文献</w:t>
          </w:r>
          <w:r>
            <w:rPr>
              <w:rStyle w:val="11"/>
              <w:rFonts w:ascii="华文中宋" w:hAnsi="华文中宋" w:eastAsia="华文中宋"/>
            </w:rPr>
            <w:tab/>
          </w:r>
          <w:r>
            <w:rPr>
              <w:rStyle w:val="11"/>
              <w:rFonts w:ascii="华文中宋" w:hAnsi="华文中宋" w:eastAsia="华文中宋"/>
            </w:rPr>
            <w:fldChar w:fldCharType="begin"/>
          </w:r>
          <w:r>
            <w:rPr>
              <w:rStyle w:val="11"/>
              <w:rFonts w:ascii="华文中宋" w:hAnsi="华文中宋" w:eastAsia="华文中宋"/>
            </w:rPr>
            <w:instrText xml:space="preserve"> PAGEREF _Toc149848659 \h </w:instrText>
          </w:r>
          <w:r>
            <w:rPr>
              <w:rStyle w:val="11"/>
              <w:rFonts w:ascii="华文中宋" w:hAnsi="华文中宋" w:eastAsia="华文中宋"/>
            </w:rPr>
            <w:fldChar w:fldCharType="separate"/>
          </w:r>
          <w:r>
            <w:rPr>
              <w:rStyle w:val="11"/>
              <w:rFonts w:ascii="华文中宋" w:hAnsi="华文中宋" w:eastAsia="华文中宋"/>
            </w:rPr>
            <w:t>4</w:t>
          </w:r>
          <w:r>
            <w:rPr>
              <w:rStyle w:val="11"/>
              <w:rFonts w:ascii="华文中宋" w:hAnsi="华文中宋" w:eastAsia="华文中宋"/>
            </w:rPr>
            <w:fldChar w:fldCharType="end"/>
          </w:r>
          <w:r>
            <w:rPr>
              <w:rStyle w:val="11"/>
              <w:rFonts w:ascii="华文中宋" w:hAnsi="华文中宋" w:eastAsia="华文中宋"/>
            </w:rPr>
            <w:fldChar w:fldCharType="end"/>
          </w:r>
        </w:p>
        <w:p w14:paraId="6CAEC5BF">
          <w:pPr>
            <w:pStyle w:val="7"/>
            <w:tabs>
              <w:tab w:val="right" w:leader="dot" w:pos="8296"/>
            </w:tabs>
            <w:spacing w:line="360" w:lineRule="auto"/>
            <w:rPr>
              <w:rStyle w:val="11"/>
              <w:rFonts w:hint="eastAsia" w:ascii="华文中宋" w:hAnsi="华文中宋" w:eastAsia="华文中宋"/>
            </w:rPr>
          </w:pPr>
          <w:r>
            <w:fldChar w:fldCharType="begin"/>
          </w:r>
          <w:r>
            <w:instrText xml:space="preserve"> HYPERLINK \l "_Toc149848660" </w:instrText>
          </w:r>
          <w:r>
            <w:fldChar w:fldCharType="separate"/>
          </w:r>
          <w:r>
            <w:rPr>
              <w:rStyle w:val="11"/>
              <w:rFonts w:ascii="华文中宋" w:hAnsi="华文中宋" w:eastAsia="华文中宋"/>
            </w:rPr>
            <w:t>二、系统结构模型</w:t>
          </w:r>
          <w:r>
            <w:rPr>
              <w:rStyle w:val="11"/>
              <w:rFonts w:ascii="华文中宋" w:hAnsi="华文中宋" w:eastAsia="华文中宋"/>
            </w:rPr>
            <w:tab/>
          </w:r>
          <w:r>
            <w:rPr>
              <w:rStyle w:val="11"/>
              <w:rFonts w:ascii="华文中宋" w:hAnsi="华文中宋" w:eastAsia="华文中宋"/>
            </w:rPr>
            <w:fldChar w:fldCharType="begin"/>
          </w:r>
          <w:r>
            <w:rPr>
              <w:rStyle w:val="11"/>
              <w:rFonts w:ascii="华文中宋" w:hAnsi="华文中宋" w:eastAsia="华文中宋"/>
            </w:rPr>
            <w:instrText xml:space="preserve"> PAGEREF _Toc149848660 \h </w:instrText>
          </w:r>
          <w:r>
            <w:rPr>
              <w:rStyle w:val="11"/>
              <w:rFonts w:ascii="华文中宋" w:hAnsi="华文中宋" w:eastAsia="华文中宋"/>
            </w:rPr>
            <w:fldChar w:fldCharType="separate"/>
          </w:r>
          <w:r>
            <w:rPr>
              <w:rStyle w:val="11"/>
              <w:rFonts w:ascii="华文中宋" w:hAnsi="华文中宋" w:eastAsia="华文中宋"/>
            </w:rPr>
            <w:t>5</w:t>
          </w:r>
          <w:r>
            <w:rPr>
              <w:rStyle w:val="11"/>
              <w:rFonts w:ascii="华文中宋" w:hAnsi="华文中宋" w:eastAsia="华文中宋"/>
            </w:rPr>
            <w:fldChar w:fldCharType="end"/>
          </w:r>
          <w:r>
            <w:rPr>
              <w:rStyle w:val="11"/>
              <w:rFonts w:ascii="华文中宋" w:hAnsi="华文中宋" w:eastAsia="华文中宋"/>
            </w:rPr>
            <w:fldChar w:fldCharType="end"/>
          </w:r>
        </w:p>
        <w:p w14:paraId="07E52E46">
          <w:pPr>
            <w:pStyle w:val="7"/>
            <w:tabs>
              <w:tab w:val="right" w:leader="dot" w:pos="8296"/>
            </w:tabs>
            <w:spacing w:line="360" w:lineRule="auto"/>
            <w:rPr>
              <w:rStyle w:val="11"/>
              <w:rFonts w:hint="eastAsia" w:ascii="华文中宋" w:hAnsi="华文中宋" w:eastAsia="华文中宋"/>
            </w:rPr>
          </w:pPr>
          <w:r>
            <w:fldChar w:fldCharType="begin"/>
          </w:r>
          <w:r>
            <w:instrText xml:space="preserve"> HYPERLINK \l "_Toc149848661" </w:instrText>
          </w:r>
          <w:r>
            <w:fldChar w:fldCharType="separate"/>
          </w:r>
          <w:r>
            <w:rPr>
              <w:rStyle w:val="11"/>
              <w:rFonts w:ascii="华文中宋" w:hAnsi="华文中宋" w:eastAsia="华文中宋"/>
            </w:rPr>
            <w:t>1、初始对象表</w:t>
          </w:r>
          <w:r>
            <w:rPr>
              <w:rStyle w:val="11"/>
              <w:rFonts w:ascii="华文中宋" w:hAnsi="华文中宋" w:eastAsia="华文中宋"/>
            </w:rPr>
            <w:tab/>
          </w:r>
          <w:r>
            <w:rPr>
              <w:rStyle w:val="11"/>
              <w:rFonts w:ascii="华文中宋" w:hAnsi="华文中宋" w:eastAsia="华文中宋"/>
            </w:rPr>
            <w:fldChar w:fldCharType="begin"/>
          </w:r>
          <w:r>
            <w:rPr>
              <w:rStyle w:val="11"/>
              <w:rFonts w:ascii="华文中宋" w:hAnsi="华文中宋" w:eastAsia="华文中宋"/>
            </w:rPr>
            <w:instrText xml:space="preserve"> PAGEREF _Toc149848661 \h </w:instrText>
          </w:r>
          <w:r>
            <w:rPr>
              <w:rStyle w:val="11"/>
              <w:rFonts w:ascii="华文中宋" w:hAnsi="华文中宋" w:eastAsia="华文中宋"/>
            </w:rPr>
            <w:fldChar w:fldCharType="separate"/>
          </w:r>
          <w:r>
            <w:rPr>
              <w:rStyle w:val="11"/>
              <w:rFonts w:ascii="华文中宋" w:hAnsi="华文中宋" w:eastAsia="华文中宋"/>
            </w:rPr>
            <w:t>5</w:t>
          </w:r>
          <w:r>
            <w:rPr>
              <w:rStyle w:val="11"/>
              <w:rFonts w:ascii="华文中宋" w:hAnsi="华文中宋" w:eastAsia="华文中宋"/>
            </w:rPr>
            <w:fldChar w:fldCharType="end"/>
          </w:r>
          <w:r>
            <w:rPr>
              <w:rStyle w:val="11"/>
              <w:rFonts w:ascii="华文中宋" w:hAnsi="华文中宋" w:eastAsia="华文中宋"/>
            </w:rPr>
            <w:fldChar w:fldCharType="end"/>
          </w:r>
        </w:p>
        <w:p w14:paraId="7E2CDD9C">
          <w:pPr>
            <w:pStyle w:val="7"/>
            <w:tabs>
              <w:tab w:val="right" w:leader="dot" w:pos="8296"/>
            </w:tabs>
            <w:spacing w:line="360" w:lineRule="auto"/>
            <w:rPr>
              <w:rStyle w:val="11"/>
              <w:rFonts w:hint="eastAsia" w:ascii="华文中宋" w:hAnsi="华文中宋" w:eastAsia="华文中宋"/>
            </w:rPr>
          </w:pPr>
          <w:r>
            <w:fldChar w:fldCharType="begin"/>
          </w:r>
          <w:r>
            <w:instrText xml:space="preserve"> HYPERLINK \l "_Toc149848662" </w:instrText>
          </w:r>
          <w:r>
            <w:fldChar w:fldCharType="separate"/>
          </w:r>
          <w:r>
            <w:rPr>
              <w:rStyle w:val="11"/>
              <w:rFonts w:ascii="华文中宋" w:hAnsi="华文中宋" w:eastAsia="华文中宋"/>
            </w:rPr>
            <w:t>2、初始类图</w:t>
          </w:r>
          <w:r>
            <w:rPr>
              <w:rStyle w:val="11"/>
              <w:rFonts w:ascii="华文中宋" w:hAnsi="华文中宋" w:eastAsia="华文中宋"/>
            </w:rPr>
            <w:tab/>
          </w:r>
          <w:r>
            <w:rPr>
              <w:rStyle w:val="11"/>
              <w:rFonts w:ascii="华文中宋" w:hAnsi="华文中宋" w:eastAsia="华文中宋"/>
            </w:rPr>
            <w:fldChar w:fldCharType="begin"/>
          </w:r>
          <w:r>
            <w:rPr>
              <w:rStyle w:val="11"/>
              <w:rFonts w:ascii="华文中宋" w:hAnsi="华文中宋" w:eastAsia="华文中宋"/>
            </w:rPr>
            <w:instrText xml:space="preserve"> PAGEREF _Toc149848662 \h </w:instrText>
          </w:r>
          <w:r>
            <w:rPr>
              <w:rStyle w:val="11"/>
              <w:rFonts w:ascii="华文中宋" w:hAnsi="华文中宋" w:eastAsia="华文中宋"/>
            </w:rPr>
            <w:fldChar w:fldCharType="separate"/>
          </w:r>
          <w:r>
            <w:rPr>
              <w:rStyle w:val="11"/>
              <w:rFonts w:ascii="华文中宋" w:hAnsi="华文中宋" w:eastAsia="华文中宋"/>
            </w:rPr>
            <w:t>5</w:t>
          </w:r>
          <w:r>
            <w:rPr>
              <w:rStyle w:val="11"/>
              <w:rFonts w:ascii="华文中宋" w:hAnsi="华文中宋" w:eastAsia="华文中宋"/>
            </w:rPr>
            <w:fldChar w:fldCharType="end"/>
          </w:r>
          <w:r>
            <w:rPr>
              <w:rStyle w:val="11"/>
              <w:rFonts w:ascii="华文中宋" w:hAnsi="华文中宋" w:eastAsia="华文中宋"/>
            </w:rPr>
            <w:fldChar w:fldCharType="end"/>
          </w:r>
        </w:p>
        <w:p w14:paraId="1A3EB3FE">
          <w:pPr>
            <w:pStyle w:val="7"/>
            <w:tabs>
              <w:tab w:val="right" w:leader="dot" w:pos="8296"/>
            </w:tabs>
            <w:spacing w:line="360" w:lineRule="auto"/>
            <w:rPr>
              <w:rStyle w:val="11"/>
              <w:rFonts w:hint="eastAsia" w:ascii="华文中宋" w:hAnsi="华文中宋" w:eastAsia="华文中宋"/>
            </w:rPr>
          </w:pPr>
          <w:r>
            <w:fldChar w:fldCharType="begin"/>
          </w:r>
          <w:r>
            <w:instrText xml:space="preserve"> HYPERLINK \l "_Toc149848663" </w:instrText>
          </w:r>
          <w:r>
            <w:fldChar w:fldCharType="separate"/>
          </w:r>
          <w:r>
            <w:rPr>
              <w:rStyle w:val="11"/>
              <w:rFonts w:ascii="华文中宋" w:hAnsi="华文中宋" w:eastAsia="华文中宋"/>
            </w:rPr>
            <w:t>3、细化类图</w:t>
          </w:r>
          <w:r>
            <w:rPr>
              <w:rStyle w:val="11"/>
              <w:rFonts w:ascii="华文中宋" w:hAnsi="华文中宋" w:eastAsia="华文中宋"/>
            </w:rPr>
            <w:tab/>
          </w:r>
          <w:r>
            <w:rPr>
              <w:rStyle w:val="11"/>
              <w:rFonts w:ascii="华文中宋" w:hAnsi="华文中宋" w:eastAsia="华文中宋"/>
            </w:rPr>
            <w:fldChar w:fldCharType="begin"/>
          </w:r>
          <w:r>
            <w:rPr>
              <w:rStyle w:val="11"/>
              <w:rFonts w:ascii="华文中宋" w:hAnsi="华文中宋" w:eastAsia="华文中宋"/>
            </w:rPr>
            <w:instrText xml:space="preserve"> PAGEREF _Toc149848663 \h </w:instrText>
          </w:r>
          <w:r>
            <w:rPr>
              <w:rStyle w:val="11"/>
              <w:rFonts w:ascii="华文中宋" w:hAnsi="华文中宋" w:eastAsia="华文中宋"/>
            </w:rPr>
            <w:fldChar w:fldCharType="separate"/>
          </w:r>
          <w:r>
            <w:rPr>
              <w:rStyle w:val="11"/>
              <w:rFonts w:ascii="华文中宋" w:hAnsi="华文中宋" w:eastAsia="华文中宋"/>
            </w:rPr>
            <w:t>5</w:t>
          </w:r>
          <w:r>
            <w:rPr>
              <w:rStyle w:val="11"/>
              <w:rFonts w:ascii="华文中宋" w:hAnsi="华文中宋" w:eastAsia="华文中宋"/>
            </w:rPr>
            <w:fldChar w:fldCharType="end"/>
          </w:r>
          <w:r>
            <w:rPr>
              <w:rStyle w:val="11"/>
              <w:rFonts w:ascii="华文中宋" w:hAnsi="华文中宋" w:eastAsia="华文中宋"/>
            </w:rPr>
            <w:fldChar w:fldCharType="end"/>
          </w:r>
        </w:p>
        <w:p w14:paraId="728BD6BC">
          <w:pPr>
            <w:pStyle w:val="7"/>
            <w:tabs>
              <w:tab w:val="right" w:leader="dot" w:pos="8296"/>
            </w:tabs>
            <w:spacing w:line="360" w:lineRule="auto"/>
            <w:rPr>
              <w:rStyle w:val="11"/>
              <w:rFonts w:hint="eastAsia" w:ascii="华文中宋" w:hAnsi="华文中宋" w:eastAsia="华文中宋"/>
            </w:rPr>
          </w:pPr>
          <w:r>
            <w:fldChar w:fldCharType="begin"/>
          </w:r>
          <w:r>
            <w:instrText xml:space="preserve"> HYPERLINK \l "_Toc149848664" </w:instrText>
          </w:r>
          <w:r>
            <w:fldChar w:fldCharType="separate"/>
          </w:r>
          <w:r>
            <w:rPr>
              <w:rStyle w:val="11"/>
              <w:rFonts w:ascii="华文中宋" w:hAnsi="华文中宋" w:eastAsia="华文中宋"/>
            </w:rPr>
            <w:t>3.1属性的识别</w:t>
          </w:r>
          <w:r>
            <w:rPr>
              <w:rStyle w:val="11"/>
              <w:rFonts w:ascii="华文中宋" w:hAnsi="华文中宋" w:eastAsia="华文中宋"/>
            </w:rPr>
            <w:tab/>
          </w:r>
          <w:r>
            <w:rPr>
              <w:rStyle w:val="11"/>
              <w:rFonts w:ascii="华文中宋" w:hAnsi="华文中宋" w:eastAsia="华文中宋"/>
            </w:rPr>
            <w:fldChar w:fldCharType="begin"/>
          </w:r>
          <w:r>
            <w:rPr>
              <w:rStyle w:val="11"/>
              <w:rFonts w:ascii="华文中宋" w:hAnsi="华文中宋" w:eastAsia="华文中宋"/>
            </w:rPr>
            <w:instrText xml:space="preserve"> PAGEREF _Toc149848664 \h </w:instrText>
          </w:r>
          <w:r>
            <w:rPr>
              <w:rStyle w:val="11"/>
              <w:rFonts w:ascii="华文中宋" w:hAnsi="华文中宋" w:eastAsia="华文中宋"/>
            </w:rPr>
            <w:fldChar w:fldCharType="separate"/>
          </w:r>
          <w:r>
            <w:rPr>
              <w:rStyle w:val="11"/>
              <w:rFonts w:ascii="华文中宋" w:hAnsi="华文中宋" w:eastAsia="华文中宋"/>
            </w:rPr>
            <w:t>5</w:t>
          </w:r>
          <w:r>
            <w:rPr>
              <w:rStyle w:val="11"/>
              <w:rFonts w:ascii="华文中宋" w:hAnsi="华文中宋" w:eastAsia="华文中宋"/>
            </w:rPr>
            <w:fldChar w:fldCharType="end"/>
          </w:r>
          <w:r>
            <w:rPr>
              <w:rStyle w:val="11"/>
              <w:rFonts w:ascii="华文中宋" w:hAnsi="华文中宋" w:eastAsia="华文中宋"/>
            </w:rPr>
            <w:fldChar w:fldCharType="end"/>
          </w:r>
        </w:p>
        <w:p w14:paraId="79B9E4BA">
          <w:pPr>
            <w:pStyle w:val="7"/>
            <w:tabs>
              <w:tab w:val="right" w:leader="dot" w:pos="8296"/>
            </w:tabs>
            <w:spacing w:line="360" w:lineRule="auto"/>
            <w:rPr>
              <w:rStyle w:val="11"/>
              <w:rFonts w:hint="eastAsia" w:ascii="华文中宋" w:hAnsi="华文中宋" w:eastAsia="华文中宋"/>
            </w:rPr>
          </w:pPr>
          <w:r>
            <w:fldChar w:fldCharType="begin"/>
          </w:r>
          <w:r>
            <w:instrText xml:space="preserve"> HYPERLINK \l "_Toc149848665" </w:instrText>
          </w:r>
          <w:r>
            <w:fldChar w:fldCharType="separate"/>
          </w:r>
          <w:r>
            <w:rPr>
              <w:rStyle w:val="11"/>
              <w:rFonts w:ascii="华文中宋" w:hAnsi="华文中宋" w:eastAsia="华文中宋"/>
            </w:rPr>
            <w:t>3.2操作的识别</w:t>
          </w:r>
          <w:r>
            <w:rPr>
              <w:rStyle w:val="11"/>
              <w:rFonts w:ascii="华文中宋" w:hAnsi="华文中宋" w:eastAsia="华文中宋"/>
            </w:rPr>
            <w:tab/>
          </w:r>
          <w:r>
            <w:rPr>
              <w:rStyle w:val="11"/>
              <w:rFonts w:ascii="华文中宋" w:hAnsi="华文中宋" w:eastAsia="华文中宋"/>
            </w:rPr>
            <w:fldChar w:fldCharType="begin"/>
          </w:r>
          <w:r>
            <w:rPr>
              <w:rStyle w:val="11"/>
              <w:rFonts w:ascii="华文中宋" w:hAnsi="华文中宋" w:eastAsia="华文中宋"/>
            </w:rPr>
            <w:instrText xml:space="preserve"> PAGEREF _Toc149848665 \h </w:instrText>
          </w:r>
          <w:r>
            <w:rPr>
              <w:rStyle w:val="11"/>
              <w:rFonts w:ascii="华文中宋" w:hAnsi="华文中宋" w:eastAsia="华文中宋"/>
            </w:rPr>
            <w:fldChar w:fldCharType="separate"/>
          </w:r>
          <w:r>
            <w:rPr>
              <w:rStyle w:val="11"/>
              <w:rFonts w:ascii="华文中宋" w:hAnsi="华文中宋" w:eastAsia="华文中宋"/>
            </w:rPr>
            <w:t>5</w:t>
          </w:r>
          <w:r>
            <w:rPr>
              <w:rStyle w:val="11"/>
              <w:rFonts w:ascii="华文中宋" w:hAnsi="华文中宋" w:eastAsia="华文中宋"/>
            </w:rPr>
            <w:fldChar w:fldCharType="end"/>
          </w:r>
          <w:r>
            <w:rPr>
              <w:rStyle w:val="11"/>
              <w:rFonts w:ascii="华文中宋" w:hAnsi="华文中宋" w:eastAsia="华文中宋"/>
            </w:rPr>
            <w:fldChar w:fldCharType="end"/>
          </w:r>
        </w:p>
        <w:p w14:paraId="6B88AC47">
          <w:pPr>
            <w:pStyle w:val="7"/>
            <w:tabs>
              <w:tab w:val="right" w:leader="dot" w:pos="8296"/>
            </w:tabs>
            <w:spacing w:line="360" w:lineRule="auto"/>
            <w:rPr>
              <w:rStyle w:val="11"/>
              <w:rFonts w:hint="eastAsia" w:ascii="华文中宋" w:hAnsi="华文中宋" w:eastAsia="华文中宋"/>
            </w:rPr>
          </w:pPr>
          <w:r>
            <w:fldChar w:fldCharType="begin"/>
          </w:r>
          <w:r>
            <w:instrText xml:space="preserve"> HYPERLINK \l "_Toc149848666" </w:instrText>
          </w:r>
          <w:r>
            <w:fldChar w:fldCharType="separate"/>
          </w:r>
          <w:r>
            <w:rPr>
              <w:rStyle w:val="11"/>
              <w:rFonts w:ascii="华文中宋" w:hAnsi="华文中宋" w:eastAsia="华文中宋"/>
            </w:rPr>
            <w:t>4、三层精化类图</w:t>
          </w:r>
          <w:r>
            <w:rPr>
              <w:rStyle w:val="11"/>
              <w:rFonts w:ascii="华文中宋" w:hAnsi="华文中宋" w:eastAsia="华文中宋"/>
            </w:rPr>
            <w:tab/>
          </w:r>
          <w:r>
            <w:rPr>
              <w:rStyle w:val="11"/>
              <w:rFonts w:ascii="华文中宋" w:hAnsi="华文中宋" w:eastAsia="华文中宋"/>
            </w:rPr>
            <w:fldChar w:fldCharType="begin"/>
          </w:r>
          <w:r>
            <w:rPr>
              <w:rStyle w:val="11"/>
              <w:rFonts w:ascii="华文中宋" w:hAnsi="华文中宋" w:eastAsia="华文中宋"/>
            </w:rPr>
            <w:instrText xml:space="preserve"> PAGEREF _Toc149848666 \h </w:instrText>
          </w:r>
          <w:r>
            <w:rPr>
              <w:rStyle w:val="11"/>
              <w:rFonts w:ascii="华文中宋" w:hAnsi="华文中宋" w:eastAsia="华文中宋"/>
            </w:rPr>
            <w:fldChar w:fldCharType="separate"/>
          </w:r>
          <w:r>
            <w:rPr>
              <w:rStyle w:val="11"/>
              <w:rFonts w:ascii="华文中宋" w:hAnsi="华文中宋" w:eastAsia="华文中宋"/>
            </w:rPr>
            <w:t>5</w:t>
          </w:r>
          <w:r>
            <w:rPr>
              <w:rStyle w:val="11"/>
              <w:rFonts w:ascii="华文中宋" w:hAnsi="华文中宋" w:eastAsia="华文中宋"/>
            </w:rPr>
            <w:fldChar w:fldCharType="end"/>
          </w:r>
          <w:r>
            <w:rPr>
              <w:rStyle w:val="11"/>
              <w:rFonts w:ascii="华文中宋" w:hAnsi="华文中宋" w:eastAsia="华文中宋"/>
            </w:rPr>
            <w:fldChar w:fldCharType="end"/>
          </w:r>
        </w:p>
        <w:p w14:paraId="7546119B">
          <w:pPr>
            <w:pStyle w:val="7"/>
            <w:tabs>
              <w:tab w:val="right" w:leader="dot" w:pos="8296"/>
            </w:tabs>
            <w:spacing w:line="360" w:lineRule="auto"/>
            <w:rPr>
              <w:rStyle w:val="11"/>
              <w:rFonts w:hint="eastAsia" w:ascii="华文中宋" w:hAnsi="华文中宋" w:eastAsia="华文中宋"/>
            </w:rPr>
          </w:pPr>
          <w:r>
            <w:fldChar w:fldCharType="begin"/>
          </w:r>
          <w:r>
            <w:instrText xml:space="preserve"> HYPERLINK \l "_Toc149848667" </w:instrText>
          </w:r>
          <w:r>
            <w:fldChar w:fldCharType="separate"/>
          </w:r>
          <w:r>
            <w:rPr>
              <w:rStyle w:val="11"/>
              <w:rFonts w:ascii="华文中宋" w:hAnsi="华文中宋" w:eastAsia="华文中宋"/>
            </w:rPr>
            <w:t>三、系统行为模型</w:t>
          </w:r>
          <w:r>
            <w:rPr>
              <w:rStyle w:val="11"/>
              <w:rFonts w:ascii="华文中宋" w:hAnsi="华文中宋" w:eastAsia="华文中宋"/>
            </w:rPr>
            <w:tab/>
          </w:r>
          <w:r>
            <w:rPr>
              <w:rStyle w:val="11"/>
              <w:rFonts w:ascii="华文中宋" w:hAnsi="华文中宋" w:eastAsia="华文中宋"/>
            </w:rPr>
            <w:fldChar w:fldCharType="begin"/>
          </w:r>
          <w:r>
            <w:rPr>
              <w:rStyle w:val="11"/>
              <w:rFonts w:ascii="华文中宋" w:hAnsi="华文中宋" w:eastAsia="华文中宋"/>
            </w:rPr>
            <w:instrText xml:space="preserve"> PAGEREF _Toc149848667 \h </w:instrText>
          </w:r>
          <w:r>
            <w:rPr>
              <w:rStyle w:val="11"/>
              <w:rFonts w:ascii="华文中宋" w:hAnsi="华文中宋" w:eastAsia="华文中宋"/>
            </w:rPr>
            <w:fldChar w:fldCharType="separate"/>
          </w:r>
          <w:r>
            <w:rPr>
              <w:rStyle w:val="11"/>
              <w:rFonts w:ascii="华文中宋" w:hAnsi="华文中宋" w:eastAsia="华文中宋"/>
            </w:rPr>
            <w:t>9</w:t>
          </w:r>
          <w:r>
            <w:rPr>
              <w:rStyle w:val="11"/>
              <w:rFonts w:ascii="华文中宋" w:hAnsi="华文中宋" w:eastAsia="华文中宋"/>
            </w:rPr>
            <w:fldChar w:fldCharType="end"/>
          </w:r>
          <w:r>
            <w:rPr>
              <w:rStyle w:val="11"/>
              <w:rFonts w:ascii="华文中宋" w:hAnsi="华文中宋" w:eastAsia="华文中宋"/>
            </w:rPr>
            <w:fldChar w:fldCharType="end"/>
          </w:r>
        </w:p>
        <w:p w14:paraId="1C1E6437">
          <w:pPr>
            <w:pStyle w:val="7"/>
            <w:tabs>
              <w:tab w:val="right" w:leader="dot" w:pos="8296"/>
            </w:tabs>
            <w:spacing w:line="360" w:lineRule="auto"/>
            <w:rPr>
              <w:rStyle w:val="11"/>
              <w:rFonts w:hint="eastAsia" w:ascii="华文中宋" w:hAnsi="华文中宋" w:eastAsia="华文中宋"/>
            </w:rPr>
          </w:pPr>
          <w:r>
            <w:fldChar w:fldCharType="begin"/>
          </w:r>
          <w:r>
            <w:instrText xml:space="preserve"> HYPERLINK \l "_Toc149848668" </w:instrText>
          </w:r>
          <w:r>
            <w:fldChar w:fldCharType="separate"/>
          </w:r>
          <w:r>
            <w:rPr>
              <w:rStyle w:val="11"/>
              <w:rFonts w:ascii="华文中宋" w:hAnsi="华文中宋" w:eastAsia="华文中宋"/>
            </w:rPr>
            <w:t>1、交互模型</w:t>
          </w:r>
          <w:r>
            <w:rPr>
              <w:rStyle w:val="11"/>
              <w:rFonts w:ascii="华文中宋" w:hAnsi="华文中宋" w:eastAsia="华文中宋"/>
            </w:rPr>
            <w:tab/>
          </w:r>
          <w:r>
            <w:rPr>
              <w:rStyle w:val="11"/>
              <w:rFonts w:ascii="华文中宋" w:hAnsi="华文中宋" w:eastAsia="华文中宋"/>
            </w:rPr>
            <w:fldChar w:fldCharType="begin"/>
          </w:r>
          <w:r>
            <w:rPr>
              <w:rStyle w:val="11"/>
              <w:rFonts w:ascii="华文中宋" w:hAnsi="华文中宋" w:eastAsia="华文中宋"/>
            </w:rPr>
            <w:instrText xml:space="preserve"> PAGEREF _Toc149848668 \h </w:instrText>
          </w:r>
          <w:r>
            <w:rPr>
              <w:rStyle w:val="11"/>
              <w:rFonts w:ascii="华文中宋" w:hAnsi="华文中宋" w:eastAsia="华文中宋"/>
            </w:rPr>
            <w:fldChar w:fldCharType="separate"/>
          </w:r>
          <w:r>
            <w:rPr>
              <w:rStyle w:val="11"/>
              <w:rFonts w:ascii="华文中宋" w:hAnsi="华文中宋" w:eastAsia="华文中宋"/>
            </w:rPr>
            <w:t>9</w:t>
          </w:r>
          <w:r>
            <w:rPr>
              <w:rStyle w:val="11"/>
              <w:rFonts w:ascii="华文中宋" w:hAnsi="华文中宋" w:eastAsia="华文中宋"/>
            </w:rPr>
            <w:fldChar w:fldCharType="end"/>
          </w:r>
          <w:r>
            <w:rPr>
              <w:rStyle w:val="11"/>
              <w:rFonts w:ascii="华文中宋" w:hAnsi="华文中宋" w:eastAsia="华文中宋"/>
            </w:rPr>
            <w:fldChar w:fldCharType="end"/>
          </w:r>
        </w:p>
        <w:p w14:paraId="54F76407">
          <w:pPr>
            <w:pStyle w:val="7"/>
            <w:tabs>
              <w:tab w:val="right" w:leader="dot" w:pos="8296"/>
            </w:tabs>
            <w:spacing w:line="360" w:lineRule="auto"/>
            <w:rPr>
              <w:rStyle w:val="11"/>
              <w:rFonts w:hint="eastAsia" w:ascii="华文中宋" w:hAnsi="华文中宋" w:eastAsia="华文中宋"/>
            </w:rPr>
          </w:pPr>
          <w:r>
            <w:fldChar w:fldCharType="begin"/>
          </w:r>
          <w:r>
            <w:instrText xml:space="preserve"> HYPERLINK \l "_Toc149848669" </w:instrText>
          </w:r>
          <w:r>
            <w:fldChar w:fldCharType="separate"/>
          </w:r>
          <w:r>
            <w:rPr>
              <w:rStyle w:val="11"/>
              <w:rFonts w:ascii="华文中宋" w:hAnsi="华文中宋" w:eastAsia="华文中宋"/>
            </w:rPr>
            <w:t>2、状态模型</w:t>
          </w:r>
          <w:r>
            <w:rPr>
              <w:rStyle w:val="11"/>
              <w:rFonts w:ascii="华文中宋" w:hAnsi="华文中宋" w:eastAsia="华文中宋"/>
            </w:rPr>
            <w:tab/>
          </w:r>
          <w:r>
            <w:rPr>
              <w:rStyle w:val="11"/>
              <w:rFonts w:ascii="华文中宋" w:hAnsi="华文中宋" w:eastAsia="华文中宋"/>
            </w:rPr>
            <w:fldChar w:fldCharType="begin"/>
          </w:r>
          <w:r>
            <w:rPr>
              <w:rStyle w:val="11"/>
              <w:rFonts w:ascii="华文中宋" w:hAnsi="华文中宋" w:eastAsia="华文中宋"/>
            </w:rPr>
            <w:instrText xml:space="preserve"> PAGEREF _Toc149848669 \h </w:instrText>
          </w:r>
          <w:r>
            <w:rPr>
              <w:rStyle w:val="11"/>
              <w:rFonts w:ascii="华文中宋" w:hAnsi="华文中宋" w:eastAsia="华文中宋"/>
            </w:rPr>
            <w:fldChar w:fldCharType="separate"/>
          </w:r>
          <w:r>
            <w:rPr>
              <w:rStyle w:val="11"/>
              <w:rFonts w:ascii="华文中宋" w:hAnsi="华文中宋" w:eastAsia="华文中宋"/>
            </w:rPr>
            <w:t>17</w:t>
          </w:r>
          <w:r>
            <w:rPr>
              <w:rStyle w:val="11"/>
              <w:rFonts w:ascii="华文中宋" w:hAnsi="华文中宋" w:eastAsia="华文中宋"/>
            </w:rPr>
            <w:fldChar w:fldCharType="end"/>
          </w:r>
          <w:r>
            <w:rPr>
              <w:rStyle w:val="11"/>
              <w:rFonts w:ascii="华文中宋" w:hAnsi="华文中宋" w:eastAsia="华文中宋"/>
            </w:rPr>
            <w:fldChar w:fldCharType="end"/>
          </w:r>
        </w:p>
        <w:p w14:paraId="31C53669">
          <w:pPr>
            <w:pStyle w:val="7"/>
            <w:tabs>
              <w:tab w:val="right" w:leader="dot" w:pos="8296"/>
            </w:tabs>
            <w:spacing w:line="360" w:lineRule="auto"/>
            <w:rPr>
              <w:rStyle w:val="11"/>
              <w:rFonts w:hint="eastAsia" w:ascii="华文中宋" w:hAnsi="华文中宋" w:eastAsia="华文中宋"/>
            </w:rPr>
          </w:pPr>
          <w:r>
            <w:rPr>
              <w:rStyle w:val="11"/>
              <w:rFonts w:hint="eastAsia" w:ascii="华文中宋" w:hAnsi="华文中宋" w:eastAsia="华文中宋"/>
            </w:rPr>
            <w:fldChar w:fldCharType="end"/>
          </w:r>
        </w:p>
      </w:sdtContent>
    </w:sdt>
    <w:p w14:paraId="75C53A20">
      <w:pPr>
        <w:pStyle w:val="13"/>
        <w:jc w:val="center"/>
        <w:rPr>
          <w:sz w:val="30"/>
          <w:szCs w:val="30"/>
        </w:rPr>
      </w:pPr>
    </w:p>
    <w:p w14:paraId="2A53D19E">
      <w:pPr>
        <w:pStyle w:val="13"/>
        <w:jc w:val="center"/>
        <w:rPr>
          <w:sz w:val="30"/>
          <w:szCs w:val="30"/>
        </w:rPr>
      </w:pPr>
    </w:p>
    <w:p w14:paraId="6C9D54C4">
      <w:pPr>
        <w:pStyle w:val="13"/>
        <w:jc w:val="center"/>
        <w:rPr>
          <w:sz w:val="30"/>
          <w:szCs w:val="30"/>
        </w:rPr>
      </w:pPr>
    </w:p>
    <w:p w14:paraId="6AC9D026">
      <w:pPr>
        <w:pStyle w:val="13"/>
        <w:jc w:val="center"/>
        <w:rPr>
          <w:sz w:val="30"/>
          <w:szCs w:val="30"/>
        </w:rPr>
      </w:pPr>
    </w:p>
    <w:p w14:paraId="5B431FD7">
      <w:pPr>
        <w:pStyle w:val="13"/>
        <w:jc w:val="center"/>
        <w:rPr>
          <w:sz w:val="30"/>
          <w:szCs w:val="30"/>
        </w:rPr>
      </w:pPr>
    </w:p>
    <w:p w14:paraId="39295372">
      <w:pPr>
        <w:pStyle w:val="13"/>
        <w:jc w:val="center"/>
        <w:rPr>
          <w:sz w:val="30"/>
          <w:szCs w:val="30"/>
        </w:rPr>
      </w:pPr>
    </w:p>
    <w:p w14:paraId="01731C2D">
      <w:pPr>
        <w:pStyle w:val="2"/>
        <w:rPr>
          <w:rFonts w:hint="eastAsia" w:ascii="华文中宋" w:hAnsi="华文中宋" w:eastAsia="华文中宋"/>
          <w:sz w:val="32"/>
          <w:szCs w:val="32"/>
        </w:rPr>
      </w:pPr>
      <w:bookmarkStart w:id="2" w:name="_Toc149848655"/>
      <w:r>
        <w:rPr>
          <w:rFonts w:hint="eastAsia" w:ascii="华文中宋" w:hAnsi="华文中宋" w:eastAsia="华文中宋"/>
          <w:sz w:val="32"/>
          <w:szCs w:val="32"/>
        </w:rPr>
        <w:t>一、引言</w:t>
      </w:r>
      <w:bookmarkEnd w:id="2"/>
    </w:p>
    <w:p w14:paraId="380CA312">
      <w:pPr>
        <w:pStyle w:val="3"/>
      </w:pPr>
      <w:bookmarkStart w:id="3" w:name="_Toc149848656"/>
      <w:r>
        <w:rPr>
          <w:rFonts w:hint="eastAsia"/>
        </w:rPr>
        <w:t>1</w:t>
      </w:r>
      <w:r>
        <w:t>、</w:t>
      </w:r>
      <w:r>
        <w:rPr>
          <w:rFonts w:hint="eastAsia"/>
        </w:rPr>
        <w:t>编写目的</w:t>
      </w:r>
      <w:bookmarkEnd w:id="3"/>
    </w:p>
    <w:p w14:paraId="57D8B045">
      <w:pPr>
        <w:spacing w:line="360" w:lineRule="auto"/>
        <w:ind w:firstLine="420" w:firstLineChars="200"/>
        <w:rPr>
          <w:rFonts w:hint="eastAsia" w:ascii="宋体" w:hAnsi="宋体" w:eastAsia="宋体"/>
        </w:rPr>
      </w:pPr>
      <w:r>
        <w:rPr>
          <w:rFonts w:hint="eastAsia" w:ascii="宋体" w:hAnsi="宋体" w:eastAsia="宋体"/>
        </w:rPr>
        <w:t>需求说明书目的是使用户和软件开发者双方对该软件有一个共同的理解，使之成为整个开发工作的基础。便于用户、开发人员进行理解和交流，反映出用户问题的结构，可以作为软件开发工作的基础和依据，并作为确认测试和验收的依据。</w:t>
      </w:r>
    </w:p>
    <w:p w14:paraId="2EEF3E5B">
      <w:pPr>
        <w:spacing w:line="360" w:lineRule="auto"/>
        <w:ind w:firstLine="420"/>
        <w:rPr>
          <w:rFonts w:hint="eastAsia" w:ascii="宋体" w:hAnsi="宋体" w:eastAsia="宋体"/>
        </w:rPr>
      </w:pPr>
      <w:r>
        <w:rPr>
          <w:rFonts w:hint="eastAsia" w:ascii="宋体" w:hAnsi="宋体" w:eastAsia="宋体"/>
        </w:rPr>
        <w:t>预期读者：软件设计者和测试者。</w:t>
      </w:r>
    </w:p>
    <w:p w14:paraId="2B37E321"/>
    <w:p w14:paraId="1A113A10">
      <w:pPr>
        <w:pStyle w:val="3"/>
      </w:pPr>
      <w:bookmarkStart w:id="4" w:name="_Toc149848657"/>
      <w:r>
        <w:rPr>
          <w:rFonts w:hint="eastAsia"/>
        </w:rPr>
        <w:t>2</w:t>
      </w:r>
      <w:r>
        <w:t>、</w:t>
      </w:r>
      <w:r>
        <w:rPr>
          <w:rFonts w:hint="eastAsia"/>
        </w:rPr>
        <w:t>背景</w:t>
      </w:r>
      <w:bookmarkEnd w:id="4"/>
    </w:p>
    <w:p w14:paraId="21ED3FD2">
      <w:pPr>
        <w:ind w:firstLine="420"/>
        <w:rPr>
          <w:rFonts w:hint="eastAsia" w:ascii="宋体" w:hAnsi="宋体" w:eastAsia="宋体"/>
        </w:rPr>
      </w:pPr>
      <w:r>
        <w:rPr>
          <w:rFonts w:hint="eastAsia" w:ascii="宋体" w:hAnsi="宋体" w:eastAsia="宋体"/>
        </w:rPr>
        <w:t>说明：</w:t>
      </w:r>
    </w:p>
    <w:p w14:paraId="25B6241F">
      <w:pPr>
        <w:numPr>
          <w:ilvl w:val="0"/>
          <w:numId w:val="1"/>
        </w:numPr>
        <w:spacing w:line="360" w:lineRule="auto"/>
        <w:rPr>
          <w:rFonts w:hint="eastAsia" w:ascii="宋体" w:hAnsi="宋体" w:eastAsia="宋体"/>
        </w:rPr>
      </w:pPr>
      <w:r>
        <w:rPr>
          <w:rFonts w:hint="eastAsia" w:ascii="宋体" w:hAnsi="宋体" w:eastAsia="宋体"/>
        </w:rPr>
        <w:t>待开发的软件系统的名称：团体活动记账平台</w:t>
      </w:r>
      <w:r>
        <w:rPr>
          <w:rFonts w:ascii="宋体" w:hAnsi="宋体" w:eastAsia="宋体"/>
        </w:rPr>
        <w:t xml:space="preserve"> </w:t>
      </w:r>
    </w:p>
    <w:p w14:paraId="57948204">
      <w:pPr>
        <w:numPr>
          <w:ilvl w:val="0"/>
          <w:numId w:val="1"/>
        </w:numPr>
        <w:spacing w:line="360" w:lineRule="auto"/>
        <w:rPr>
          <w:rFonts w:hint="eastAsia" w:ascii="宋体" w:hAnsi="宋体" w:eastAsia="宋体"/>
        </w:rPr>
      </w:pPr>
      <w:r>
        <w:rPr>
          <w:rFonts w:hint="eastAsia" w:ascii="宋体" w:hAnsi="宋体" w:eastAsia="宋体"/>
        </w:rPr>
        <w:t>本项目的任务提出者：徐皓 陈文哲 张璟瑞；</w:t>
      </w:r>
    </w:p>
    <w:p w14:paraId="774CBB9A">
      <w:pPr>
        <w:numPr>
          <w:ilvl w:val="0"/>
          <w:numId w:val="1"/>
        </w:numPr>
        <w:spacing w:line="360" w:lineRule="auto"/>
        <w:rPr>
          <w:rFonts w:hint="eastAsia" w:ascii="宋体" w:hAnsi="宋体" w:eastAsia="宋体"/>
        </w:rPr>
      </w:pPr>
      <w:r>
        <w:rPr>
          <w:rFonts w:hint="eastAsia" w:ascii="宋体" w:hAnsi="宋体" w:eastAsia="宋体"/>
        </w:rPr>
        <w:t>本项目的任务开发者：徐皓 陈文哲 张璟瑞；</w:t>
      </w:r>
    </w:p>
    <w:p w14:paraId="55C5EF37">
      <w:pPr>
        <w:numPr>
          <w:ilvl w:val="0"/>
          <w:numId w:val="1"/>
        </w:numPr>
        <w:spacing w:line="360" w:lineRule="auto"/>
        <w:rPr>
          <w:rFonts w:hint="eastAsia" w:ascii="宋体" w:hAnsi="宋体" w:eastAsia="宋体"/>
        </w:rPr>
      </w:pPr>
      <w:r>
        <w:rPr>
          <w:rFonts w:hint="eastAsia" w:ascii="宋体" w:hAnsi="宋体" w:eastAsia="宋体"/>
        </w:rPr>
        <w:t>用户：团体活动组织者、参与成员、普通用户</w:t>
      </w:r>
    </w:p>
    <w:p w14:paraId="2576FCF4">
      <w:pPr>
        <w:numPr>
          <w:ilvl w:val="0"/>
          <w:numId w:val="1"/>
        </w:numPr>
        <w:spacing w:line="360" w:lineRule="auto"/>
        <w:rPr>
          <w:rFonts w:hint="eastAsia" w:ascii="宋体" w:hAnsi="宋体" w:eastAsia="宋体"/>
        </w:rPr>
      </w:pPr>
      <w:r>
        <w:rPr>
          <w:rFonts w:hint="eastAsia" w:ascii="宋体" w:hAnsi="宋体" w:eastAsia="宋体"/>
        </w:rPr>
        <w:t>实现环境：南京航空航天大学计算中心，支持Web端及Android移动端</w:t>
      </w:r>
    </w:p>
    <w:p w14:paraId="60D2ECAA"/>
    <w:p w14:paraId="16CE0F4D">
      <w:pPr>
        <w:pStyle w:val="3"/>
        <w:numPr>
          <w:ilvl w:val="0"/>
          <w:numId w:val="2"/>
        </w:numPr>
      </w:pPr>
      <w:bookmarkStart w:id="5" w:name="_Toc149848658"/>
      <w:r>
        <w:rPr>
          <w:rFonts w:hint="eastAsia"/>
        </w:rPr>
        <w:t>定义</w:t>
      </w:r>
      <w:bookmarkEnd w:id="5"/>
    </w:p>
    <w:tbl>
      <w:tblPr>
        <w:tblStyle w:val="9"/>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3E4CD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7A2DB2C5">
            <w:pPr>
              <w:spacing w:line="360" w:lineRule="auto"/>
              <w:jc w:val="center"/>
              <w:rPr>
                <w:rFonts w:hint="eastAsia" w:ascii="宋体" w:hAnsi="宋体" w:eastAsia="宋体"/>
              </w:rPr>
            </w:pPr>
            <w:r>
              <w:rPr>
                <w:rFonts w:hint="eastAsia" w:ascii="宋体" w:hAnsi="宋体" w:eastAsia="宋体"/>
              </w:rPr>
              <w:t>名称</w:t>
            </w:r>
          </w:p>
        </w:tc>
        <w:tc>
          <w:tcPr>
            <w:tcW w:w="6287" w:type="dxa"/>
          </w:tcPr>
          <w:p w14:paraId="46301971">
            <w:pPr>
              <w:spacing w:line="360" w:lineRule="auto"/>
              <w:jc w:val="center"/>
              <w:rPr>
                <w:rFonts w:hint="eastAsia" w:ascii="宋体" w:hAnsi="宋体" w:eastAsia="宋体"/>
              </w:rPr>
            </w:pPr>
            <w:r>
              <w:rPr>
                <w:rFonts w:hint="eastAsia" w:ascii="宋体" w:hAnsi="宋体" w:eastAsia="宋体"/>
              </w:rPr>
              <w:t>说明</w:t>
            </w:r>
          </w:p>
        </w:tc>
      </w:tr>
      <w:tr w14:paraId="70152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3F51C01">
            <w:pPr>
              <w:spacing w:line="360" w:lineRule="auto"/>
              <w:jc w:val="center"/>
              <w:rPr>
                <w:rFonts w:hint="eastAsia" w:ascii="宋体" w:hAnsi="宋体" w:eastAsia="宋体"/>
              </w:rPr>
            </w:pPr>
            <w:r>
              <w:rPr>
                <w:rFonts w:hint="eastAsia" w:ascii="宋体" w:hAnsi="宋体" w:eastAsia="宋体"/>
              </w:rPr>
              <w:t>账号</w:t>
            </w:r>
          </w:p>
        </w:tc>
        <w:tc>
          <w:tcPr>
            <w:tcW w:w="6287" w:type="dxa"/>
          </w:tcPr>
          <w:p w14:paraId="0D401FEB">
            <w:pPr>
              <w:spacing w:line="360" w:lineRule="auto"/>
              <w:jc w:val="left"/>
              <w:rPr>
                <w:rFonts w:hint="eastAsia" w:ascii="宋体" w:hAnsi="宋体" w:eastAsia="宋体"/>
              </w:rPr>
            </w:pPr>
            <w:r>
              <w:rPr>
                <w:rFonts w:hint="eastAsia" w:ascii="宋体" w:hAnsi="宋体" w:eastAsia="宋体"/>
              </w:rPr>
              <w:t>用户注册时使用的手机号或邮箱及密码</w:t>
            </w:r>
          </w:p>
        </w:tc>
      </w:tr>
      <w:tr w14:paraId="04FA3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789CFA1">
            <w:pPr>
              <w:spacing w:line="360" w:lineRule="auto"/>
              <w:jc w:val="center"/>
              <w:rPr>
                <w:rFonts w:hint="eastAsia" w:ascii="宋体" w:hAnsi="宋体" w:eastAsia="宋体"/>
              </w:rPr>
            </w:pPr>
            <w:r>
              <w:rPr>
                <w:rFonts w:hint="eastAsia" w:ascii="宋体" w:hAnsi="宋体" w:eastAsia="宋体"/>
              </w:rPr>
              <w:t>用户分类</w:t>
            </w:r>
          </w:p>
        </w:tc>
        <w:tc>
          <w:tcPr>
            <w:tcW w:w="6287" w:type="dxa"/>
          </w:tcPr>
          <w:p w14:paraId="7CEF576F">
            <w:pPr>
              <w:spacing w:line="360" w:lineRule="auto"/>
              <w:jc w:val="left"/>
              <w:rPr>
                <w:rFonts w:hint="eastAsia" w:ascii="宋体" w:hAnsi="宋体" w:eastAsia="宋体"/>
              </w:rPr>
            </w:pPr>
            <w:r>
              <w:rPr>
                <w:rFonts w:hint="eastAsia" w:ascii="宋体" w:hAnsi="宋体" w:eastAsia="宋体"/>
              </w:rPr>
              <w:t>普通用户、管理员</w:t>
            </w:r>
          </w:p>
        </w:tc>
      </w:tr>
      <w:tr w14:paraId="0E00A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E597E54">
            <w:pPr>
              <w:spacing w:line="360" w:lineRule="auto"/>
              <w:jc w:val="center"/>
              <w:rPr>
                <w:rFonts w:hint="eastAsia" w:ascii="宋体" w:hAnsi="宋体" w:eastAsia="宋体"/>
              </w:rPr>
            </w:pPr>
            <w:r>
              <w:rPr>
                <w:rFonts w:hint="eastAsia" w:ascii="宋体" w:hAnsi="宋体" w:eastAsia="宋体"/>
              </w:rPr>
              <w:t>账户信息管理</w:t>
            </w:r>
          </w:p>
        </w:tc>
        <w:tc>
          <w:tcPr>
            <w:tcW w:w="6287" w:type="dxa"/>
          </w:tcPr>
          <w:p w14:paraId="1A5019F6">
            <w:pPr>
              <w:spacing w:line="360" w:lineRule="auto"/>
              <w:jc w:val="left"/>
              <w:rPr>
                <w:rFonts w:hint="eastAsia" w:ascii="宋体" w:hAnsi="宋体" w:eastAsia="宋体"/>
              </w:rPr>
            </w:pPr>
            <w:r>
              <w:rPr>
                <w:rFonts w:hint="eastAsia" w:ascii="宋体" w:hAnsi="宋体" w:eastAsia="宋体"/>
              </w:rPr>
              <w:t>用户注册、登录、修改和查询账号信息、找回密码、注销账号、管理员管理用户账号等操作</w:t>
            </w:r>
          </w:p>
        </w:tc>
      </w:tr>
      <w:tr w14:paraId="12707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996A4C3">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创建项目</w:t>
            </w:r>
          </w:p>
        </w:tc>
        <w:tc>
          <w:tcPr>
            <w:tcW w:w="6287" w:type="dxa"/>
          </w:tcPr>
          <w:p w14:paraId="333BA688">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组织者在群组内创建新项目，设置项目名称、预算、描述及参与成员</w:t>
            </w:r>
          </w:p>
        </w:tc>
      </w:tr>
      <w:tr w14:paraId="6395B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EFE0DB5">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查找项目</w:t>
            </w:r>
          </w:p>
        </w:tc>
        <w:tc>
          <w:tcPr>
            <w:tcW w:w="6287" w:type="dxa"/>
          </w:tcPr>
          <w:p w14:paraId="7360CC97">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用户通过关键词、状态（如是否可结算）等条件查找项目</w:t>
            </w:r>
          </w:p>
        </w:tc>
      </w:tr>
      <w:tr w14:paraId="0A043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17A4619">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修改项目信息</w:t>
            </w:r>
          </w:p>
        </w:tc>
        <w:tc>
          <w:tcPr>
            <w:tcW w:w="6287" w:type="dxa"/>
          </w:tcPr>
          <w:p w14:paraId="4ADFE295">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组织者更新项目的名称、预算、描述等信息</w:t>
            </w:r>
          </w:p>
        </w:tc>
      </w:tr>
      <w:tr w14:paraId="30E02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F83A6A9">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删除项目</w:t>
            </w:r>
          </w:p>
        </w:tc>
        <w:tc>
          <w:tcPr>
            <w:tcW w:w="6287" w:type="dxa"/>
          </w:tcPr>
          <w:p w14:paraId="589D9814">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组织者删除未结算的项目</w:t>
            </w:r>
          </w:p>
        </w:tc>
      </w:tr>
      <w:tr w14:paraId="72DEF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31EDAE4">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发起项目确认</w:t>
            </w:r>
          </w:p>
        </w:tc>
        <w:tc>
          <w:tcPr>
            <w:tcW w:w="6287" w:type="dxa"/>
          </w:tcPr>
          <w:p w14:paraId="71C021D6">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组织者向项目成员发起参与确认及预收款确认请求</w:t>
            </w:r>
          </w:p>
        </w:tc>
      </w:tr>
      <w:tr w14:paraId="5478B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E39BA87">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确认项目</w:t>
            </w:r>
          </w:p>
        </w:tc>
        <w:tc>
          <w:tcPr>
            <w:tcW w:w="6287" w:type="dxa"/>
          </w:tcPr>
          <w:p w14:paraId="37B5CCA6">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成员对组织者发起的项目确认请求进行响应（确认或拒绝）</w:t>
            </w:r>
          </w:p>
        </w:tc>
      </w:tr>
      <w:tr w14:paraId="3EFAC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6EAC716">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添加项目成员</w:t>
            </w:r>
          </w:p>
        </w:tc>
        <w:tc>
          <w:tcPr>
            <w:tcW w:w="6287" w:type="dxa"/>
          </w:tcPr>
          <w:p w14:paraId="67E45E19">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将群组成员添加到项目中</w:t>
            </w:r>
          </w:p>
        </w:tc>
      </w:tr>
      <w:tr w14:paraId="5F47C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6A5FC72">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移除项目成员</w:t>
            </w:r>
          </w:p>
        </w:tc>
        <w:tc>
          <w:tcPr>
            <w:tcW w:w="6287" w:type="dxa"/>
          </w:tcPr>
          <w:p w14:paraId="18D28512">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将成员从项目中移除</w:t>
            </w:r>
          </w:p>
        </w:tc>
      </w:tr>
      <w:tr w14:paraId="18B04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09D7F96">
            <w:pPr>
              <w:spacing w:line="360" w:lineRule="auto"/>
              <w:jc w:val="center"/>
              <w:rPr>
                <w:rFonts w:ascii="Segoe UI" w:hAnsi="Segoe UI" w:eastAsia="宋体" w:cs="Segoe UI"/>
                <w:color w:val="0F1115"/>
                <w:sz w:val="22"/>
                <w:shd w:val="clear" w:color="auto" w:fill="FFFFFF"/>
              </w:rPr>
            </w:pPr>
            <w:r>
              <w:rPr>
                <w:rFonts w:hint="eastAsia" w:ascii="Segoe UI" w:hAnsi="Segoe UI" w:eastAsia="宋体" w:cs="Segoe UI"/>
                <w:color w:val="0F1115"/>
                <w:sz w:val="22"/>
                <w:shd w:val="clear" w:color="auto" w:fill="FFFFFF"/>
              </w:rPr>
              <w:t>申请退出项目</w:t>
            </w:r>
          </w:p>
        </w:tc>
        <w:tc>
          <w:tcPr>
            <w:tcW w:w="6287" w:type="dxa"/>
          </w:tcPr>
          <w:p w14:paraId="1534766F">
            <w:pPr>
              <w:spacing w:line="360" w:lineRule="auto"/>
              <w:jc w:val="left"/>
              <w:rPr>
                <w:rFonts w:ascii="Segoe UI" w:hAnsi="Segoe UI" w:eastAsia="Segoe UI" w:cs="Segoe UI"/>
                <w:color w:val="0F1115"/>
                <w:sz w:val="22"/>
                <w:shd w:val="clear" w:color="auto" w:fill="FFFFFF"/>
              </w:rPr>
            </w:pPr>
            <w:r>
              <w:rPr>
                <w:rFonts w:hint="eastAsia" w:ascii="宋体" w:hAnsi="宋体" w:eastAsia="宋体" w:cs="宋体"/>
                <w:color w:val="000000"/>
                <w:szCs w:val="21"/>
              </w:rPr>
              <w:t>项目成员主动申请退出项目</w:t>
            </w:r>
          </w:p>
        </w:tc>
      </w:tr>
      <w:tr w14:paraId="49C2D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E3E08ED">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发起结算</w:t>
            </w:r>
          </w:p>
        </w:tc>
        <w:tc>
          <w:tcPr>
            <w:tcW w:w="6287" w:type="dxa"/>
          </w:tcPr>
          <w:p w14:paraId="6CE935D3">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组织者对单个项目发起结算，系统自动计算分摊金额并生成账单</w:t>
            </w:r>
          </w:p>
        </w:tc>
      </w:tr>
      <w:tr w14:paraId="791B8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28BB7E5">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批量结算</w:t>
            </w:r>
          </w:p>
        </w:tc>
        <w:tc>
          <w:tcPr>
            <w:tcW w:w="6287" w:type="dxa"/>
          </w:tcPr>
          <w:p w14:paraId="551A9D90">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组织者同时选择多个项目，批量完成结算计算与账单生成</w:t>
            </w:r>
          </w:p>
        </w:tc>
      </w:tr>
      <w:tr w14:paraId="6BE40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F381383">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交费结算</w:t>
            </w:r>
          </w:p>
        </w:tc>
        <w:tc>
          <w:tcPr>
            <w:tcW w:w="6287" w:type="dxa"/>
          </w:tcPr>
          <w:p w14:paraId="155152D9">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项目成员根据生成的结算账单，完成支付或确认收款操作</w:t>
            </w:r>
          </w:p>
        </w:tc>
      </w:tr>
      <w:tr w14:paraId="3873C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54201FC">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个人收支查询</w:t>
            </w:r>
          </w:p>
        </w:tc>
        <w:tc>
          <w:tcPr>
            <w:tcW w:w="6287" w:type="dxa"/>
          </w:tcPr>
          <w:p w14:paraId="7052EDA5">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用户查询个人在所有项目中的收入与支出明细记录</w:t>
            </w:r>
          </w:p>
        </w:tc>
      </w:tr>
      <w:tr w14:paraId="15E18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DF0EA31">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待结算项目查看</w:t>
            </w:r>
          </w:p>
        </w:tc>
        <w:tc>
          <w:tcPr>
            <w:tcW w:w="6287" w:type="dxa"/>
          </w:tcPr>
          <w:p w14:paraId="2E553511">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用户集中查看自己所有待结算（待支付或待收款）的项目列表及详情</w:t>
            </w:r>
          </w:p>
        </w:tc>
      </w:tr>
      <w:tr w14:paraId="601A6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8700891">
            <w:pPr>
              <w:spacing w:line="360" w:lineRule="auto"/>
              <w:jc w:val="center"/>
              <w:rPr>
                <w:rFonts w:ascii="Segoe UI" w:hAnsi="Segoe UI" w:eastAsia="Segoe UI" w:cs="Segoe UI"/>
                <w:color w:val="0F1115"/>
                <w:sz w:val="22"/>
                <w:shd w:val="clear" w:color="auto" w:fill="FFFFFF"/>
              </w:rPr>
            </w:pPr>
            <w:r>
              <w:rPr>
                <w:rFonts w:hint="eastAsia" w:ascii="宋体" w:hAnsi="宋体" w:eastAsia="宋体" w:cs="宋体"/>
                <w:color w:val="000000"/>
                <w:szCs w:val="21"/>
              </w:rPr>
              <w:t>发布举报</w:t>
            </w:r>
          </w:p>
        </w:tc>
        <w:tc>
          <w:tcPr>
            <w:tcW w:w="6287" w:type="dxa"/>
          </w:tcPr>
          <w:p w14:paraId="4D0551A8">
            <w:pPr>
              <w:spacing w:line="360" w:lineRule="auto"/>
              <w:jc w:val="left"/>
              <w:rPr>
                <w:rFonts w:ascii="Segoe UI" w:hAnsi="Segoe UI" w:eastAsia="Segoe UI" w:cs="Segoe UI"/>
                <w:color w:val="0F1115"/>
                <w:sz w:val="22"/>
                <w:shd w:val="clear" w:color="auto" w:fill="FFFFFF"/>
              </w:rPr>
            </w:pPr>
            <w:r>
              <w:rPr>
                <w:rFonts w:hint="eastAsia" w:ascii="宋体" w:hAnsi="宋体" w:eastAsia="宋体" w:cs="宋体"/>
                <w:bCs/>
                <w:color w:val="000000"/>
                <w:szCs w:val="21"/>
                <w:shd w:val="clear" w:color="auto" w:fill="FFFFFF"/>
              </w:rPr>
              <w:t>用户举报他人不合规的行为</w:t>
            </w:r>
          </w:p>
        </w:tc>
      </w:tr>
      <w:tr w14:paraId="1A06D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1382B0D">
            <w:pPr>
              <w:spacing w:line="360" w:lineRule="auto"/>
              <w:jc w:val="center"/>
              <w:rPr>
                <w:rFonts w:hint="eastAsia" w:ascii="宋体" w:hAnsi="宋体" w:eastAsia="宋体" w:cs="宋体"/>
                <w:color w:val="000000"/>
                <w:szCs w:val="21"/>
              </w:rPr>
            </w:pPr>
            <w:r>
              <w:rPr>
                <w:rFonts w:hint="eastAsia" w:ascii="宋体" w:hAnsi="宋体" w:eastAsia="宋体" w:cs="宋体"/>
                <w:color w:val="000000"/>
                <w:szCs w:val="21"/>
              </w:rPr>
              <w:t>撤销举报</w:t>
            </w:r>
          </w:p>
        </w:tc>
        <w:tc>
          <w:tcPr>
            <w:tcW w:w="6287" w:type="dxa"/>
          </w:tcPr>
          <w:p w14:paraId="12D89633">
            <w:pPr>
              <w:spacing w:line="360" w:lineRule="auto"/>
              <w:jc w:val="left"/>
              <w:rPr>
                <w:rFonts w:hint="eastAsia" w:ascii="宋体" w:hAnsi="宋体" w:eastAsia="宋体" w:cs="宋体"/>
                <w:bCs/>
                <w:color w:val="000000"/>
                <w:szCs w:val="21"/>
                <w:shd w:val="clear" w:color="auto" w:fill="FFFFFF"/>
              </w:rPr>
            </w:pPr>
            <w:r>
              <w:rPr>
                <w:rFonts w:hint="eastAsia" w:ascii="宋体" w:hAnsi="宋体" w:eastAsia="宋体" w:cs="宋体"/>
                <w:bCs/>
                <w:color w:val="000000"/>
                <w:szCs w:val="21"/>
                <w:shd w:val="clear" w:color="auto" w:fill="FFFFFF"/>
              </w:rPr>
              <w:t>用户撤销已发出的举报</w:t>
            </w:r>
          </w:p>
        </w:tc>
      </w:tr>
      <w:tr w14:paraId="0BC9C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41BACBA">
            <w:pPr>
              <w:spacing w:line="360" w:lineRule="auto"/>
              <w:jc w:val="center"/>
              <w:rPr>
                <w:rFonts w:hint="eastAsia" w:ascii="宋体" w:hAnsi="宋体" w:eastAsia="宋体" w:cs="宋体"/>
                <w:color w:val="000000"/>
                <w:szCs w:val="21"/>
              </w:rPr>
            </w:pPr>
            <w:r>
              <w:rPr>
                <w:rFonts w:hint="eastAsia" w:ascii="宋体" w:hAnsi="宋体" w:eastAsia="宋体" w:cs="宋体"/>
                <w:color w:val="000000"/>
                <w:szCs w:val="21"/>
              </w:rPr>
              <w:t>审核举报</w:t>
            </w:r>
          </w:p>
        </w:tc>
        <w:tc>
          <w:tcPr>
            <w:tcW w:w="6287" w:type="dxa"/>
          </w:tcPr>
          <w:p w14:paraId="04BE18CA">
            <w:pPr>
              <w:spacing w:line="360" w:lineRule="auto"/>
              <w:jc w:val="left"/>
              <w:rPr>
                <w:rFonts w:hint="eastAsia" w:ascii="宋体" w:hAnsi="宋体" w:eastAsia="宋体" w:cs="宋体"/>
                <w:bCs/>
                <w:color w:val="000000"/>
                <w:szCs w:val="21"/>
                <w:shd w:val="clear" w:color="auto" w:fill="FFFFFF"/>
              </w:rPr>
            </w:pPr>
            <w:r>
              <w:rPr>
                <w:rFonts w:hint="eastAsia" w:ascii="宋体" w:hAnsi="宋体" w:eastAsia="宋体" w:cs="宋体"/>
                <w:bCs/>
                <w:color w:val="000000"/>
                <w:szCs w:val="21"/>
                <w:shd w:val="clear" w:color="auto" w:fill="FFFFFF"/>
              </w:rPr>
              <w:t>管理员审核用户发布的举报</w:t>
            </w:r>
          </w:p>
        </w:tc>
      </w:tr>
      <w:tr w14:paraId="5CB9C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5DFFF15">
            <w:pPr>
              <w:spacing w:line="360" w:lineRule="auto"/>
              <w:jc w:val="center"/>
              <w:rPr>
                <w:rFonts w:hint="eastAsia" w:ascii="宋体" w:hAnsi="宋体" w:eastAsia="宋体" w:cs="宋体"/>
                <w:color w:val="000000"/>
                <w:szCs w:val="21"/>
              </w:rPr>
            </w:pPr>
            <w:r>
              <w:rPr>
                <w:rFonts w:hint="eastAsia" w:ascii="宋体" w:hAnsi="宋体" w:eastAsia="宋体" w:cs="宋体"/>
                <w:color w:val="000000"/>
                <w:szCs w:val="21"/>
              </w:rPr>
              <w:t>查看举报</w:t>
            </w:r>
          </w:p>
        </w:tc>
        <w:tc>
          <w:tcPr>
            <w:tcW w:w="6287" w:type="dxa"/>
          </w:tcPr>
          <w:p w14:paraId="0D49A133">
            <w:pPr>
              <w:spacing w:line="360" w:lineRule="auto"/>
              <w:jc w:val="left"/>
              <w:rPr>
                <w:rFonts w:hint="eastAsia" w:ascii="宋体" w:hAnsi="宋体" w:eastAsia="宋体" w:cs="宋体"/>
                <w:bCs/>
                <w:color w:val="000000"/>
                <w:szCs w:val="21"/>
                <w:shd w:val="clear" w:color="auto" w:fill="FFFFFF"/>
              </w:rPr>
            </w:pPr>
            <w:r>
              <w:rPr>
                <w:rFonts w:hint="eastAsia" w:ascii="宋体" w:hAnsi="宋体" w:eastAsia="宋体" w:cs="宋体"/>
                <w:bCs/>
                <w:color w:val="000000"/>
                <w:szCs w:val="21"/>
                <w:shd w:val="clear" w:color="auto" w:fill="FFFFFF"/>
              </w:rPr>
              <w:t>用户或管理员查看符合筛选条件的举报</w:t>
            </w:r>
          </w:p>
        </w:tc>
      </w:tr>
    </w:tbl>
    <w:p w14:paraId="5E72ACF3"/>
    <w:p w14:paraId="7061D47F"/>
    <w:p w14:paraId="7421ED64">
      <w:pPr>
        <w:pStyle w:val="3"/>
      </w:pPr>
      <w:bookmarkStart w:id="6" w:name="_Toc149848659"/>
      <w:r>
        <w:rPr>
          <w:rFonts w:hint="eastAsia"/>
        </w:rPr>
        <w:t>4、参考文献</w:t>
      </w:r>
      <w:bookmarkEnd w:id="6"/>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6521"/>
        <w:gridCol w:w="1326"/>
      </w:tblGrid>
      <w:tr w14:paraId="44DAF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49D0CD6">
            <w:pPr>
              <w:spacing w:line="360" w:lineRule="auto"/>
              <w:jc w:val="left"/>
              <w:rPr>
                <w:rFonts w:hint="eastAsia" w:ascii="宋体" w:hAnsi="宋体" w:eastAsia="宋体"/>
                <w:color w:val="000000"/>
              </w:rPr>
            </w:pPr>
            <w:r>
              <w:rPr>
                <w:rFonts w:hint="eastAsia" w:ascii="宋体" w:hAnsi="宋体" w:eastAsia="宋体"/>
                <w:color w:val="000000"/>
              </w:rPr>
              <w:t>编号</w:t>
            </w:r>
          </w:p>
        </w:tc>
        <w:tc>
          <w:tcPr>
            <w:tcW w:w="6521" w:type="dxa"/>
          </w:tcPr>
          <w:p w14:paraId="28026328">
            <w:pPr>
              <w:spacing w:line="360" w:lineRule="auto"/>
              <w:jc w:val="left"/>
              <w:rPr>
                <w:rFonts w:hint="eastAsia" w:ascii="宋体" w:hAnsi="宋体" w:eastAsia="宋体"/>
                <w:color w:val="000000"/>
              </w:rPr>
            </w:pPr>
            <w:r>
              <w:rPr>
                <w:rFonts w:hint="eastAsia" w:ascii="宋体" w:hAnsi="宋体" w:eastAsia="宋体"/>
                <w:color w:val="000000"/>
              </w:rPr>
              <w:t>参考资料</w:t>
            </w:r>
          </w:p>
        </w:tc>
        <w:tc>
          <w:tcPr>
            <w:tcW w:w="1326" w:type="dxa"/>
          </w:tcPr>
          <w:p w14:paraId="7EA2C135">
            <w:pPr>
              <w:spacing w:line="360" w:lineRule="auto"/>
              <w:jc w:val="left"/>
              <w:rPr>
                <w:rFonts w:hint="eastAsia" w:ascii="宋体" w:hAnsi="宋体" w:eastAsia="宋体"/>
                <w:color w:val="000000"/>
              </w:rPr>
            </w:pPr>
            <w:r>
              <w:rPr>
                <w:rFonts w:hint="eastAsia" w:ascii="宋体" w:hAnsi="宋体" w:eastAsia="宋体"/>
                <w:color w:val="000000"/>
              </w:rPr>
              <w:t>作者</w:t>
            </w:r>
          </w:p>
        </w:tc>
      </w:tr>
      <w:tr w14:paraId="4BBE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FA75435">
            <w:pPr>
              <w:spacing w:line="360" w:lineRule="auto"/>
              <w:jc w:val="center"/>
              <w:rPr>
                <w:rFonts w:hint="eastAsia" w:ascii="宋体" w:hAnsi="宋体" w:eastAsia="宋体"/>
                <w:color w:val="000000"/>
                <w:szCs w:val="21"/>
              </w:rPr>
            </w:pPr>
            <w:r>
              <w:rPr>
                <w:rFonts w:hint="eastAsia" w:ascii="宋体" w:hAnsi="宋体" w:eastAsia="宋体"/>
                <w:color w:val="000000"/>
                <w:szCs w:val="21"/>
              </w:rPr>
              <w:t>1</w:t>
            </w:r>
          </w:p>
        </w:tc>
        <w:tc>
          <w:tcPr>
            <w:tcW w:w="6521" w:type="dxa"/>
          </w:tcPr>
          <w:p w14:paraId="71562A00">
            <w:pPr>
              <w:spacing w:line="360" w:lineRule="auto"/>
              <w:jc w:val="left"/>
              <w:rPr>
                <w:rFonts w:hint="eastAsia" w:ascii="宋体" w:hAnsi="宋体" w:eastAsia="宋体"/>
                <w:color w:val="000000"/>
                <w:szCs w:val="21"/>
              </w:rPr>
            </w:pPr>
            <w:r>
              <w:rPr>
                <w:rFonts w:hint="eastAsia" w:ascii="宋体" w:hAnsi="宋体" w:eastAsia="宋体"/>
                <w:color w:val="000000"/>
                <w:szCs w:val="21"/>
              </w:rPr>
              <w:t>《软件工程（第四版）》，高等教育出版社，</w:t>
            </w:r>
            <w:r>
              <w:rPr>
                <w:rFonts w:ascii="宋体" w:hAnsi="宋体" w:eastAsia="宋体"/>
                <w:color w:val="000000"/>
                <w:szCs w:val="21"/>
              </w:rPr>
              <w:t>2019</w:t>
            </w:r>
          </w:p>
        </w:tc>
        <w:tc>
          <w:tcPr>
            <w:tcW w:w="1326" w:type="dxa"/>
          </w:tcPr>
          <w:p w14:paraId="11963D69">
            <w:pPr>
              <w:spacing w:line="360" w:lineRule="auto"/>
              <w:jc w:val="left"/>
              <w:rPr>
                <w:rFonts w:hint="eastAsia" w:ascii="宋体" w:hAnsi="宋体" w:eastAsia="宋体"/>
                <w:color w:val="000000"/>
                <w:szCs w:val="21"/>
              </w:rPr>
            </w:pPr>
            <w:r>
              <w:rPr>
                <w:rFonts w:hint="eastAsia" w:ascii="宋体" w:hAnsi="宋体" w:eastAsia="宋体"/>
                <w:color w:val="000000"/>
                <w:szCs w:val="21"/>
              </w:rPr>
              <w:t>齐治昌等</w:t>
            </w:r>
          </w:p>
        </w:tc>
      </w:tr>
      <w:tr w14:paraId="1E806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AE35291">
            <w:pPr>
              <w:spacing w:line="360" w:lineRule="auto"/>
              <w:jc w:val="center"/>
              <w:rPr>
                <w:rFonts w:hint="eastAsia" w:ascii="宋体" w:hAnsi="宋体" w:eastAsia="宋体"/>
                <w:color w:val="000000"/>
                <w:szCs w:val="21"/>
              </w:rPr>
            </w:pPr>
            <w:r>
              <w:rPr>
                <w:rFonts w:hint="eastAsia" w:ascii="宋体" w:hAnsi="宋体" w:eastAsia="宋体"/>
                <w:color w:val="000000"/>
                <w:szCs w:val="21"/>
              </w:rPr>
              <w:t>2</w:t>
            </w:r>
          </w:p>
        </w:tc>
        <w:tc>
          <w:tcPr>
            <w:tcW w:w="6521" w:type="dxa"/>
          </w:tcPr>
          <w:p w14:paraId="2DE38388">
            <w:pPr>
              <w:spacing w:line="360" w:lineRule="auto"/>
              <w:rPr>
                <w:rFonts w:hint="eastAsia" w:ascii="宋体" w:hAnsi="宋体" w:eastAsia="宋体"/>
                <w:color w:val="000000"/>
                <w:szCs w:val="21"/>
              </w:rPr>
            </w:pPr>
            <w:r>
              <w:rPr>
                <w:rFonts w:hint="eastAsia" w:ascii="宋体" w:hAnsi="宋体" w:eastAsia="宋体"/>
                <w:color w:val="000000"/>
                <w:szCs w:val="21"/>
              </w:rPr>
              <w:t>《</w:t>
            </w:r>
            <w:r>
              <w:rPr>
                <w:rFonts w:hint="eastAsia" w:ascii="宋体" w:hAnsi="宋体" w:eastAsia="宋体"/>
                <w:color w:val="000000"/>
              </w:rPr>
              <w:t>构建之法（第二版）</w:t>
            </w:r>
            <w:r>
              <w:rPr>
                <w:rFonts w:hint="eastAsia" w:ascii="宋体" w:hAnsi="宋体" w:eastAsia="宋体"/>
                <w:color w:val="000000"/>
                <w:szCs w:val="21"/>
              </w:rPr>
              <w:t>》，人民邮电出版社，2015</w:t>
            </w:r>
          </w:p>
        </w:tc>
        <w:tc>
          <w:tcPr>
            <w:tcW w:w="1326" w:type="dxa"/>
          </w:tcPr>
          <w:p w14:paraId="0C39BFD1">
            <w:pPr>
              <w:spacing w:line="360" w:lineRule="auto"/>
              <w:rPr>
                <w:rFonts w:hint="eastAsia" w:ascii="宋体" w:hAnsi="宋体" w:eastAsia="宋体"/>
                <w:color w:val="000000"/>
                <w:szCs w:val="21"/>
              </w:rPr>
            </w:pPr>
            <w:r>
              <w:rPr>
                <w:rFonts w:hint="eastAsia" w:ascii="宋体" w:hAnsi="宋体" w:eastAsia="宋体"/>
                <w:color w:val="000000"/>
                <w:szCs w:val="21"/>
              </w:rPr>
              <w:t>邹欣</w:t>
            </w:r>
          </w:p>
        </w:tc>
      </w:tr>
      <w:tr w14:paraId="78D79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FCA623C">
            <w:pPr>
              <w:spacing w:line="360" w:lineRule="auto"/>
              <w:jc w:val="center"/>
              <w:rPr>
                <w:rFonts w:hint="eastAsia" w:ascii="宋体" w:hAnsi="宋体" w:eastAsia="宋体"/>
                <w:color w:val="000000"/>
                <w:szCs w:val="21"/>
              </w:rPr>
            </w:pPr>
            <w:r>
              <w:rPr>
                <w:rFonts w:hint="eastAsia" w:ascii="宋体" w:hAnsi="宋体" w:eastAsia="宋体"/>
                <w:color w:val="000000"/>
                <w:szCs w:val="21"/>
              </w:rPr>
              <w:t>3</w:t>
            </w:r>
          </w:p>
        </w:tc>
        <w:tc>
          <w:tcPr>
            <w:tcW w:w="6521" w:type="dxa"/>
          </w:tcPr>
          <w:p w14:paraId="52277CF3">
            <w:pPr>
              <w:spacing w:line="360" w:lineRule="auto"/>
              <w:rPr>
                <w:rFonts w:hint="eastAsia" w:ascii="宋体" w:hAnsi="宋体" w:eastAsia="宋体"/>
                <w:color w:val="000000"/>
                <w:szCs w:val="21"/>
              </w:rPr>
            </w:pPr>
            <w:r>
              <w:rPr>
                <w:rFonts w:hint="eastAsia" w:ascii="宋体" w:hAnsi="宋体" w:eastAsia="宋体"/>
                <w:color w:val="000000"/>
                <w:szCs w:val="21"/>
              </w:rPr>
              <w:t>基于记账管理APP系统需求分析与设计[J]. 辽宁高职学报, 2020.</w:t>
            </w:r>
          </w:p>
        </w:tc>
        <w:tc>
          <w:tcPr>
            <w:tcW w:w="1326" w:type="dxa"/>
          </w:tcPr>
          <w:p w14:paraId="4FF1585C">
            <w:pPr>
              <w:spacing w:line="360" w:lineRule="auto"/>
              <w:rPr>
                <w:rFonts w:hint="eastAsia" w:ascii="宋体" w:hAnsi="宋体" w:eastAsia="宋体"/>
                <w:color w:val="000000"/>
                <w:szCs w:val="21"/>
              </w:rPr>
            </w:pPr>
            <w:r>
              <w:rPr>
                <w:rFonts w:hint="eastAsia" w:ascii="宋体" w:hAnsi="宋体" w:eastAsia="宋体"/>
                <w:color w:val="000000"/>
                <w:szCs w:val="21"/>
              </w:rPr>
              <w:t>董航</w:t>
            </w:r>
            <w:r>
              <w:rPr>
                <w:rFonts w:ascii="宋体" w:hAnsi="宋体" w:eastAsia="宋体"/>
                <w:color w:val="000000"/>
                <w:szCs w:val="21"/>
              </w:rPr>
              <w:t xml:space="preserve"> </w:t>
            </w:r>
          </w:p>
        </w:tc>
      </w:tr>
      <w:tr w14:paraId="3334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1161A68">
            <w:pPr>
              <w:spacing w:line="360" w:lineRule="auto"/>
              <w:jc w:val="center"/>
              <w:rPr>
                <w:rFonts w:hint="eastAsia" w:ascii="宋体" w:hAnsi="宋体" w:eastAsia="宋体"/>
                <w:color w:val="000000"/>
                <w:szCs w:val="21"/>
              </w:rPr>
            </w:pPr>
            <w:r>
              <w:rPr>
                <w:rFonts w:hint="eastAsia" w:ascii="宋体" w:hAnsi="宋体" w:eastAsia="宋体"/>
                <w:color w:val="000000"/>
                <w:szCs w:val="21"/>
              </w:rPr>
              <w:t>4</w:t>
            </w:r>
          </w:p>
        </w:tc>
        <w:tc>
          <w:tcPr>
            <w:tcW w:w="6521" w:type="dxa"/>
          </w:tcPr>
          <w:p w14:paraId="47FFB291">
            <w:pPr>
              <w:spacing w:line="360" w:lineRule="auto"/>
              <w:rPr>
                <w:rFonts w:hint="eastAsia" w:ascii="宋体" w:hAnsi="宋体" w:eastAsia="宋体"/>
                <w:color w:val="000000"/>
                <w:szCs w:val="21"/>
              </w:rPr>
            </w:pPr>
            <w:r>
              <w:rPr>
                <w:rFonts w:hint="eastAsia" w:ascii="宋体" w:hAnsi="宋体" w:eastAsia="宋体"/>
                <w:color w:val="000000"/>
                <w:szCs w:val="21"/>
              </w:rPr>
              <w:t>基于Android的记账助手APP的设计与实现[J]. 河南科技, 2019.</w:t>
            </w:r>
          </w:p>
        </w:tc>
        <w:tc>
          <w:tcPr>
            <w:tcW w:w="1326" w:type="dxa"/>
          </w:tcPr>
          <w:p w14:paraId="377233A7">
            <w:pPr>
              <w:spacing w:line="360" w:lineRule="auto"/>
              <w:rPr>
                <w:rFonts w:hint="eastAsia" w:ascii="宋体" w:hAnsi="宋体" w:eastAsia="宋体"/>
                <w:color w:val="000000"/>
                <w:szCs w:val="21"/>
              </w:rPr>
            </w:pPr>
            <w:r>
              <w:rPr>
                <w:rFonts w:hint="eastAsia" w:ascii="宋体" w:hAnsi="宋体" w:eastAsia="宋体"/>
                <w:color w:val="000000"/>
                <w:szCs w:val="21"/>
              </w:rPr>
              <w:t>刘芳华</w:t>
            </w:r>
          </w:p>
        </w:tc>
      </w:tr>
    </w:tbl>
    <w:p w14:paraId="7B00E894">
      <w:pPr>
        <w:pStyle w:val="16"/>
        <w:ind w:left="360" w:firstLine="0" w:firstLineChars="0"/>
      </w:pPr>
    </w:p>
    <w:p w14:paraId="6CE7700C">
      <w:pPr>
        <w:pStyle w:val="2"/>
        <w:rPr>
          <w:rFonts w:hint="eastAsia" w:ascii="华文中宋" w:hAnsi="华文中宋" w:eastAsia="华文中宋"/>
          <w:sz w:val="32"/>
          <w:szCs w:val="32"/>
        </w:rPr>
      </w:pPr>
      <w:bookmarkStart w:id="7" w:name="_Toc149848660"/>
      <w:r>
        <w:rPr>
          <w:rFonts w:hint="eastAsia" w:ascii="华文中宋" w:hAnsi="华文中宋" w:eastAsia="华文中宋"/>
          <w:sz w:val="32"/>
          <w:szCs w:val="32"/>
        </w:rPr>
        <w:t>二、系统结构模型</w:t>
      </w:r>
      <w:bookmarkEnd w:id="7"/>
    </w:p>
    <w:p w14:paraId="05C266FC">
      <w:pPr>
        <w:pStyle w:val="3"/>
      </w:pPr>
      <w:bookmarkStart w:id="8" w:name="_Toc149848661"/>
      <w:r>
        <w:rPr>
          <w:rFonts w:hint="eastAsia"/>
        </w:rPr>
        <w:t>1、初始对象表</w:t>
      </w:r>
      <w:bookmarkEnd w:id="8"/>
    </w:p>
    <w:p w14:paraId="0DF5974F">
      <w:r>
        <w:drawing>
          <wp:inline distT="0" distB="0" distL="114300" distR="114300">
            <wp:extent cx="6315075" cy="3893185"/>
            <wp:effectExtent l="0" t="0" r="0" b="0"/>
            <wp:docPr id="24"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0"/>
                    <pic:cNvPicPr>
                      <a:picLocks noChangeAspect="1"/>
                    </pic:cNvPicPr>
                  </pic:nvPicPr>
                  <pic:blipFill>
                    <a:blip r:embed="rId7"/>
                    <a:srcRect l="1936" t="1289" r="35309" b="34848"/>
                    <a:stretch>
                      <a:fillRect/>
                    </a:stretch>
                  </pic:blipFill>
                  <pic:spPr>
                    <a:xfrm>
                      <a:off x="0" y="0"/>
                      <a:ext cx="6318236" cy="3895463"/>
                    </a:xfrm>
                    <a:prstGeom prst="rect">
                      <a:avLst/>
                    </a:prstGeom>
                    <a:noFill/>
                    <a:ln>
                      <a:noFill/>
                    </a:ln>
                  </pic:spPr>
                </pic:pic>
              </a:graphicData>
            </a:graphic>
          </wp:inline>
        </w:drawing>
      </w:r>
    </w:p>
    <w:p w14:paraId="21BA694C">
      <w:pPr>
        <w:spacing w:line="360" w:lineRule="auto"/>
        <w:jc w:val="center"/>
        <w:rPr>
          <w:rFonts w:hint="eastAsia" w:ascii="宋体" w:hAnsi="宋体" w:eastAsia="宋体"/>
          <w:szCs w:val="21"/>
        </w:rPr>
      </w:pPr>
      <w:r>
        <w:rPr>
          <w:rFonts w:ascii="宋体" w:hAnsi="宋体" w:eastAsia="宋体"/>
          <w:szCs w:val="21"/>
        </w:rPr>
        <w:t>初始对象/类表：</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2268"/>
        <w:gridCol w:w="4728"/>
      </w:tblGrid>
      <w:tr w14:paraId="08E44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076659E9">
            <w:pPr>
              <w:spacing w:line="360" w:lineRule="auto"/>
              <w:jc w:val="center"/>
              <w:rPr>
                <w:rFonts w:hint="eastAsia" w:ascii="宋体" w:hAnsi="宋体" w:eastAsia="宋体"/>
                <w:szCs w:val="21"/>
              </w:rPr>
            </w:pPr>
            <w:r>
              <w:rPr>
                <w:rFonts w:ascii="宋体" w:hAnsi="宋体" w:eastAsia="宋体"/>
                <w:szCs w:val="21"/>
              </w:rPr>
              <w:t>可能的类</w:t>
            </w:r>
          </w:p>
        </w:tc>
        <w:tc>
          <w:tcPr>
            <w:tcW w:w="2268" w:type="dxa"/>
            <w:vAlign w:val="center"/>
          </w:tcPr>
          <w:p w14:paraId="7C93F630">
            <w:pPr>
              <w:spacing w:line="360" w:lineRule="auto"/>
              <w:jc w:val="center"/>
              <w:rPr>
                <w:rFonts w:hint="eastAsia" w:ascii="宋体" w:hAnsi="宋体" w:eastAsia="宋体"/>
                <w:szCs w:val="21"/>
              </w:rPr>
            </w:pPr>
            <w:r>
              <w:rPr>
                <w:rFonts w:ascii="宋体" w:hAnsi="宋体" w:eastAsia="宋体"/>
                <w:szCs w:val="21"/>
              </w:rPr>
              <w:t>英文类名</w:t>
            </w:r>
          </w:p>
        </w:tc>
        <w:tc>
          <w:tcPr>
            <w:tcW w:w="4728" w:type="dxa"/>
            <w:vAlign w:val="center"/>
          </w:tcPr>
          <w:p w14:paraId="535898A1">
            <w:pPr>
              <w:spacing w:line="360" w:lineRule="auto"/>
              <w:jc w:val="center"/>
              <w:rPr>
                <w:rFonts w:hint="eastAsia" w:ascii="宋体" w:hAnsi="宋体" w:eastAsia="宋体"/>
                <w:szCs w:val="21"/>
              </w:rPr>
            </w:pPr>
            <w:r>
              <w:rPr>
                <w:rFonts w:ascii="宋体" w:hAnsi="宋体" w:eastAsia="宋体"/>
                <w:szCs w:val="21"/>
              </w:rPr>
              <w:t>简单描述</w:t>
            </w:r>
          </w:p>
        </w:tc>
      </w:tr>
      <w:tr w14:paraId="4BDD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38C9EB64">
            <w:pPr>
              <w:spacing w:line="360" w:lineRule="auto"/>
              <w:jc w:val="center"/>
              <w:rPr>
                <w:rFonts w:hint="eastAsia" w:ascii="宋体" w:hAnsi="宋体" w:eastAsia="宋体"/>
                <w:szCs w:val="21"/>
              </w:rPr>
            </w:pPr>
            <w:r>
              <w:rPr>
                <w:rFonts w:ascii="宋体" w:hAnsi="宋体" w:eastAsia="宋体"/>
                <w:szCs w:val="21"/>
              </w:rPr>
              <w:t>用户</w:t>
            </w:r>
          </w:p>
        </w:tc>
        <w:tc>
          <w:tcPr>
            <w:tcW w:w="2268" w:type="dxa"/>
            <w:vAlign w:val="center"/>
          </w:tcPr>
          <w:p w14:paraId="35582C07">
            <w:pPr>
              <w:spacing w:line="360" w:lineRule="auto"/>
              <w:jc w:val="center"/>
              <w:rPr>
                <w:rFonts w:hint="eastAsia" w:ascii="宋体" w:hAnsi="宋体" w:eastAsia="宋体"/>
                <w:szCs w:val="21"/>
              </w:rPr>
            </w:pPr>
            <w:r>
              <w:rPr>
                <w:rFonts w:ascii="宋体" w:hAnsi="宋体" w:eastAsia="宋体"/>
                <w:szCs w:val="21"/>
              </w:rPr>
              <w:t>User</w:t>
            </w:r>
          </w:p>
        </w:tc>
        <w:tc>
          <w:tcPr>
            <w:tcW w:w="4728" w:type="dxa"/>
            <w:vAlign w:val="center"/>
          </w:tcPr>
          <w:p w14:paraId="129DD413">
            <w:pPr>
              <w:spacing w:line="360" w:lineRule="auto"/>
              <w:jc w:val="center"/>
              <w:rPr>
                <w:rFonts w:hint="eastAsia" w:ascii="宋体" w:hAnsi="宋体" w:eastAsia="宋体"/>
                <w:szCs w:val="21"/>
              </w:rPr>
            </w:pPr>
            <w:r>
              <w:rPr>
                <w:rFonts w:hint="eastAsia" w:ascii="宋体" w:hAnsi="宋体" w:eastAsia="宋体"/>
                <w:szCs w:val="21"/>
              </w:rPr>
              <w:t>该类是管理员类、普通用户类的基类，用于提供两个类共有的属性和操作。</w:t>
            </w:r>
          </w:p>
        </w:tc>
      </w:tr>
      <w:tr w14:paraId="48169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0E82A4B5">
            <w:pPr>
              <w:spacing w:line="360" w:lineRule="auto"/>
              <w:jc w:val="center"/>
              <w:rPr>
                <w:rFonts w:hint="eastAsia" w:ascii="宋体" w:hAnsi="宋体" w:eastAsia="宋体"/>
                <w:szCs w:val="21"/>
              </w:rPr>
            </w:pPr>
            <w:r>
              <w:rPr>
                <w:rFonts w:hint="eastAsia" w:ascii="宋体" w:hAnsi="宋体" w:eastAsia="宋体"/>
                <w:szCs w:val="21"/>
              </w:rPr>
              <w:t>管理员</w:t>
            </w:r>
          </w:p>
        </w:tc>
        <w:tc>
          <w:tcPr>
            <w:tcW w:w="2268" w:type="dxa"/>
            <w:vAlign w:val="center"/>
          </w:tcPr>
          <w:p w14:paraId="44F560C9">
            <w:pPr>
              <w:spacing w:line="360" w:lineRule="auto"/>
              <w:jc w:val="center"/>
              <w:rPr>
                <w:rFonts w:hint="eastAsia" w:ascii="宋体" w:hAnsi="宋体" w:eastAsia="宋体"/>
                <w:szCs w:val="21"/>
              </w:rPr>
            </w:pPr>
            <w:r>
              <w:rPr>
                <w:rFonts w:hint="eastAsia" w:ascii="宋体" w:hAnsi="宋体" w:eastAsia="宋体"/>
                <w:szCs w:val="21"/>
              </w:rPr>
              <w:t>Administrator</w:t>
            </w:r>
          </w:p>
        </w:tc>
        <w:tc>
          <w:tcPr>
            <w:tcW w:w="4728" w:type="dxa"/>
            <w:vAlign w:val="center"/>
          </w:tcPr>
          <w:p w14:paraId="148EDF3B">
            <w:pPr>
              <w:spacing w:line="360" w:lineRule="auto"/>
              <w:jc w:val="center"/>
              <w:rPr>
                <w:rFonts w:hint="eastAsia" w:ascii="宋体" w:hAnsi="宋体" w:eastAsia="宋体"/>
                <w:szCs w:val="21"/>
              </w:rPr>
            </w:pPr>
            <w:r>
              <w:rPr>
                <w:rFonts w:hint="eastAsia" w:ascii="宋体" w:hAnsi="宋体" w:eastAsia="宋体"/>
                <w:szCs w:val="21"/>
              </w:rPr>
              <w:t>该类用于对管理员提供一系列信息及相关操作。</w:t>
            </w:r>
          </w:p>
        </w:tc>
      </w:tr>
      <w:tr w14:paraId="18587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259C6651">
            <w:pPr>
              <w:spacing w:line="360" w:lineRule="auto"/>
              <w:jc w:val="center"/>
              <w:rPr>
                <w:rFonts w:hint="eastAsia" w:ascii="宋体" w:hAnsi="宋体" w:eastAsia="宋体"/>
                <w:szCs w:val="21"/>
              </w:rPr>
            </w:pPr>
            <w:r>
              <w:rPr>
                <w:rFonts w:hint="eastAsia" w:ascii="宋体" w:hAnsi="宋体" w:eastAsia="宋体"/>
                <w:szCs w:val="21"/>
              </w:rPr>
              <w:t>个人用户</w:t>
            </w:r>
          </w:p>
        </w:tc>
        <w:tc>
          <w:tcPr>
            <w:tcW w:w="2268" w:type="dxa"/>
            <w:vAlign w:val="center"/>
          </w:tcPr>
          <w:p w14:paraId="7C0DF921">
            <w:pPr>
              <w:spacing w:line="360" w:lineRule="auto"/>
              <w:jc w:val="center"/>
              <w:rPr>
                <w:rFonts w:hint="eastAsia" w:ascii="宋体" w:hAnsi="宋体" w:eastAsia="宋体"/>
                <w:szCs w:val="21"/>
              </w:rPr>
            </w:pPr>
            <w:r>
              <w:rPr>
                <w:rFonts w:hint="eastAsia" w:ascii="宋体" w:hAnsi="宋体" w:eastAsia="宋体"/>
                <w:szCs w:val="21"/>
              </w:rPr>
              <w:t>O</w:t>
            </w:r>
            <w:r>
              <w:rPr>
                <w:rFonts w:ascii="宋体" w:hAnsi="宋体" w:eastAsia="宋体"/>
                <w:szCs w:val="21"/>
              </w:rPr>
              <w:t>rdinary</w:t>
            </w:r>
            <w:r>
              <w:rPr>
                <w:rFonts w:hint="eastAsia" w:ascii="宋体" w:hAnsi="宋体" w:eastAsia="宋体"/>
                <w:szCs w:val="21"/>
              </w:rPr>
              <w:t>User</w:t>
            </w:r>
          </w:p>
        </w:tc>
        <w:tc>
          <w:tcPr>
            <w:tcW w:w="4728" w:type="dxa"/>
            <w:vAlign w:val="center"/>
          </w:tcPr>
          <w:p w14:paraId="3F1B60AC">
            <w:pPr>
              <w:spacing w:line="360" w:lineRule="auto"/>
              <w:jc w:val="center"/>
              <w:rPr>
                <w:rFonts w:hint="eastAsia" w:ascii="宋体" w:hAnsi="宋体" w:eastAsia="宋体"/>
                <w:szCs w:val="21"/>
              </w:rPr>
            </w:pPr>
            <w:r>
              <w:rPr>
                <w:rFonts w:hint="eastAsia" w:ascii="宋体" w:hAnsi="宋体" w:eastAsia="宋体"/>
                <w:szCs w:val="21"/>
              </w:rPr>
              <w:t>该类为普通用户，可以进行创建团体项目、参加项目、确认项目、结算项目、查询个人账本等。</w:t>
            </w:r>
          </w:p>
        </w:tc>
      </w:tr>
      <w:tr w14:paraId="630FB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1628C2DD">
            <w:pPr>
              <w:spacing w:line="360" w:lineRule="auto"/>
              <w:jc w:val="center"/>
              <w:rPr>
                <w:rFonts w:hint="eastAsia" w:ascii="宋体" w:hAnsi="宋体" w:eastAsia="宋体"/>
                <w:szCs w:val="21"/>
              </w:rPr>
            </w:pPr>
            <w:r>
              <w:rPr>
                <w:rFonts w:hint="eastAsia" w:ascii="宋体" w:hAnsi="宋体" w:eastAsia="宋体"/>
                <w:szCs w:val="21"/>
              </w:rPr>
              <w:t>团体项目类</w:t>
            </w:r>
          </w:p>
        </w:tc>
        <w:tc>
          <w:tcPr>
            <w:tcW w:w="2268" w:type="dxa"/>
            <w:vAlign w:val="center"/>
          </w:tcPr>
          <w:p w14:paraId="34C845EB">
            <w:pPr>
              <w:spacing w:line="360" w:lineRule="auto"/>
              <w:jc w:val="center"/>
              <w:rPr>
                <w:rFonts w:hint="eastAsia" w:ascii="宋体" w:hAnsi="宋体" w:eastAsia="宋体"/>
                <w:szCs w:val="21"/>
              </w:rPr>
            </w:pPr>
            <w:r>
              <w:rPr>
                <w:rFonts w:hint="eastAsia" w:ascii="宋体" w:hAnsi="宋体" w:eastAsia="宋体"/>
                <w:szCs w:val="21"/>
              </w:rPr>
              <w:t>GroupActivity</w:t>
            </w:r>
          </w:p>
        </w:tc>
        <w:tc>
          <w:tcPr>
            <w:tcW w:w="4728" w:type="dxa"/>
            <w:vAlign w:val="center"/>
          </w:tcPr>
          <w:p w14:paraId="022F139A">
            <w:pPr>
              <w:spacing w:line="360" w:lineRule="auto"/>
              <w:jc w:val="center"/>
              <w:rPr>
                <w:rFonts w:hint="eastAsia" w:ascii="宋体" w:hAnsi="宋体" w:eastAsia="宋体"/>
                <w:szCs w:val="21"/>
              </w:rPr>
            </w:pPr>
            <w:r>
              <w:rPr>
                <w:rFonts w:hint="eastAsia" w:ascii="宋体" w:hAnsi="宋体" w:eastAsia="宋体"/>
                <w:szCs w:val="21"/>
              </w:rPr>
              <w:t>该类用于管理所有团体项目</w:t>
            </w:r>
          </w:p>
        </w:tc>
      </w:tr>
      <w:tr w14:paraId="0F5E4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6DBF9E98">
            <w:pPr>
              <w:spacing w:line="360" w:lineRule="auto"/>
              <w:jc w:val="center"/>
              <w:rPr>
                <w:rFonts w:hint="eastAsia" w:ascii="宋体" w:hAnsi="宋体" w:eastAsia="宋体"/>
                <w:szCs w:val="21"/>
              </w:rPr>
            </w:pPr>
            <w:r>
              <w:rPr>
                <w:rFonts w:hint="eastAsia" w:ascii="宋体" w:hAnsi="宋体" w:eastAsia="宋体"/>
                <w:szCs w:val="21"/>
              </w:rPr>
              <w:t>项目成员类</w:t>
            </w:r>
          </w:p>
        </w:tc>
        <w:tc>
          <w:tcPr>
            <w:tcW w:w="2268" w:type="dxa"/>
            <w:vAlign w:val="center"/>
          </w:tcPr>
          <w:p w14:paraId="6B34161E">
            <w:pPr>
              <w:spacing w:line="360" w:lineRule="auto"/>
              <w:jc w:val="center"/>
              <w:rPr>
                <w:rFonts w:hint="eastAsia" w:ascii="宋体" w:hAnsi="宋体" w:eastAsia="宋体"/>
                <w:szCs w:val="21"/>
              </w:rPr>
            </w:pPr>
            <w:r>
              <w:rPr>
                <w:rFonts w:hint="eastAsia" w:ascii="宋体" w:hAnsi="宋体" w:eastAsia="宋体"/>
                <w:szCs w:val="21"/>
              </w:rPr>
              <w:t>ActivityMember</w:t>
            </w:r>
          </w:p>
        </w:tc>
        <w:tc>
          <w:tcPr>
            <w:tcW w:w="4728" w:type="dxa"/>
            <w:vAlign w:val="center"/>
          </w:tcPr>
          <w:p w14:paraId="48416220">
            <w:pPr>
              <w:spacing w:line="360" w:lineRule="auto"/>
              <w:jc w:val="center"/>
              <w:rPr>
                <w:rFonts w:hint="eastAsia" w:ascii="宋体" w:hAnsi="宋体" w:eastAsia="宋体"/>
                <w:szCs w:val="21"/>
              </w:rPr>
            </w:pPr>
            <w:r>
              <w:rPr>
                <w:rFonts w:hint="eastAsia" w:ascii="宋体" w:hAnsi="宋体" w:eastAsia="宋体"/>
                <w:szCs w:val="21"/>
              </w:rPr>
              <w:t>该类用于记录项目成员信息</w:t>
            </w:r>
          </w:p>
        </w:tc>
      </w:tr>
      <w:tr w14:paraId="325A9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2FFFEF85">
            <w:pPr>
              <w:spacing w:line="360" w:lineRule="auto"/>
              <w:jc w:val="center"/>
              <w:rPr>
                <w:rFonts w:hint="eastAsia" w:ascii="宋体" w:hAnsi="宋体" w:eastAsia="宋体"/>
                <w:szCs w:val="21"/>
              </w:rPr>
            </w:pPr>
            <w:r>
              <w:rPr>
                <w:rFonts w:hint="eastAsia" w:ascii="宋体" w:hAnsi="宋体" w:eastAsia="宋体"/>
                <w:szCs w:val="21"/>
              </w:rPr>
              <w:t>收费管理类</w:t>
            </w:r>
          </w:p>
        </w:tc>
        <w:tc>
          <w:tcPr>
            <w:tcW w:w="2268" w:type="dxa"/>
            <w:vAlign w:val="center"/>
          </w:tcPr>
          <w:p w14:paraId="08949E02">
            <w:pPr>
              <w:spacing w:line="360" w:lineRule="auto"/>
              <w:jc w:val="center"/>
              <w:rPr>
                <w:rFonts w:hint="eastAsia" w:ascii="宋体" w:hAnsi="宋体" w:eastAsia="宋体"/>
                <w:szCs w:val="21"/>
              </w:rPr>
            </w:pPr>
            <w:r>
              <w:rPr>
                <w:rFonts w:hint="eastAsia" w:ascii="宋体" w:hAnsi="宋体" w:eastAsia="宋体"/>
                <w:szCs w:val="21"/>
              </w:rPr>
              <w:t>Collect</w:t>
            </w:r>
          </w:p>
        </w:tc>
        <w:tc>
          <w:tcPr>
            <w:tcW w:w="4728" w:type="dxa"/>
            <w:vAlign w:val="center"/>
          </w:tcPr>
          <w:p w14:paraId="487E5A4A">
            <w:pPr>
              <w:spacing w:line="360" w:lineRule="auto"/>
              <w:jc w:val="center"/>
              <w:rPr>
                <w:rFonts w:hint="eastAsia" w:ascii="宋体" w:hAnsi="宋体" w:eastAsia="宋体"/>
                <w:szCs w:val="21"/>
              </w:rPr>
            </w:pPr>
            <w:r>
              <w:rPr>
                <w:rFonts w:hint="eastAsia" w:ascii="宋体" w:hAnsi="宋体" w:eastAsia="宋体"/>
                <w:szCs w:val="21"/>
              </w:rPr>
              <w:t>该类用于管理项目收款</w:t>
            </w:r>
          </w:p>
        </w:tc>
      </w:tr>
      <w:tr w14:paraId="01433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59976B16">
            <w:pPr>
              <w:spacing w:line="360" w:lineRule="auto"/>
              <w:jc w:val="center"/>
              <w:rPr>
                <w:rFonts w:hint="eastAsia" w:ascii="宋体" w:hAnsi="宋体" w:eastAsia="宋体"/>
                <w:szCs w:val="21"/>
              </w:rPr>
            </w:pPr>
            <w:r>
              <w:rPr>
                <w:rFonts w:hint="eastAsia" w:ascii="宋体" w:hAnsi="宋体" w:eastAsia="宋体"/>
                <w:szCs w:val="21"/>
              </w:rPr>
              <w:t>支付类</w:t>
            </w:r>
          </w:p>
        </w:tc>
        <w:tc>
          <w:tcPr>
            <w:tcW w:w="2268" w:type="dxa"/>
            <w:vAlign w:val="center"/>
          </w:tcPr>
          <w:p w14:paraId="20F40A61">
            <w:pPr>
              <w:spacing w:line="360" w:lineRule="auto"/>
              <w:jc w:val="center"/>
              <w:rPr>
                <w:rFonts w:hint="eastAsia" w:ascii="宋体" w:hAnsi="宋体" w:eastAsia="宋体"/>
                <w:szCs w:val="21"/>
              </w:rPr>
            </w:pPr>
            <w:r>
              <w:rPr>
                <w:rFonts w:hint="eastAsia" w:ascii="宋体" w:hAnsi="宋体" w:eastAsia="宋体"/>
                <w:szCs w:val="21"/>
              </w:rPr>
              <w:t>Pay</w:t>
            </w:r>
          </w:p>
        </w:tc>
        <w:tc>
          <w:tcPr>
            <w:tcW w:w="4728" w:type="dxa"/>
            <w:vAlign w:val="center"/>
          </w:tcPr>
          <w:p w14:paraId="4D3EE77B">
            <w:pPr>
              <w:spacing w:line="360" w:lineRule="auto"/>
              <w:jc w:val="center"/>
              <w:rPr>
                <w:rFonts w:hint="eastAsia" w:ascii="宋体" w:hAnsi="宋体" w:eastAsia="宋体"/>
                <w:szCs w:val="21"/>
              </w:rPr>
            </w:pPr>
            <w:r>
              <w:rPr>
                <w:rFonts w:hint="eastAsia" w:ascii="宋体" w:hAnsi="宋体" w:eastAsia="宋体"/>
                <w:szCs w:val="21"/>
              </w:rPr>
              <w:t>该类用于用户对应交费用的支付</w:t>
            </w:r>
          </w:p>
        </w:tc>
      </w:tr>
      <w:tr w14:paraId="7BF65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0A55EAC5">
            <w:pPr>
              <w:spacing w:line="360" w:lineRule="auto"/>
              <w:jc w:val="center"/>
              <w:rPr>
                <w:rFonts w:hint="eastAsia" w:ascii="宋体" w:hAnsi="宋体" w:eastAsia="宋体"/>
                <w:szCs w:val="21"/>
              </w:rPr>
            </w:pPr>
            <w:r>
              <w:rPr>
                <w:rFonts w:hint="eastAsia" w:ascii="宋体" w:hAnsi="宋体" w:eastAsia="宋体"/>
                <w:szCs w:val="21"/>
              </w:rPr>
              <w:t>举报管理类</w:t>
            </w:r>
          </w:p>
        </w:tc>
        <w:tc>
          <w:tcPr>
            <w:tcW w:w="2268" w:type="dxa"/>
            <w:vAlign w:val="center"/>
          </w:tcPr>
          <w:p w14:paraId="1D1C34E7">
            <w:pPr>
              <w:spacing w:line="360" w:lineRule="auto"/>
              <w:jc w:val="center"/>
              <w:rPr>
                <w:rFonts w:hint="eastAsia" w:ascii="宋体" w:hAnsi="宋体" w:eastAsia="宋体"/>
                <w:szCs w:val="21"/>
              </w:rPr>
            </w:pPr>
            <w:r>
              <w:rPr>
                <w:rFonts w:hint="eastAsia" w:ascii="宋体" w:hAnsi="宋体" w:eastAsia="宋体"/>
                <w:szCs w:val="21"/>
              </w:rPr>
              <w:t>Report</w:t>
            </w:r>
          </w:p>
        </w:tc>
        <w:tc>
          <w:tcPr>
            <w:tcW w:w="4728" w:type="dxa"/>
            <w:vAlign w:val="center"/>
          </w:tcPr>
          <w:p w14:paraId="5E263CC6">
            <w:pPr>
              <w:spacing w:line="360" w:lineRule="auto"/>
              <w:jc w:val="center"/>
              <w:rPr>
                <w:rFonts w:hint="eastAsia" w:ascii="宋体" w:hAnsi="宋体" w:eastAsia="宋体"/>
                <w:szCs w:val="21"/>
              </w:rPr>
            </w:pPr>
            <w:r>
              <w:rPr>
                <w:rFonts w:hint="eastAsia" w:ascii="宋体" w:hAnsi="宋体" w:eastAsia="宋体"/>
                <w:szCs w:val="21"/>
              </w:rPr>
              <w:t>该类用于用户举报和管理员审核举报</w:t>
            </w:r>
          </w:p>
        </w:tc>
      </w:tr>
    </w:tbl>
    <w:p w14:paraId="0135AA16">
      <w:pPr>
        <w:spacing w:line="360" w:lineRule="auto"/>
        <w:jc w:val="center"/>
        <w:rPr>
          <w:rFonts w:hint="eastAsia" w:ascii="宋体" w:hAnsi="宋体" w:eastAsia="宋体"/>
          <w:szCs w:val="21"/>
        </w:rPr>
      </w:pPr>
    </w:p>
    <w:p w14:paraId="02CAC3F2">
      <w:pPr>
        <w:pStyle w:val="3"/>
      </w:pPr>
      <w:bookmarkStart w:id="9" w:name="_Toc149848662"/>
      <w:r>
        <w:rPr>
          <w:rFonts w:hint="eastAsia"/>
        </w:rPr>
        <w:t>2、初始类图</w:t>
      </w:r>
      <w:bookmarkEnd w:id="9"/>
    </w:p>
    <w:p w14:paraId="37CBC600"/>
    <w:p w14:paraId="1F77BDFC">
      <w:r>
        <w:drawing>
          <wp:inline distT="0" distB="0" distL="114300" distR="114300">
            <wp:extent cx="5668010" cy="34182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rcRect r="33084" b="32758"/>
                    <a:stretch>
                      <a:fillRect/>
                    </a:stretch>
                  </pic:blipFill>
                  <pic:spPr>
                    <a:xfrm>
                      <a:off x="0" y="0"/>
                      <a:ext cx="5668010" cy="3418205"/>
                    </a:xfrm>
                    <a:prstGeom prst="rect">
                      <a:avLst/>
                    </a:prstGeom>
                    <a:noFill/>
                    <a:ln>
                      <a:noFill/>
                    </a:ln>
                  </pic:spPr>
                </pic:pic>
              </a:graphicData>
            </a:graphic>
          </wp:inline>
        </w:drawing>
      </w:r>
    </w:p>
    <w:p w14:paraId="4FC03ED1">
      <w:pPr>
        <w:pStyle w:val="3"/>
      </w:pPr>
      <w:bookmarkStart w:id="10" w:name="_Toc149848663"/>
      <w:r>
        <w:rPr>
          <w:rFonts w:hint="eastAsia"/>
        </w:rPr>
        <w:t>3、细化类图</w:t>
      </w:r>
      <w:bookmarkEnd w:id="10"/>
    </w:p>
    <w:p w14:paraId="1D36C2B3">
      <w:pPr>
        <w:pStyle w:val="4"/>
        <w:rPr>
          <w:rFonts w:hint="eastAsia"/>
        </w:rPr>
      </w:pPr>
      <w:bookmarkStart w:id="11" w:name="_Toc149848664"/>
      <w:r>
        <w:rPr>
          <w:rFonts w:hint="eastAsia"/>
        </w:rPr>
        <w:t>3.1属性的识别</w:t>
      </w:r>
      <w:bookmarkEnd w:id="11"/>
    </w:p>
    <w:p w14:paraId="58D820A5">
      <w:pPr>
        <w:spacing w:line="360" w:lineRule="auto"/>
        <w:jc w:val="left"/>
        <w:rPr>
          <w:rFonts w:hint="eastAsia" w:ascii="宋体" w:hAnsi="宋体" w:eastAsia="宋体"/>
          <w:szCs w:val="21"/>
        </w:rPr>
      </w:pPr>
      <w:r>
        <w:rPr>
          <w:rFonts w:hint="eastAsia" w:ascii="宋体" w:hAnsi="宋体" w:eastAsia="宋体"/>
          <w:szCs w:val="21"/>
        </w:rPr>
        <w:t>（注</w:t>
      </w:r>
      <w:r>
        <w:rPr>
          <w:rFonts w:ascii="宋体" w:hAnsi="宋体" w:eastAsia="宋体"/>
          <w:szCs w:val="21"/>
        </w:rPr>
        <w:t>：primary key</w:t>
      </w:r>
      <w:r>
        <w:rPr>
          <w:rFonts w:hint="eastAsia" w:ascii="宋体" w:hAnsi="宋体" w:eastAsia="宋体"/>
          <w:szCs w:val="21"/>
        </w:rPr>
        <w:t>为标蓝属性</w:t>
      </w:r>
      <w:r>
        <w:rPr>
          <w:rFonts w:ascii="宋体" w:hAnsi="宋体" w:eastAsia="宋体"/>
          <w:szCs w:val="21"/>
        </w:rPr>
        <w:t>）</w:t>
      </w:r>
    </w:p>
    <w:p w14:paraId="76694F0D">
      <w:pPr>
        <w:spacing w:line="360" w:lineRule="auto"/>
        <w:jc w:val="left"/>
        <w:rPr>
          <w:rFonts w:hint="eastAsia" w:ascii="宋体" w:hAnsi="宋体" w:eastAsia="宋体"/>
          <w:b/>
          <w:bCs/>
          <w:szCs w:val="21"/>
        </w:rPr>
      </w:pPr>
      <w:r>
        <w:rPr>
          <w:rFonts w:ascii="宋体" w:hAnsi="宋体" w:eastAsia="宋体"/>
          <w:b/>
          <w:bCs/>
          <w:szCs w:val="21"/>
        </w:rPr>
        <w:t>类名：</w:t>
      </w:r>
      <w:r>
        <w:rPr>
          <w:rFonts w:hint="eastAsia" w:ascii="宋体" w:hAnsi="宋体" w:eastAsia="宋体"/>
          <w:b/>
          <w:bCs/>
          <w:szCs w:val="21"/>
        </w:rPr>
        <w:t>User</w:t>
      </w:r>
      <w:r>
        <w:rPr>
          <w:rFonts w:ascii="宋体" w:hAnsi="宋体" w:eastAsia="宋体"/>
          <w:b/>
          <w:bCs/>
          <w:szCs w:val="21"/>
        </w:rPr>
        <w:t>（</w:t>
      </w:r>
      <w:r>
        <w:rPr>
          <w:rFonts w:hint="eastAsia" w:ascii="宋体" w:hAnsi="宋体" w:eastAsia="宋体"/>
          <w:b/>
          <w:bCs/>
          <w:szCs w:val="21"/>
        </w:rPr>
        <w:t>用户</w:t>
      </w:r>
      <w:r>
        <w:rPr>
          <w:rFonts w:ascii="宋体" w:hAnsi="宋体" w:eastAsia="宋体"/>
          <w:b/>
          <w:bCs/>
          <w:szCs w:val="21"/>
        </w:rPr>
        <w:t>类）</w:t>
      </w:r>
    </w:p>
    <w:p w14:paraId="410AA241">
      <w:pPr>
        <w:spacing w:line="360" w:lineRule="auto"/>
        <w:jc w:val="left"/>
        <w:rPr>
          <w:rFonts w:hint="eastAsia" w:ascii="宋体" w:hAnsi="宋体" w:eastAsia="宋体"/>
          <w:b/>
          <w:bCs/>
          <w:szCs w:val="21"/>
        </w:rPr>
      </w:pPr>
      <w:r>
        <w:rPr>
          <w:rFonts w:ascii="宋体" w:hAnsi="宋体" w:eastAsia="宋体"/>
          <w:b/>
          <w:bCs/>
          <w:szCs w:val="21"/>
        </w:rPr>
        <w:t>属性表如表</w:t>
      </w:r>
      <w:r>
        <w:rPr>
          <w:rFonts w:hint="eastAsia" w:ascii="宋体" w:hAnsi="宋体" w:eastAsia="宋体"/>
          <w:b/>
          <w:bCs/>
          <w:szCs w:val="21"/>
        </w:rPr>
        <w:t>3.1</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所示：</w:t>
      </w:r>
    </w:p>
    <w:p w14:paraId="4FFF6D41">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 xml:space="preserve">.1 </w:t>
      </w:r>
      <w:r>
        <w:rPr>
          <w:rFonts w:hint="eastAsia" w:ascii="宋体" w:hAnsi="宋体" w:eastAsia="宋体"/>
          <w:szCs w:val="21"/>
        </w:rPr>
        <w:t>User</w:t>
      </w:r>
      <w:r>
        <w:rPr>
          <w:rFonts w:ascii="宋体" w:hAnsi="宋体" w:eastAsia="宋体"/>
          <w:szCs w:val="21"/>
        </w:rPr>
        <w:t>类属性表</w:t>
      </w:r>
    </w:p>
    <w:tbl>
      <w:tblPr>
        <w:tblStyle w:val="9"/>
        <w:tblW w:w="64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1"/>
        <w:gridCol w:w="2238"/>
        <w:gridCol w:w="2294"/>
        <w:gridCol w:w="111"/>
      </w:tblGrid>
      <w:tr w14:paraId="0BD67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3" w:type="dxa"/>
          <w:jc w:val="center"/>
        </w:trPr>
        <w:tc>
          <w:tcPr>
            <w:tcW w:w="1832" w:type="dxa"/>
          </w:tcPr>
          <w:p w14:paraId="150F480F">
            <w:pPr>
              <w:spacing w:line="360" w:lineRule="auto"/>
              <w:jc w:val="center"/>
              <w:rPr>
                <w:rFonts w:hint="eastAsia" w:ascii="宋体" w:hAnsi="宋体" w:eastAsia="宋体"/>
                <w:szCs w:val="21"/>
              </w:rPr>
            </w:pPr>
            <w:r>
              <w:rPr>
                <w:rFonts w:ascii="宋体" w:hAnsi="宋体" w:eastAsia="宋体"/>
                <w:szCs w:val="21"/>
              </w:rPr>
              <w:t>中文名</w:t>
            </w:r>
          </w:p>
        </w:tc>
        <w:tc>
          <w:tcPr>
            <w:tcW w:w="2277" w:type="dxa"/>
          </w:tcPr>
          <w:p w14:paraId="064C1B14">
            <w:pPr>
              <w:spacing w:line="360" w:lineRule="auto"/>
              <w:jc w:val="center"/>
              <w:rPr>
                <w:rFonts w:hint="eastAsia" w:ascii="宋体" w:hAnsi="宋体" w:eastAsia="宋体"/>
                <w:szCs w:val="21"/>
              </w:rPr>
            </w:pPr>
            <w:r>
              <w:rPr>
                <w:rFonts w:ascii="宋体" w:hAnsi="宋体" w:eastAsia="宋体"/>
                <w:szCs w:val="21"/>
              </w:rPr>
              <w:t>英文名</w:t>
            </w:r>
          </w:p>
        </w:tc>
        <w:tc>
          <w:tcPr>
            <w:tcW w:w="2335" w:type="dxa"/>
          </w:tcPr>
          <w:p w14:paraId="30B78783">
            <w:pPr>
              <w:spacing w:line="360" w:lineRule="auto"/>
              <w:jc w:val="center"/>
              <w:rPr>
                <w:rFonts w:hint="eastAsia" w:ascii="宋体" w:hAnsi="宋体" w:eastAsia="宋体"/>
                <w:szCs w:val="21"/>
              </w:rPr>
            </w:pPr>
            <w:r>
              <w:rPr>
                <w:rFonts w:ascii="宋体" w:hAnsi="宋体" w:eastAsia="宋体"/>
                <w:szCs w:val="21"/>
              </w:rPr>
              <w:t>数据类型</w:t>
            </w:r>
          </w:p>
        </w:tc>
      </w:tr>
      <w:tr w14:paraId="6E6CB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3" w:type="dxa"/>
          <w:jc w:val="center"/>
        </w:trPr>
        <w:tc>
          <w:tcPr>
            <w:tcW w:w="1832" w:type="dxa"/>
            <w:tcBorders>
              <w:top w:val="single" w:color="auto" w:sz="4" w:space="0"/>
              <w:left w:val="single" w:color="auto" w:sz="4" w:space="0"/>
              <w:bottom w:val="single" w:color="auto" w:sz="4" w:space="0"/>
              <w:right w:val="single" w:color="auto" w:sz="4" w:space="0"/>
            </w:tcBorders>
          </w:tcPr>
          <w:p w14:paraId="3EA28AA3">
            <w:pPr>
              <w:spacing w:line="360" w:lineRule="auto"/>
              <w:jc w:val="center"/>
              <w:rPr>
                <w:rFonts w:hint="eastAsia" w:ascii="宋体" w:hAnsi="宋体" w:eastAsia="宋体"/>
                <w:szCs w:val="21"/>
              </w:rPr>
            </w:pPr>
            <w:r>
              <w:rPr>
                <w:rFonts w:ascii="宋体" w:hAnsi="宋体" w:eastAsia="宋体"/>
                <w:szCs w:val="21"/>
              </w:rPr>
              <w:t>用户ID</w:t>
            </w:r>
          </w:p>
        </w:tc>
        <w:tc>
          <w:tcPr>
            <w:tcW w:w="2277" w:type="dxa"/>
            <w:tcBorders>
              <w:top w:val="single" w:color="auto" w:sz="4" w:space="0"/>
              <w:left w:val="single" w:color="auto" w:sz="4" w:space="0"/>
              <w:bottom w:val="single" w:color="auto" w:sz="4" w:space="0"/>
              <w:right w:val="single" w:color="auto" w:sz="4" w:space="0"/>
            </w:tcBorders>
          </w:tcPr>
          <w:p w14:paraId="7CAD53EC">
            <w:pPr>
              <w:spacing w:line="360" w:lineRule="auto"/>
              <w:jc w:val="center"/>
              <w:rPr>
                <w:rFonts w:hint="eastAsia" w:ascii="宋体" w:hAnsi="宋体" w:eastAsia="宋体"/>
                <w:color w:val="0000FF"/>
                <w:szCs w:val="21"/>
              </w:rPr>
            </w:pPr>
            <w:r>
              <w:rPr>
                <w:rFonts w:ascii="宋体" w:hAnsi="宋体" w:eastAsia="宋体"/>
                <w:color w:val="0000FF"/>
                <w:szCs w:val="21"/>
              </w:rPr>
              <w:t>userID</w:t>
            </w:r>
          </w:p>
        </w:tc>
        <w:tc>
          <w:tcPr>
            <w:tcW w:w="2335" w:type="dxa"/>
            <w:tcBorders>
              <w:top w:val="single" w:color="auto" w:sz="4" w:space="0"/>
              <w:left w:val="single" w:color="auto" w:sz="4" w:space="0"/>
              <w:bottom w:val="single" w:color="auto" w:sz="4" w:space="0"/>
              <w:right w:val="single" w:color="auto" w:sz="4" w:space="0"/>
            </w:tcBorders>
          </w:tcPr>
          <w:p w14:paraId="2079743B">
            <w:pPr>
              <w:spacing w:line="360" w:lineRule="auto"/>
              <w:jc w:val="center"/>
              <w:rPr>
                <w:rFonts w:hint="eastAsia" w:ascii="宋体" w:hAnsi="宋体" w:eastAsia="宋体"/>
                <w:color w:val="0000FF"/>
                <w:szCs w:val="21"/>
              </w:rPr>
            </w:pPr>
            <w:r>
              <w:rPr>
                <w:rFonts w:hint="eastAsia" w:ascii="宋体" w:hAnsi="宋体" w:eastAsia="宋体"/>
                <w:color w:val="0000FF"/>
                <w:szCs w:val="21"/>
              </w:rPr>
              <w:t>varchar</w:t>
            </w:r>
          </w:p>
        </w:tc>
      </w:tr>
      <w:tr w14:paraId="4214D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3" w:type="dxa"/>
          <w:jc w:val="center"/>
        </w:trPr>
        <w:tc>
          <w:tcPr>
            <w:tcW w:w="1832" w:type="dxa"/>
            <w:tcBorders>
              <w:top w:val="single" w:color="auto" w:sz="4" w:space="0"/>
              <w:left w:val="single" w:color="auto" w:sz="4" w:space="0"/>
              <w:bottom w:val="single" w:color="auto" w:sz="4" w:space="0"/>
              <w:right w:val="single" w:color="auto" w:sz="4" w:space="0"/>
            </w:tcBorders>
          </w:tcPr>
          <w:p w14:paraId="5C1CDFB1">
            <w:pPr>
              <w:spacing w:line="360" w:lineRule="auto"/>
              <w:jc w:val="center"/>
              <w:rPr>
                <w:rFonts w:hint="eastAsia" w:ascii="宋体" w:hAnsi="宋体" w:eastAsia="宋体"/>
                <w:szCs w:val="21"/>
              </w:rPr>
            </w:pPr>
            <w:r>
              <w:rPr>
                <w:rFonts w:hint="eastAsia" w:ascii="宋体" w:hAnsi="宋体" w:eastAsia="宋体"/>
                <w:szCs w:val="21"/>
              </w:rPr>
              <w:t>登录密码</w:t>
            </w:r>
          </w:p>
        </w:tc>
        <w:tc>
          <w:tcPr>
            <w:tcW w:w="2277" w:type="dxa"/>
            <w:tcBorders>
              <w:top w:val="single" w:color="auto" w:sz="4" w:space="0"/>
              <w:left w:val="single" w:color="auto" w:sz="4" w:space="0"/>
              <w:bottom w:val="single" w:color="auto" w:sz="4" w:space="0"/>
              <w:right w:val="single" w:color="auto" w:sz="4" w:space="0"/>
            </w:tcBorders>
          </w:tcPr>
          <w:p w14:paraId="5ABE7738">
            <w:pPr>
              <w:spacing w:line="360" w:lineRule="auto"/>
              <w:jc w:val="center"/>
              <w:rPr>
                <w:rFonts w:hint="eastAsia" w:ascii="宋体" w:hAnsi="宋体" w:eastAsia="宋体"/>
                <w:szCs w:val="21"/>
              </w:rPr>
            </w:pPr>
            <w:r>
              <w:rPr>
                <w:rFonts w:ascii="宋体" w:hAnsi="宋体" w:eastAsia="宋体"/>
                <w:szCs w:val="21"/>
              </w:rPr>
              <w:t>userPassword</w:t>
            </w:r>
          </w:p>
        </w:tc>
        <w:tc>
          <w:tcPr>
            <w:tcW w:w="2335" w:type="dxa"/>
            <w:tcBorders>
              <w:top w:val="single" w:color="auto" w:sz="4" w:space="0"/>
              <w:left w:val="single" w:color="auto" w:sz="4" w:space="0"/>
              <w:bottom w:val="single" w:color="auto" w:sz="4" w:space="0"/>
              <w:right w:val="single" w:color="auto" w:sz="4" w:space="0"/>
            </w:tcBorders>
          </w:tcPr>
          <w:p w14:paraId="57F08B17">
            <w:pPr>
              <w:spacing w:line="360" w:lineRule="auto"/>
              <w:jc w:val="center"/>
              <w:rPr>
                <w:rFonts w:hint="eastAsia" w:ascii="宋体" w:hAnsi="宋体" w:eastAsia="宋体"/>
                <w:szCs w:val="21"/>
              </w:rPr>
            </w:pPr>
            <w:r>
              <w:rPr>
                <w:rFonts w:ascii="宋体" w:hAnsi="宋体" w:eastAsia="宋体"/>
                <w:szCs w:val="21"/>
              </w:rPr>
              <w:t>varchar</w:t>
            </w:r>
          </w:p>
        </w:tc>
      </w:tr>
      <w:tr w14:paraId="326F3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 w:author="毛毛妈" w:date="2025-11-14T09:25:00Z"/>
        </w:trPr>
        <w:tc>
          <w:tcPr>
            <w:tcW w:w="1832" w:type="dxa"/>
            <w:tcBorders>
              <w:top w:val="single" w:color="auto" w:sz="4" w:space="0"/>
              <w:left w:val="single" w:color="auto" w:sz="4" w:space="0"/>
              <w:bottom w:val="single" w:color="auto" w:sz="4" w:space="0"/>
              <w:right w:val="single" w:color="auto" w:sz="4" w:space="0"/>
            </w:tcBorders>
          </w:tcPr>
          <w:p w14:paraId="4780029A">
            <w:pPr>
              <w:spacing w:line="360" w:lineRule="auto"/>
              <w:jc w:val="center"/>
              <w:rPr>
                <w:ins w:id="2" w:author="毛毛妈" w:date="2025-11-14T09:25:00Z"/>
                <w:rFonts w:hint="eastAsia" w:ascii="宋体" w:hAnsi="宋体" w:eastAsia="宋体"/>
                <w:szCs w:val="21"/>
              </w:rPr>
            </w:pPr>
            <w:ins w:id="3" w:author="毛毛妈" w:date="2025-11-14T09:25:00Z">
              <w:r>
                <w:rPr>
                  <w:rFonts w:hint="eastAsia" w:ascii="宋体" w:hAnsi="宋体" w:eastAsia="宋体"/>
                  <w:szCs w:val="21"/>
                </w:rPr>
                <w:t>用户类型</w:t>
              </w:r>
            </w:ins>
          </w:p>
        </w:tc>
        <w:tc>
          <w:tcPr>
            <w:tcW w:w="2277" w:type="dxa"/>
            <w:tcBorders>
              <w:top w:val="single" w:color="auto" w:sz="4" w:space="0"/>
              <w:left w:val="single" w:color="auto" w:sz="4" w:space="0"/>
              <w:bottom w:val="single" w:color="auto" w:sz="4" w:space="0"/>
              <w:right w:val="single" w:color="auto" w:sz="4" w:space="0"/>
            </w:tcBorders>
          </w:tcPr>
          <w:p w14:paraId="14F09907">
            <w:pPr>
              <w:spacing w:line="360" w:lineRule="auto"/>
              <w:jc w:val="center"/>
              <w:rPr>
                <w:ins w:id="4" w:author="毛毛妈" w:date="2025-11-14T09:25:00Z"/>
                <w:rFonts w:hint="default" w:ascii="宋体" w:hAnsi="宋体" w:eastAsia="宋体"/>
                <w:color w:val="000000" w:themeColor="text1"/>
                <w:szCs w:val="21"/>
                <w:lang w:val="en-US" w:eastAsia="zh-CN"/>
                <w14:textFill>
                  <w14:solidFill>
                    <w14:schemeClr w14:val="tx1"/>
                  </w14:solidFill>
                </w14:textFill>
              </w:rPr>
            </w:pPr>
            <w:ins w:id="5" w:author="Love Maths [2]" w:date="2025-11-14T19:28:09Z">
              <w:commentRangeStart w:id="0"/>
              <w:r>
                <w:rPr>
                  <w:rFonts w:hint="eastAsia" w:ascii="宋体" w:hAnsi="宋体" w:eastAsia="宋体"/>
                  <w:color w:val="000000" w:themeColor="text1"/>
                  <w:szCs w:val="21"/>
                  <w:lang w:val="en-US" w:eastAsia="zh-CN"/>
                  <w14:textFill>
                    <w14:solidFill>
                      <w14:schemeClr w14:val="tx1"/>
                    </w14:solidFill>
                  </w14:textFill>
                </w:rPr>
                <w:t>u</w:t>
              </w:r>
            </w:ins>
            <w:ins w:id="6" w:author="Love Maths [2]" w:date="2025-11-14T19:26:44Z">
              <w:r>
                <w:rPr>
                  <w:rFonts w:hint="eastAsia" w:ascii="宋体" w:hAnsi="宋体" w:eastAsia="宋体"/>
                  <w:color w:val="000000" w:themeColor="text1"/>
                  <w:szCs w:val="21"/>
                  <w:lang w:val="en-US" w:eastAsia="zh-CN"/>
                  <w14:textFill>
                    <w14:solidFill>
                      <w14:schemeClr w14:val="tx1"/>
                    </w14:solidFill>
                  </w14:textFill>
                </w:rPr>
                <w:t>s</w:t>
              </w:r>
            </w:ins>
            <w:ins w:id="7" w:author="Love Maths [2]" w:date="2025-11-14T19:26:45Z">
              <w:r>
                <w:rPr>
                  <w:rFonts w:hint="eastAsia" w:ascii="宋体" w:hAnsi="宋体" w:eastAsia="宋体"/>
                  <w:color w:val="000000" w:themeColor="text1"/>
                  <w:szCs w:val="21"/>
                  <w:lang w:val="en-US" w:eastAsia="zh-CN"/>
                  <w14:textFill>
                    <w14:solidFill>
                      <w14:schemeClr w14:val="tx1"/>
                    </w14:solidFill>
                  </w14:textFill>
                </w:rPr>
                <w:t>er</w:t>
              </w:r>
            </w:ins>
            <w:ins w:id="8" w:author="Love Maths [2]" w:date="2025-11-14T19:26:46Z">
              <w:r>
                <w:rPr>
                  <w:rFonts w:hint="eastAsia" w:ascii="宋体" w:hAnsi="宋体" w:eastAsia="宋体"/>
                  <w:color w:val="000000" w:themeColor="text1"/>
                  <w:szCs w:val="21"/>
                  <w:lang w:val="en-US" w:eastAsia="zh-CN"/>
                  <w14:textFill>
                    <w14:solidFill>
                      <w14:schemeClr w14:val="tx1"/>
                    </w14:solidFill>
                  </w14:textFill>
                </w:rPr>
                <w:t>Typ</w:t>
              </w:r>
            </w:ins>
            <w:ins w:id="9" w:author="Love Maths [2]" w:date="2025-11-14T19:26:47Z">
              <w:r>
                <w:rPr>
                  <w:rFonts w:hint="eastAsia" w:ascii="宋体" w:hAnsi="宋体" w:eastAsia="宋体"/>
                  <w:color w:val="000000" w:themeColor="text1"/>
                  <w:szCs w:val="21"/>
                  <w:lang w:val="en-US" w:eastAsia="zh-CN"/>
                  <w14:textFill>
                    <w14:solidFill>
                      <w14:schemeClr w14:val="tx1"/>
                    </w14:solidFill>
                  </w14:textFill>
                </w:rPr>
                <w:t>e</w:t>
              </w:r>
            </w:ins>
          </w:p>
        </w:tc>
        <w:tc>
          <w:tcPr>
            <w:tcW w:w="2335" w:type="dxa"/>
            <w:gridSpan w:val="2"/>
            <w:tcBorders>
              <w:top w:val="single" w:color="auto" w:sz="4" w:space="0"/>
              <w:left w:val="single" w:color="auto" w:sz="4" w:space="0"/>
              <w:bottom w:val="single" w:color="auto" w:sz="4" w:space="0"/>
              <w:right w:val="single" w:color="auto" w:sz="4" w:space="0"/>
            </w:tcBorders>
          </w:tcPr>
          <w:p w14:paraId="6D2B552B">
            <w:pPr>
              <w:spacing w:line="360" w:lineRule="auto"/>
              <w:jc w:val="center"/>
              <w:rPr>
                <w:ins w:id="10" w:author="毛毛妈" w:date="2025-11-14T09:25:00Z"/>
                <w:rFonts w:hint="default" w:ascii="宋体" w:hAnsi="宋体" w:eastAsia="宋体"/>
                <w:color w:val="000000" w:themeColor="text1"/>
                <w:szCs w:val="21"/>
                <w:lang w:val="en-US" w:eastAsia="zh-CN"/>
                <w14:textFill>
                  <w14:solidFill>
                    <w14:schemeClr w14:val="tx1"/>
                  </w14:solidFill>
                </w14:textFill>
              </w:rPr>
            </w:pPr>
            <w:ins w:id="11" w:author="Love Maths [2]" w:date="2025-11-14T19:26:52Z">
              <w:r>
                <w:rPr>
                  <w:rFonts w:hint="eastAsia" w:ascii="宋体" w:hAnsi="宋体" w:eastAsia="宋体"/>
                  <w:color w:val="000000" w:themeColor="text1"/>
                  <w:szCs w:val="21"/>
                  <w:lang w:val="en-US" w:eastAsia="zh-CN"/>
                  <w14:textFill>
                    <w14:solidFill>
                      <w14:schemeClr w14:val="tx1"/>
                    </w14:solidFill>
                  </w14:textFill>
                </w:rPr>
                <w:t>v</w:t>
              </w:r>
            </w:ins>
            <w:ins w:id="12" w:author="Love Maths [2]" w:date="2025-11-14T19:26:53Z">
              <w:r>
                <w:rPr>
                  <w:rFonts w:hint="eastAsia" w:ascii="宋体" w:hAnsi="宋体" w:eastAsia="宋体"/>
                  <w:color w:val="000000" w:themeColor="text1"/>
                  <w:szCs w:val="21"/>
                  <w:lang w:val="en-US" w:eastAsia="zh-CN"/>
                  <w14:textFill>
                    <w14:solidFill>
                      <w14:schemeClr w14:val="tx1"/>
                    </w14:solidFill>
                  </w14:textFill>
                </w:rPr>
                <w:t>archa</w:t>
              </w:r>
            </w:ins>
            <w:ins w:id="13" w:author="Love Maths [2]" w:date="2025-11-14T19:26:55Z">
              <w:r>
                <w:rPr>
                  <w:rFonts w:hint="eastAsia" w:ascii="宋体" w:hAnsi="宋体" w:eastAsia="宋体"/>
                  <w:color w:val="000000" w:themeColor="text1"/>
                  <w:szCs w:val="21"/>
                  <w:lang w:val="en-US" w:eastAsia="zh-CN"/>
                  <w14:textFill>
                    <w14:solidFill>
                      <w14:schemeClr w14:val="tx1"/>
                    </w14:solidFill>
                  </w14:textFill>
                </w:rPr>
                <w:t>r</w:t>
              </w:r>
              <w:commentRangeEnd w:id="0"/>
            </w:ins>
            <w:r>
              <w:commentReference w:id="0"/>
            </w:r>
          </w:p>
        </w:tc>
      </w:tr>
    </w:tbl>
    <w:p w14:paraId="33E941A5">
      <w:pPr>
        <w:spacing w:line="360" w:lineRule="auto"/>
        <w:rPr>
          <w:rFonts w:hint="eastAsia" w:ascii="宋体" w:hAnsi="宋体" w:eastAsia="宋体"/>
          <w:szCs w:val="21"/>
        </w:rPr>
      </w:pPr>
    </w:p>
    <w:p w14:paraId="168831FB">
      <w:pPr>
        <w:spacing w:line="360" w:lineRule="auto"/>
        <w:jc w:val="left"/>
        <w:rPr>
          <w:rFonts w:hint="eastAsia" w:ascii="宋体" w:hAnsi="宋体" w:eastAsia="宋体"/>
          <w:b/>
          <w:bCs/>
          <w:szCs w:val="21"/>
        </w:rPr>
      </w:pPr>
      <w:r>
        <w:rPr>
          <w:rFonts w:ascii="宋体" w:hAnsi="宋体" w:eastAsia="宋体"/>
          <w:b/>
          <w:bCs/>
          <w:szCs w:val="21"/>
        </w:rPr>
        <w:t>类名：</w:t>
      </w:r>
      <w:r>
        <w:rPr>
          <w:rFonts w:hint="eastAsia" w:ascii="宋体" w:hAnsi="宋体" w:eastAsia="宋体"/>
          <w:b/>
          <w:bCs/>
          <w:szCs w:val="21"/>
        </w:rPr>
        <w:t>Administrator</w:t>
      </w:r>
      <w:r>
        <w:rPr>
          <w:rFonts w:ascii="宋体" w:hAnsi="宋体" w:eastAsia="宋体"/>
          <w:b/>
          <w:bCs/>
          <w:szCs w:val="21"/>
        </w:rPr>
        <w:t>（</w:t>
      </w:r>
      <w:r>
        <w:rPr>
          <w:rFonts w:hint="eastAsia" w:ascii="宋体" w:hAnsi="宋体" w:eastAsia="宋体"/>
          <w:b/>
          <w:bCs/>
          <w:szCs w:val="21"/>
        </w:rPr>
        <w:t>管理员</w:t>
      </w:r>
      <w:r>
        <w:rPr>
          <w:rFonts w:ascii="宋体" w:hAnsi="宋体" w:eastAsia="宋体"/>
          <w:b/>
          <w:bCs/>
          <w:szCs w:val="21"/>
        </w:rPr>
        <w:t>类）</w:t>
      </w:r>
    </w:p>
    <w:p w14:paraId="01F23843">
      <w:pPr>
        <w:spacing w:line="360" w:lineRule="auto"/>
        <w:jc w:val="left"/>
        <w:rPr>
          <w:rFonts w:hint="eastAsia" w:ascii="宋体" w:hAnsi="宋体" w:eastAsia="宋体"/>
          <w:b/>
          <w:bCs/>
          <w:szCs w:val="21"/>
        </w:rPr>
      </w:pPr>
      <w:r>
        <w:rPr>
          <w:rFonts w:ascii="宋体" w:hAnsi="宋体" w:eastAsia="宋体"/>
          <w:b/>
          <w:bCs/>
          <w:szCs w:val="21"/>
        </w:rPr>
        <w:t>属性表如表</w:t>
      </w:r>
      <w:r>
        <w:rPr>
          <w:rFonts w:hint="eastAsia" w:ascii="宋体" w:hAnsi="宋体" w:eastAsia="宋体"/>
          <w:b/>
          <w:bCs/>
          <w:szCs w:val="21"/>
        </w:rPr>
        <w:t>3</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w:t>
      </w:r>
      <w:r>
        <w:rPr>
          <w:rFonts w:hint="eastAsia" w:ascii="宋体" w:hAnsi="宋体" w:eastAsia="宋体"/>
          <w:b/>
          <w:bCs/>
          <w:szCs w:val="21"/>
        </w:rPr>
        <w:t>2</w:t>
      </w:r>
      <w:r>
        <w:rPr>
          <w:rFonts w:ascii="宋体" w:hAnsi="宋体" w:eastAsia="宋体"/>
          <w:b/>
          <w:bCs/>
          <w:szCs w:val="21"/>
        </w:rPr>
        <w:t>所示：</w:t>
      </w:r>
    </w:p>
    <w:p w14:paraId="44652028">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 xml:space="preserve">.2 </w:t>
      </w:r>
      <w:r>
        <w:rPr>
          <w:rFonts w:hint="eastAsia" w:ascii="宋体" w:hAnsi="宋体" w:eastAsia="宋体"/>
          <w:szCs w:val="21"/>
        </w:rPr>
        <w:t>Administrator</w:t>
      </w:r>
      <w:r>
        <w:rPr>
          <w:rFonts w:ascii="宋体" w:hAnsi="宋体" w:eastAsia="宋体"/>
          <w:szCs w:val="21"/>
        </w:rPr>
        <w:t>类属性表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gridCol w:w="113"/>
      </w:tblGrid>
      <w:tr w14:paraId="2E6D0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3" w:type="dxa"/>
          <w:jc w:val="center"/>
        </w:trPr>
        <w:tc>
          <w:tcPr>
            <w:tcW w:w="1832" w:type="dxa"/>
          </w:tcPr>
          <w:p w14:paraId="768F72C0">
            <w:pPr>
              <w:spacing w:line="360" w:lineRule="auto"/>
              <w:jc w:val="center"/>
              <w:rPr>
                <w:rFonts w:hint="eastAsia" w:ascii="宋体" w:hAnsi="宋体" w:eastAsia="宋体"/>
                <w:szCs w:val="21"/>
              </w:rPr>
            </w:pPr>
            <w:r>
              <w:rPr>
                <w:rFonts w:ascii="宋体" w:hAnsi="宋体" w:eastAsia="宋体"/>
                <w:szCs w:val="21"/>
              </w:rPr>
              <w:t>中文名</w:t>
            </w:r>
          </w:p>
        </w:tc>
        <w:tc>
          <w:tcPr>
            <w:tcW w:w="2277" w:type="dxa"/>
          </w:tcPr>
          <w:p w14:paraId="783226E2">
            <w:pPr>
              <w:spacing w:line="360" w:lineRule="auto"/>
              <w:jc w:val="center"/>
              <w:rPr>
                <w:rFonts w:hint="eastAsia" w:ascii="宋体" w:hAnsi="宋体" w:eastAsia="宋体"/>
                <w:szCs w:val="21"/>
              </w:rPr>
            </w:pPr>
            <w:r>
              <w:rPr>
                <w:rFonts w:ascii="宋体" w:hAnsi="宋体" w:eastAsia="宋体"/>
                <w:szCs w:val="21"/>
              </w:rPr>
              <w:t>英文名</w:t>
            </w:r>
          </w:p>
        </w:tc>
        <w:tc>
          <w:tcPr>
            <w:tcW w:w="2335" w:type="dxa"/>
          </w:tcPr>
          <w:p w14:paraId="370AA51D">
            <w:pPr>
              <w:spacing w:line="360" w:lineRule="auto"/>
              <w:jc w:val="center"/>
              <w:rPr>
                <w:rFonts w:hint="eastAsia" w:ascii="宋体" w:hAnsi="宋体" w:eastAsia="宋体"/>
                <w:szCs w:val="21"/>
              </w:rPr>
            </w:pPr>
            <w:r>
              <w:rPr>
                <w:rFonts w:ascii="宋体" w:hAnsi="宋体" w:eastAsia="宋体"/>
                <w:szCs w:val="21"/>
              </w:rPr>
              <w:t>数据类型</w:t>
            </w:r>
          </w:p>
        </w:tc>
      </w:tr>
      <w:tr w14:paraId="74128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3" w:type="dxa"/>
          <w:trHeight w:val="90" w:hRule="atLeast"/>
          <w:jc w:val="center"/>
        </w:trPr>
        <w:tc>
          <w:tcPr>
            <w:tcW w:w="1832" w:type="dxa"/>
          </w:tcPr>
          <w:p w14:paraId="2838967C">
            <w:pPr>
              <w:spacing w:line="360" w:lineRule="auto"/>
              <w:jc w:val="center"/>
              <w:rPr>
                <w:rFonts w:hint="eastAsia" w:ascii="宋体" w:hAnsi="宋体" w:eastAsia="宋体"/>
                <w:szCs w:val="21"/>
              </w:rPr>
            </w:pPr>
            <w:r>
              <w:rPr>
                <w:rFonts w:ascii="宋体" w:hAnsi="宋体" w:eastAsia="宋体"/>
                <w:szCs w:val="21"/>
              </w:rPr>
              <w:t>用户ID</w:t>
            </w:r>
          </w:p>
        </w:tc>
        <w:tc>
          <w:tcPr>
            <w:tcW w:w="2277" w:type="dxa"/>
          </w:tcPr>
          <w:p w14:paraId="1DF1DF8D">
            <w:pPr>
              <w:spacing w:line="360" w:lineRule="auto"/>
              <w:jc w:val="center"/>
              <w:rPr>
                <w:rFonts w:hint="eastAsia" w:ascii="宋体" w:hAnsi="宋体" w:eastAsia="宋体"/>
                <w:color w:val="0000FF"/>
                <w:szCs w:val="21"/>
              </w:rPr>
            </w:pPr>
            <w:r>
              <w:rPr>
                <w:rFonts w:ascii="宋体" w:hAnsi="宋体" w:eastAsia="宋体"/>
                <w:color w:val="0000FF"/>
                <w:szCs w:val="21"/>
              </w:rPr>
              <w:t>userID</w:t>
            </w:r>
          </w:p>
        </w:tc>
        <w:tc>
          <w:tcPr>
            <w:tcW w:w="2335" w:type="dxa"/>
          </w:tcPr>
          <w:p w14:paraId="6319E928">
            <w:pPr>
              <w:spacing w:line="360" w:lineRule="auto"/>
              <w:jc w:val="center"/>
              <w:rPr>
                <w:rFonts w:hint="eastAsia" w:ascii="宋体" w:hAnsi="宋体" w:eastAsia="宋体"/>
                <w:color w:val="0000FF"/>
                <w:szCs w:val="21"/>
              </w:rPr>
            </w:pPr>
            <w:r>
              <w:rPr>
                <w:rFonts w:hint="eastAsia" w:ascii="宋体" w:hAnsi="宋体" w:eastAsia="宋体"/>
                <w:color w:val="0000FF"/>
                <w:szCs w:val="21"/>
              </w:rPr>
              <w:t>varchar</w:t>
            </w:r>
          </w:p>
        </w:tc>
      </w:tr>
      <w:tr w14:paraId="66F9D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3" w:type="dxa"/>
          <w:trHeight w:val="90" w:hRule="atLeast"/>
          <w:jc w:val="center"/>
        </w:trPr>
        <w:tc>
          <w:tcPr>
            <w:tcW w:w="1832" w:type="dxa"/>
          </w:tcPr>
          <w:p w14:paraId="05016FF2">
            <w:pPr>
              <w:spacing w:line="360" w:lineRule="auto"/>
              <w:jc w:val="center"/>
              <w:rPr>
                <w:rFonts w:hint="eastAsia" w:ascii="宋体" w:hAnsi="宋体" w:eastAsia="宋体"/>
                <w:szCs w:val="21"/>
              </w:rPr>
            </w:pPr>
            <w:r>
              <w:rPr>
                <w:rFonts w:hint="eastAsia" w:ascii="宋体" w:hAnsi="宋体" w:eastAsia="宋体"/>
                <w:szCs w:val="21"/>
              </w:rPr>
              <w:t>登录密码</w:t>
            </w:r>
          </w:p>
        </w:tc>
        <w:tc>
          <w:tcPr>
            <w:tcW w:w="2277" w:type="dxa"/>
          </w:tcPr>
          <w:p w14:paraId="2330497E">
            <w:pPr>
              <w:spacing w:line="360" w:lineRule="auto"/>
              <w:jc w:val="center"/>
              <w:rPr>
                <w:rFonts w:hint="eastAsia" w:ascii="宋体" w:hAnsi="宋体" w:eastAsia="宋体"/>
                <w:szCs w:val="21"/>
              </w:rPr>
            </w:pPr>
            <w:r>
              <w:rPr>
                <w:rFonts w:ascii="宋体" w:hAnsi="宋体" w:eastAsia="宋体"/>
                <w:szCs w:val="21"/>
              </w:rPr>
              <w:t>userPassword</w:t>
            </w:r>
          </w:p>
        </w:tc>
        <w:tc>
          <w:tcPr>
            <w:tcW w:w="2335" w:type="dxa"/>
          </w:tcPr>
          <w:p w14:paraId="0E80318E">
            <w:pPr>
              <w:spacing w:line="360" w:lineRule="auto"/>
              <w:jc w:val="center"/>
              <w:rPr>
                <w:rFonts w:hint="eastAsia" w:ascii="宋体" w:hAnsi="宋体" w:eastAsia="宋体"/>
                <w:szCs w:val="21"/>
              </w:rPr>
            </w:pPr>
            <w:r>
              <w:rPr>
                <w:rFonts w:ascii="宋体" w:hAnsi="宋体" w:eastAsia="宋体"/>
                <w:szCs w:val="21"/>
              </w:rPr>
              <w:t>varchar</w:t>
            </w:r>
          </w:p>
        </w:tc>
      </w:tr>
      <w:tr w14:paraId="244E7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ins w:id="14" w:author="毛毛妈" w:date="2025-11-14T09:25:00Z"/>
        </w:trPr>
        <w:tc>
          <w:tcPr>
            <w:tcW w:w="1832" w:type="dxa"/>
          </w:tcPr>
          <w:p w14:paraId="4FA76AAB">
            <w:pPr>
              <w:spacing w:line="360" w:lineRule="auto"/>
              <w:jc w:val="center"/>
              <w:rPr>
                <w:ins w:id="15" w:author="毛毛妈" w:date="2025-11-14T09:25:00Z"/>
                <w:rFonts w:hint="eastAsia" w:ascii="宋体" w:hAnsi="宋体" w:eastAsia="宋体"/>
                <w:szCs w:val="21"/>
              </w:rPr>
            </w:pPr>
            <w:ins w:id="16" w:author="毛毛妈" w:date="2025-11-14T09:25:00Z">
              <w:r>
                <w:rPr>
                  <w:rFonts w:hint="eastAsia" w:ascii="宋体" w:hAnsi="宋体" w:eastAsia="宋体"/>
                  <w:szCs w:val="21"/>
                </w:rPr>
                <w:t>用户类型</w:t>
              </w:r>
            </w:ins>
          </w:p>
        </w:tc>
        <w:tc>
          <w:tcPr>
            <w:tcW w:w="2277" w:type="dxa"/>
            <w:shd w:val="clear" w:color="auto" w:fill="auto"/>
            <w:vAlign w:val="top"/>
          </w:tcPr>
          <w:p w14:paraId="64B400C1">
            <w:pPr>
              <w:spacing w:line="360" w:lineRule="auto"/>
              <w:jc w:val="center"/>
              <w:rPr>
                <w:ins w:id="17" w:author="毛毛妈" w:date="2025-11-14T09:25:00Z"/>
                <w:rFonts w:hint="default" w:ascii="宋体" w:hAnsi="宋体" w:eastAsia="宋体" w:cstheme="minorBidi"/>
                <w:color w:val="000000" w:themeColor="text1"/>
                <w:kern w:val="2"/>
                <w:sz w:val="21"/>
                <w:szCs w:val="21"/>
                <w:lang w:val="en-US" w:eastAsia="zh-CN" w:bidi="ar-SA"/>
                <w14:textFill>
                  <w14:solidFill>
                    <w14:schemeClr w14:val="tx1"/>
                  </w14:solidFill>
                </w14:textFill>
              </w:rPr>
            </w:pPr>
            <w:ins w:id="18" w:author="Love Maths [2]" w:date="2025-11-14T19:28:11Z">
              <w:r>
                <w:rPr>
                  <w:rFonts w:hint="eastAsia" w:ascii="宋体" w:hAnsi="宋体" w:eastAsia="宋体" w:cstheme="minorBidi"/>
                  <w:color w:val="000000" w:themeColor="text1"/>
                  <w:kern w:val="2"/>
                  <w:sz w:val="21"/>
                  <w:szCs w:val="21"/>
                  <w:lang w:val="en-US" w:eastAsia="zh-CN" w:bidi="ar-SA"/>
                  <w14:textFill>
                    <w14:solidFill>
                      <w14:schemeClr w14:val="tx1"/>
                    </w14:solidFill>
                  </w14:textFill>
                </w:rPr>
                <w:t>user</w:t>
              </w:r>
            </w:ins>
            <w:ins w:id="19" w:author="Love Maths [2]" w:date="2025-11-14T19:28:12Z">
              <w:r>
                <w:rPr>
                  <w:rFonts w:hint="eastAsia" w:ascii="宋体" w:hAnsi="宋体" w:eastAsia="宋体" w:cstheme="minorBidi"/>
                  <w:color w:val="000000" w:themeColor="text1"/>
                  <w:kern w:val="2"/>
                  <w:sz w:val="21"/>
                  <w:szCs w:val="21"/>
                  <w:lang w:val="en-US" w:eastAsia="zh-CN" w:bidi="ar-SA"/>
                  <w14:textFill>
                    <w14:solidFill>
                      <w14:schemeClr w14:val="tx1"/>
                    </w14:solidFill>
                  </w14:textFill>
                </w:rPr>
                <w:t>T</w:t>
              </w:r>
            </w:ins>
            <w:ins w:id="20" w:author="Love Maths [2]" w:date="2025-11-14T19:28:14Z">
              <w:r>
                <w:rPr>
                  <w:rFonts w:hint="eastAsia" w:ascii="宋体" w:hAnsi="宋体" w:eastAsia="宋体" w:cstheme="minorBidi"/>
                  <w:color w:val="000000" w:themeColor="text1"/>
                  <w:kern w:val="2"/>
                  <w:sz w:val="21"/>
                  <w:szCs w:val="21"/>
                  <w:lang w:val="en-US" w:eastAsia="zh-CN" w:bidi="ar-SA"/>
                  <w14:textFill>
                    <w14:solidFill>
                      <w14:schemeClr w14:val="tx1"/>
                    </w14:solidFill>
                  </w14:textFill>
                </w:rPr>
                <w:t>ype</w:t>
              </w:r>
            </w:ins>
          </w:p>
        </w:tc>
        <w:tc>
          <w:tcPr>
            <w:tcW w:w="2448" w:type="dxa"/>
            <w:gridSpan w:val="2"/>
            <w:shd w:val="clear" w:color="auto" w:fill="auto"/>
            <w:vAlign w:val="top"/>
          </w:tcPr>
          <w:p w14:paraId="688DD5C3">
            <w:pPr>
              <w:spacing w:line="360" w:lineRule="auto"/>
              <w:jc w:val="center"/>
              <w:rPr>
                <w:ins w:id="21" w:author="毛毛妈" w:date="2025-11-14T09:25:00Z"/>
                <w:rFonts w:hint="default" w:ascii="宋体" w:hAnsi="宋体" w:eastAsia="宋体" w:cstheme="minorBidi"/>
                <w:color w:val="000000" w:themeColor="text1"/>
                <w:kern w:val="2"/>
                <w:sz w:val="21"/>
                <w:szCs w:val="21"/>
                <w:lang w:val="en-US" w:eastAsia="zh-CN" w:bidi="ar-SA"/>
                <w14:textFill>
                  <w14:solidFill>
                    <w14:schemeClr w14:val="tx1"/>
                  </w14:solidFill>
                </w14:textFill>
              </w:rPr>
            </w:pPr>
            <w:ins w:id="22" w:author="Love Maths [2]" w:date="2025-11-14T19:27:12Z">
              <w:r>
                <w:rPr>
                  <w:rFonts w:hint="eastAsia" w:ascii="宋体" w:hAnsi="宋体" w:eastAsia="宋体"/>
                  <w:color w:val="000000" w:themeColor="text1"/>
                  <w:szCs w:val="21"/>
                  <w:lang w:val="en-US" w:eastAsia="zh-CN"/>
                  <w14:textFill>
                    <w14:solidFill>
                      <w14:schemeClr w14:val="tx1"/>
                    </w14:solidFill>
                  </w14:textFill>
                </w:rPr>
                <w:t>varchar</w:t>
              </w:r>
            </w:ins>
          </w:p>
        </w:tc>
      </w:tr>
    </w:tbl>
    <w:p w14:paraId="01494D66">
      <w:pPr>
        <w:spacing w:line="360" w:lineRule="auto"/>
        <w:jc w:val="center"/>
        <w:rPr>
          <w:rFonts w:hint="eastAsia" w:ascii="宋体" w:hAnsi="宋体" w:eastAsia="宋体"/>
          <w:szCs w:val="21"/>
        </w:rPr>
      </w:pPr>
    </w:p>
    <w:p w14:paraId="57A52DE9">
      <w:pPr>
        <w:spacing w:line="360" w:lineRule="auto"/>
        <w:jc w:val="left"/>
        <w:rPr>
          <w:rFonts w:hint="eastAsia" w:ascii="宋体" w:hAnsi="宋体" w:eastAsia="宋体"/>
          <w:b/>
          <w:bCs/>
          <w:szCs w:val="21"/>
        </w:rPr>
      </w:pPr>
      <w:r>
        <w:rPr>
          <w:rFonts w:ascii="宋体" w:hAnsi="宋体" w:eastAsia="宋体"/>
          <w:b/>
          <w:bCs/>
          <w:szCs w:val="21"/>
        </w:rPr>
        <w:t>类名：</w:t>
      </w:r>
      <w:r>
        <w:rPr>
          <w:rFonts w:hint="eastAsia" w:ascii="宋体" w:hAnsi="宋体" w:eastAsia="宋体"/>
          <w:b/>
          <w:bCs/>
          <w:szCs w:val="21"/>
        </w:rPr>
        <w:t>Ordinary</w:t>
      </w:r>
      <w:r>
        <w:rPr>
          <w:rFonts w:ascii="宋体" w:hAnsi="宋体" w:eastAsia="宋体"/>
          <w:b/>
          <w:bCs/>
          <w:szCs w:val="21"/>
        </w:rPr>
        <w:t>User（</w:t>
      </w:r>
      <w:r>
        <w:rPr>
          <w:rFonts w:hint="eastAsia" w:ascii="宋体" w:hAnsi="宋体" w:eastAsia="宋体"/>
          <w:b/>
          <w:bCs/>
          <w:szCs w:val="21"/>
        </w:rPr>
        <w:t>普通</w:t>
      </w:r>
      <w:r>
        <w:rPr>
          <w:rFonts w:ascii="宋体" w:hAnsi="宋体" w:eastAsia="宋体"/>
          <w:b/>
          <w:bCs/>
          <w:szCs w:val="21"/>
        </w:rPr>
        <w:t>用户类）</w:t>
      </w:r>
    </w:p>
    <w:p w14:paraId="76DF20B4">
      <w:pPr>
        <w:spacing w:line="360" w:lineRule="auto"/>
        <w:jc w:val="left"/>
        <w:rPr>
          <w:rFonts w:hint="eastAsia" w:ascii="宋体" w:hAnsi="宋体" w:eastAsia="宋体"/>
          <w:b/>
          <w:bCs/>
          <w:szCs w:val="21"/>
        </w:rPr>
      </w:pPr>
      <w:r>
        <w:rPr>
          <w:rFonts w:ascii="宋体" w:hAnsi="宋体" w:eastAsia="宋体"/>
          <w:b/>
          <w:bCs/>
          <w:szCs w:val="21"/>
        </w:rPr>
        <w:t>属性表如表</w:t>
      </w:r>
      <w:r>
        <w:rPr>
          <w:rFonts w:hint="eastAsia" w:ascii="宋体" w:hAnsi="宋体" w:eastAsia="宋体"/>
          <w:b/>
          <w:bCs/>
          <w:szCs w:val="21"/>
        </w:rPr>
        <w:t>3</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w:t>
      </w:r>
      <w:r>
        <w:rPr>
          <w:rFonts w:hint="eastAsia" w:ascii="宋体" w:hAnsi="宋体" w:eastAsia="宋体"/>
          <w:b/>
          <w:bCs/>
          <w:szCs w:val="21"/>
        </w:rPr>
        <w:t>3</w:t>
      </w:r>
      <w:r>
        <w:rPr>
          <w:rFonts w:ascii="宋体" w:hAnsi="宋体" w:eastAsia="宋体"/>
          <w:b/>
          <w:bCs/>
          <w:szCs w:val="21"/>
        </w:rPr>
        <w:t>所示：</w:t>
      </w:r>
    </w:p>
    <w:p w14:paraId="68F68A28">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w:t>
      </w:r>
      <w:r>
        <w:rPr>
          <w:rFonts w:hint="eastAsia" w:ascii="宋体" w:hAnsi="宋体" w:eastAsia="宋体"/>
          <w:szCs w:val="21"/>
        </w:rPr>
        <w:t>3</w:t>
      </w:r>
      <w:r>
        <w:rPr>
          <w:rFonts w:ascii="宋体" w:hAnsi="宋体" w:eastAsia="宋体"/>
          <w:szCs w:val="21"/>
        </w:rPr>
        <w:t xml:space="preserve"> </w:t>
      </w:r>
      <w:r>
        <w:rPr>
          <w:rFonts w:hint="eastAsia" w:ascii="宋体" w:hAnsi="宋体" w:eastAsia="宋体"/>
          <w:szCs w:val="21"/>
        </w:rPr>
        <w:t>Ordinary</w:t>
      </w:r>
      <w:r>
        <w:rPr>
          <w:rFonts w:ascii="宋体" w:hAnsi="宋体" w:eastAsia="宋体"/>
          <w:szCs w:val="21"/>
        </w:rPr>
        <w:t>User类属性表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7"/>
        <w:gridCol w:w="2611"/>
        <w:gridCol w:w="1766"/>
        <w:gridCol w:w="113"/>
      </w:tblGrid>
      <w:tr w14:paraId="7652D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3" w:type="dxa"/>
          <w:jc w:val="center"/>
        </w:trPr>
        <w:tc>
          <w:tcPr>
            <w:tcW w:w="2067" w:type="dxa"/>
          </w:tcPr>
          <w:p w14:paraId="551F089B">
            <w:pPr>
              <w:spacing w:line="360" w:lineRule="auto"/>
              <w:jc w:val="center"/>
              <w:rPr>
                <w:rFonts w:hint="eastAsia" w:ascii="宋体" w:hAnsi="宋体" w:eastAsia="宋体"/>
                <w:szCs w:val="21"/>
              </w:rPr>
            </w:pPr>
            <w:r>
              <w:rPr>
                <w:rFonts w:ascii="宋体" w:hAnsi="宋体" w:eastAsia="宋体"/>
                <w:szCs w:val="21"/>
              </w:rPr>
              <w:t>中文名</w:t>
            </w:r>
          </w:p>
        </w:tc>
        <w:tc>
          <w:tcPr>
            <w:tcW w:w="2611" w:type="dxa"/>
          </w:tcPr>
          <w:p w14:paraId="229A079D">
            <w:pPr>
              <w:spacing w:line="360" w:lineRule="auto"/>
              <w:jc w:val="center"/>
              <w:rPr>
                <w:rFonts w:hint="eastAsia" w:ascii="宋体" w:hAnsi="宋体" w:eastAsia="宋体"/>
                <w:szCs w:val="21"/>
              </w:rPr>
            </w:pPr>
            <w:r>
              <w:rPr>
                <w:rFonts w:ascii="宋体" w:hAnsi="宋体" w:eastAsia="宋体"/>
                <w:szCs w:val="21"/>
              </w:rPr>
              <w:t>英文名</w:t>
            </w:r>
          </w:p>
        </w:tc>
        <w:tc>
          <w:tcPr>
            <w:tcW w:w="1766" w:type="dxa"/>
          </w:tcPr>
          <w:p w14:paraId="0A22DBB1">
            <w:pPr>
              <w:spacing w:line="360" w:lineRule="auto"/>
              <w:jc w:val="center"/>
              <w:rPr>
                <w:rFonts w:hint="eastAsia" w:ascii="宋体" w:hAnsi="宋体" w:eastAsia="宋体"/>
                <w:szCs w:val="21"/>
              </w:rPr>
            </w:pPr>
            <w:r>
              <w:rPr>
                <w:rFonts w:ascii="宋体" w:hAnsi="宋体" w:eastAsia="宋体"/>
                <w:szCs w:val="21"/>
              </w:rPr>
              <w:t>数据类型</w:t>
            </w:r>
          </w:p>
        </w:tc>
      </w:tr>
      <w:tr w14:paraId="6F26C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3" w:type="dxa"/>
          <w:trHeight w:val="90" w:hRule="atLeast"/>
          <w:jc w:val="center"/>
        </w:trPr>
        <w:tc>
          <w:tcPr>
            <w:tcW w:w="2067" w:type="dxa"/>
          </w:tcPr>
          <w:p w14:paraId="641AC75D">
            <w:pPr>
              <w:spacing w:line="360" w:lineRule="auto"/>
              <w:jc w:val="center"/>
              <w:rPr>
                <w:rFonts w:hint="eastAsia" w:ascii="宋体" w:hAnsi="宋体" w:eastAsia="宋体"/>
                <w:szCs w:val="21"/>
              </w:rPr>
            </w:pPr>
            <w:r>
              <w:rPr>
                <w:rFonts w:ascii="宋体" w:hAnsi="宋体" w:eastAsia="宋体"/>
                <w:szCs w:val="21"/>
              </w:rPr>
              <w:t>用户ID</w:t>
            </w:r>
          </w:p>
        </w:tc>
        <w:tc>
          <w:tcPr>
            <w:tcW w:w="2611" w:type="dxa"/>
          </w:tcPr>
          <w:p w14:paraId="725F2B40">
            <w:pPr>
              <w:spacing w:line="360" w:lineRule="auto"/>
              <w:jc w:val="center"/>
              <w:rPr>
                <w:rFonts w:hint="eastAsia" w:ascii="宋体" w:hAnsi="宋体" w:eastAsia="宋体"/>
                <w:color w:val="0000FF"/>
                <w:szCs w:val="21"/>
              </w:rPr>
            </w:pPr>
            <w:r>
              <w:rPr>
                <w:rFonts w:ascii="宋体" w:hAnsi="宋体" w:eastAsia="宋体"/>
                <w:color w:val="0000FF"/>
                <w:szCs w:val="21"/>
              </w:rPr>
              <w:t>userID</w:t>
            </w:r>
          </w:p>
        </w:tc>
        <w:tc>
          <w:tcPr>
            <w:tcW w:w="1766" w:type="dxa"/>
          </w:tcPr>
          <w:p w14:paraId="480B28BE">
            <w:pPr>
              <w:spacing w:line="360" w:lineRule="auto"/>
              <w:jc w:val="center"/>
              <w:rPr>
                <w:rFonts w:hint="eastAsia" w:ascii="宋体" w:hAnsi="宋体" w:eastAsia="宋体"/>
                <w:color w:val="0000FF"/>
                <w:szCs w:val="21"/>
              </w:rPr>
            </w:pPr>
            <w:r>
              <w:rPr>
                <w:rFonts w:hint="eastAsia" w:ascii="宋体" w:hAnsi="宋体" w:eastAsia="宋体"/>
                <w:color w:val="0000FF"/>
                <w:szCs w:val="21"/>
              </w:rPr>
              <w:t>varchar</w:t>
            </w:r>
          </w:p>
        </w:tc>
      </w:tr>
      <w:tr w14:paraId="5E058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3" w:type="dxa"/>
          <w:trHeight w:val="90" w:hRule="atLeast"/>
          <w:jc w:val="center"/>
        </w:trPr>
        <w:tc>
          <w:tcPr>
            <w:tcW w:w="2067" w:type="dxa"/>
          </w:tcPr>
          <w:p w14:paraId="3E0C3FF6">
            <w:pPr>
              <w:spacing w:line="360" w:lineRule="auto"/>
              <w:jc w:val="center"/>
              <w:rPr>
                <w:rFonts w:hint="eastAsia" w:ascii="宋体" w:hAnsi="宋体" w:eastAsia="宋体"/>
                <w:szCs w:val="21"/>
              </w:rPr>
            </w:pPr>
            <w:r>
              <w:rPr>
                <w:rFonts w:hint="eastAsia" w:ascii="宋体" w:hAnsi="宋体" w:eastAsia="宋体"/>
                <w:szCs w:val="21"/>
              </w:rPr>
              <w:t>联系电话</w:t>
            </w:r>
          </w:p>
        </w:tc>
        <w:tc>
          <w:tcPr>
            <w:tcW w:w="2611" w:type="dxa"/>
          </w:tcPr>
          <w:p w14:paraId="76FE96E8">
            <w:pPr>
              <w:spacing w:line="360" w:lineRule="auto"/>
              <w:jc w:val="center"/>
              <w:rPr>
                <w:rFonts w:hint="eastAsia" w:ascii="宋体" w:hAnsi="宋体" w:eastAsia="宋体"/>
                <w:szCs w:val="21"/>
              </w:rPr>
            </w:pPr>
            <w:r>
              <w:rPr>
                <w:rFonts w:ascii="宋体" w:hAnsi="宋体" w:eastAsia="宋体"/>
                <w:szCs w:val="21"/>
              </w:rPr>
              <w:t>PhoneNumber</w:t>
            </w:r>
          </w:p>
        </w:tc>
        <w:tc>
          <w:tcPr>
            <w:tcW w:w="1766" w:type="dxa"/>
          </w:tcPr>
          <w:p w14:paraId="1FF03A9E">
            <w:pPr>
              <w:spacing w:line="360" w:lineRule="auto"/>
              <w:jc w:val="center"/>
              <w:rPr>
                <w:rFonts w:hint="eastAsia" w:ascii="宋体" w:hAnsi="宋体" w:eastAsia="宋体"/>
                <w:szCs w:val="21"/>
              </w:rPr>
            </w:pPr>
            <w:r>
              <w:rPr>
                <w:rFonts w:ascii="宋体" w:hAnsi="宋体" w:eastAsia="宋体"/>
                <w:szCs w:val="21"/>
              </w:rPr>
              <w:t>varchar</w:t>
            </w:r>
          </w:p>
        </w:tc>
      </w:tr>
      <w:tr w14:paraId="6734C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3" w:type="dxa"/>
          <w:trHeight w:val="90" w:hRule="atLeast"/>
          <w:jc w:val="center"/>
        </w:trPr>
        <w:tc>
          <w:tcPr>
            <w:tcW w:w="2067" w:type="dxa"/>
          </w:tcPr>
          <w:p w14:paraId="16369D75">
            <w:pPr>
              <w:spacing w:line="360" w:lineRule="auto"/>
              <w:jc w:val="center"/>
              <w:rPr>
                <w:rFonts w:hint="eastAsia" w:ascii="宋体" w:hAnsi="宋体" w:eastAsia="宋体"/>
                <w:szCs w:val="21"/>
              </w:rPr>
            </w:pPr>
            <w:r>
              <w:rPr>
                <w:rFonts w:hint="eastAsia" w:ascii="宋体" w:hAnsi="宋体" w:eastAsia="宋体"/>
                <w:szCs w:val="21"/>
              </w:rPr>
              <w:t>邮箱地址</w:t>
            </w:r>
          </w:p>
        </w:tc>
        <w:tc>
          <w:tcPr>
            <w:tcW w:w="2611" w:type="dxa"/>
          </w:tcPr>
          <w:p w14:paraId="48435683">
            <w:pPr>
              <w:spacing w:line="360" w:lineRule="auto"/>
              <w:jc w:val="center"/>
              <w:rPr>
                <w:rFonts w:hint="eastAsia" w:ascii="宋体" w:hAnsi="宋体" w:eastAsia="宋体"/>
                <w:szCs w:val="21"/>
              </w:rPr>
            </w:pPr>
            <w:r>
              <w:rPr>
                <w:rFonts w:ascii="宋体" w:hAnsi="宋体" w:eastAsia="宋体"/>
                <w:szCs w:val="21"/>
              </w:rPr>
              <w:t>user</w:t>
            </w:r>
            <w:r>
              <w:rPr>
                <w:rFonts w:hint="eastAsia" w:ascii="宋体" w:hAnsi="宋体" w:eastAsia="宋体"/>
                <w:szCs w:val="21"/>
              </w:rPr>
              <w:t>Mailbox</w:t>
            </w:r>
          </w:p>
        </w:tc>
        <w:tc>
          <w:tcPr>
            <w:tcW w:w="1766" w:type="dxa"/>
          </w:tcPr>
          <w:p w14:paraId="5A5AC498">
            <w:pPr>
              <w:spacing w:line="360" w:lineRule="auto"/>
              <w:jc w:val="center"/>
              <w:rPr>
                <w:rFonts w:hint="eastAsia" w:ascii="宋体" w:hAnsi="宋体" w:eastAsia="宋体"/>
                <w:szCs w:val="21"/>
              </w:rPr>
            </w:pPr>
            <w:r>
              <w:rPr>
                <w:rFonts w:hint="eastAsia" w:ascii="宋体" w:hAnsi="宋体" w:eastAsia="宋体"/>
                <w:szCs w:val="21"/>
              </w:rPr>
              <w:t>varchar</w:t>
            </w:r>
          </w:p>
        </w:tc>
      </w:tr>
      <w:tr w14:paraId="3DD23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3" w:type="dxa"/>
          <w:trHeight w:val="90" w:hRule="atLeast"/>
          <w:jc w:val="center"/>
        </w:trPr>
        <w:tc>
          <w:tcPr>
            <w:tcW w:w="2067" w:type="dxa"/>
          </w:tcPr>
          <w:p w14:paraId="7003FBF2">
            <w:pPr>
              <w:spacing w:line="360" w:lineRule="auto"/>
              <w:jc w:val="center"/>
              <w:rPr>
                <w:rFonts w:hint="eastAsia" w:ascii="宋体" w:hAnsi="宋体" w:eastAsia="宋体"/>
                <w:szCs w:val="21"/>
              </w:rPr>
            </w:pPr>
            <w:r>
              <w:rPr>
                <w:rFonts w:ascii="宋体" w:hAnsi="宋体" w:eastAsia="宋体"/>
                <w:szCs w:val="21"/>
              </w:rPr>
              <w:t>登录密码</w:t>
            </w:r>
          </w:p>
        </w:tc>
        <w:tc>
          <w:tcPr>
            <w:tcW w:w="2611" w:type="dxa"/>
          </w:tcPr>
          <w:p w14:paraId="63E578F5">
            <w:pPr>
              <w:spacing w:line="360" w:lineRule="auto"/>
              <w:jc w:val="center"/>
              <w:rPr>
                <w:rFonts w:hint="eastAsia" w:ascii="宋体" w:hAnsi="宋体" w:eastAsia="宋体"/>
                <w:szCs w:val="21"/>
              </w:rPr>
            </w:pPr>
            <w:r>
              <w:rPr>
                <w:rFonts w:ascii="宋体" w:hAnsi="宋体" w:eastAsia="宋体"/>
                <w:szCs w:val="21"/>
              </w:rPr>
              <w:t>userPassword</w:t>
            </w:r>
          </w:p>
        </w:tc>
        <w:tc>
          <w:tcPr>
            <w:tcW w:w="1766" w:type="dxa"/>
          </w:tcPr>
          <w:p w14:paraId="755E4D8E">
            <w:pPr>
              <w:spacing w:line="360" w:lineRule="auto"/>
              <w:jc w:val="center"/>
              <w:rPr>
                <w:rFonts w:hint="eastAsia" w:ascii="宋体" w:hAnsi="宋体" w:eastAsia="宋体"/>
                <w:szCs w:val="21"/>
              </w:rPr>
            </w:pPr>
            <w:r>
              <w:rPr>
                <w:rFonts w:hint="eastAsia" w:ascii="宋体" w:hAnsi="宋体" w:eastAsia="宋体"/>
                <w:szCs w:val="21"/>
              </w:rPr>
              <w:t>v</w:t>
            </w:r>
            <w:r>
              <w:rPr>
                <w:rFonts w:ascii="宋体" w:hAnsi="宋体" w:eastAsia="宋体"/>
                <w:szCs w:val="21"/>
              </w:rPr>
              <w:t>archar</w:t>
            </w:r>
          </w:p>
        </w:tc>
      </w:tr>
      <w:tr w14:paraId="2B380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ins w:id="23" w:author="毛毛妈" w:date="2025-11-14T09:25:00Z"/>
        </w:trPr>
        <w:tc>
          <w:tcPr>
            <w:tcW w:w="2067" w:type="dxa"/>
          </w:tcPr>
          <w:p w14:paraId="64C760FC">
            <w:pPr>
              <w:spacing w:line="360" w:lineRule="auto"/>
              <w:jc w:val="center"/>
              <w:rPr>
                <w:ins w:id="24" w:author="毛毛妈" w:date="2025-11-14T09:25:00Z"/>
                <w:rFonts w:ascii="宋体" w:hAnsi="宋体" w:eastAsia="宋体"/>
                <w:szCs w:val="21"/>
              </w:rPr>
            </w:pPr>
            <w:ins w:id="25" w:author="毛毛妈" w:date="2025-11-14T09:25:00Z">
              <w:r>
                <w:rPr>
                  <w:rFonts w:hint="eastAsia" w:ascii="宋体" w:hAnsi="宋体" w:eastAsia="宋体"/>
                  <w:szCs w:val="21"/>
                </w:rPr>
                <w:t>用户类型</w:t>
              </w:r>
            </w:ins>
          </w:p>
        </w:tc>
        <w:tc>
          <w:tcPr>
            <w:tcW w:w="2611" w:type="dxa"/>
            <w:shd w:val="clear" w:color="auto" w:fill="auto"/>
            <w:vAlign w:val="top"/>
          </w:tcPr>
          <w:p w14:paraId="4FE099A2">
            <w:pPr>
              <w:spacing w:line="360" w:lineRule="auto"/>
              <w:jc w:val="center"/>
              <w:rPr>
                <w:ins w:id="26" w:author="毛毛妈" w:date="2025-11-14T09:25:00Z"/>
                <w:rFonts w:hint="default" w:ascii="宋体" w:hAnsi="宋体" w:eastAsia="宋体" w:cstheme="minorBidi"/>
                <w:color w:val="000000" w:themeColor="text1"/>
                <w:kern w:val="2"/>
                <w:sz w:val="21"/>
                <w:szCs w:val="21"/>
                <w:lang w:val="en-US" w:eastAsia="zh-CN" w:bidi="ar-SA"/>
                <w14:textFill>
                  <w14:solidFill>
                    <w14:schemeClr w14:val="tx1"/>
                  </w14:solidFill>
                </w14:textFill>
              </w:rPr>
            </w:pPr>
            <w:ins w:id="27" w:author="Love Maths [2]" w:date="2025-11-14T19:28:21Z">
              <w:r>
                <w:rPr>
                  <w:rFonts w:hint="eastAsia" w:ascii="宋体" w:hAnsi="宋体" w:eastAsia="宋体" w:cstheme="minorBidi"/>
                  <w:color w:val="000000" w:themeColor="text1"/>
                  <w:kern w:val="2"/>
                  <w:sz w:val="21"/>
                  <w:szCs w:val="21"/>
                  <w:lang w:val="en-US" w:eastAsia="zh-CN" w:bidi="ar-SA"/>
                  <w14:textFill>
                    <w14:solidFill>
                      <w14:schemeClr w14:val="tx1"/>
                    </w14:solidFill>
                  </w14:textFill>
                </w:rPr>
                <w:t>use</w:t>
              </w:r>
            </w:ins>
            <w:ins w:id="28" w:author="Love Maths [2]" w:date="2025-11-14T19:28:22Z">
              <w:r>
                <w:rPr>
                  <w:rFonts w:hint="eastAsia" w:ascii="宋体" w:hAnsi="宋体" w:eastAsia="宋体" w:cstheme="minorBidi"/>
                  <w:color w:val="000000" w:themeColor="text1"/>
                  <w:kern w:val="2"/>
                  <w:sz w:val="21"/>
                  <w:szCs w:val="21"/>
                  <w:lang w:val="en-US" w:eastAsia="zh-CN" w:bidi="ar-SA"/>
                  <w14:textFill>
                    <w14:solidFill>
                      <w14:schemeClr w14:val="tx1"/>
                    </w14:solidFill>
                  </w14:textFill>
                </w:rPr>
                <w:t>rT</w:t>
              </w:r>
            </w:ins>
            <w:ins w:id="29" w:author="Love Maths [2]" w:date="2025-11-14T19:28:23Z">
              <w:r>
                <w:rPr>
                  <w:rFonts w:hint="eastAsia" w:ascii="宋体" w:hAnsi="宋体" w:eastAsia="宋体" w:cstheme="minorBidi"/>
                  <w:color w:val="000000" w:themeColor="text1"/>
                  <w:kern w:val="2"/>
                  <w:sz w:val="21"/>
                  <w:szCs w:val="21"/>
                  <w:lang w:val="en-US" w:eastAsia="zh-CN" w:bidi="ar-SA"/>
                  <w14:textFill>
                    <w14:solidFill>
                      <w14:schemeClr w14:val="tx1"/>
                    </w14:solidFill>
                  </w14:textFill>
                </w:rPr>
                <w:t>ype</w:t>
              </w:r>
            </w:ins>
          </w:p>
        </w:tc>
        <w:tc>
          <w:tcPr>
            <w:tcW w:w="1879" w:type="dxa"/>
            <w:gridSpan w:val="2"/>
            <w:shd w:val="clear" w:color="auto" w:fill="auto"/>
            <w:vAlign w:val="top"/>
          </w:tcPr>
          <w:p w14:paraId="7672BFE1">
            <w:pPr>
              <w:spacing w:line="360" w:lineRule="auto"/>
              <w:jc w:val="center"/>
              <w:rPr>
                <w:ins w:id="30" w:author="毛毛妈" w:date="2025-11-14T09:25:00Z"/>
                <w:rFonts w:hint="default" w:ascii="宋体" w:hAnsi="宋体" w:eastAsia="宋体" w:cstheme="minorBidi"/>
                <w:color w:val="000000" w:themeColor="text1"/>
                <w:kern w:val="2"/>
                <w:sz w:val="21"/>
                <w:szCs w:val="21"/>
                <w:lang w:val="en-US" w:eastAsia="zh-CN" w:bidi="ar-SA"/>
                <w14:textFill>
                  <w14:solidFill>
                    <w14:schemeClr w14:val="tx1"/>
                  </w14:solidFill>
                </w14:textFill>
              </w:rPr>
            </w:pPr>
            <w:ins w:id="31" w:author="Love Maths [2]" w:date="2025-11-14T19:28:26Z">
              <w:r>
                <w:rPr>
                  <w:rFonts w:hint="eastAsia" w:ascii="宋体" w:hAnsi="宋体" w:eastAsia="宋体" w:cstheme="minorBidi"/>
                  <w:color w:val="000000" w:themeColor="text1"/>
                  <w:kern w:val="2"/>
                  <w:sz w:val="21"/>
                  <w:szCs w:val="21"/>
                  <w:lang w:val="en-US" w:eastAsia="zh-CN" w:bidi="ar-SA"/>
                  <w14:textFill>
                    <w14:solidFill>
                      <w14:schemeClr w14:val="tx1"/>
                    </w14:solidFill>
                  </w14:textFill>
                </w:rPr>
                <w:t>v</w:t>
              </w:r>
            </w:ins>
            <w:ins w:id="32" w:author="Love Maths [2]" w:date="2025-11-14T19:28:27Z">
              <w:r>
                <w:rPr>
                  <w:rFonts w:hint="eastAsia" w:ascii="宋体" w:hAnsi="宋体" w:eastAsia="宋体" w:cstheme="minorBidi"/>
                  <w:color w:val="000000" w:themeColor="text1"/>
                  <w:kern w:val="2"/>
                  <w:sz w:val="21"/>
                  <w:szCs w:val="21"/>
                  <w:lang w:val="en-US" w:eastAsia="zh-CN" w:bidi="ar-SA"/>
                  <w14:textFill>
                    <w14:solidFill>
                      <w14:schemeClr w14:val="tx1"/>
                    </w14:solidFill>
                  </w14:textFill>
                </w:rPr>
                <w:t>archa</w:t>
              </w:r>
            </w:ins>
            <w:ins w:id="33" w:author="Love Maths [2]" w:date="2025-11-14T19:28:28Z">
              <w:r>
                <w:rPr>
                  <w:rFonts w:hint="eastAsia" w:ascii="宋体" w:hAnsi="宋体" w:eastAsia="宋体" w:cstheme="minorBidi"/>
                  <w:color w:val="000000" w:themeColor="text1"/>
                  <w:kern w:val="2"/>
                  <w:sz w:val="21"/>
                  <w:szCs w:val="21"/>
                  <w:lang w:val="en-US" w:eastAsia="zh-CN" w:bidi="ar-SA"/>
                  <w14:textFill>
                    <w14:solidFill>
                      <w14:schemeClr w14:val="tx1"/>
                    </w14:solidFill>
                  </w14:textFill>
                </w:rPr>
                <w:t>r</w:t>
              </w:r>
            </w:ins>
          </w:p>
        </w:tc>
      </w:tr>
      <w:tr w14:paraId="5A127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3" w:type="dxa"/>
          <w:trHeight w:val="90" w:hRule="atLeast"/>
          <w:jc w:val="center"/>
        </w:trPr>
        <w:tc>
          <w:tcPr>
            <w:tcW w:w="2067" w:type="dxa"/>
          </w:tcPr>
          <w:p w14:paraId="44D8C4E4">
            <w:pPr>
              <w:spacing w:line="360" w:lineRule="auto"/>
              <w:jc w:val="center"/>
              <w:rPr>
                <w:rFonts w:hint="eastAsia" w:ascii="宋体" w:hAnsi="宋体" w:eastAsia="宋体"/>
                <w:szCs w:val="21"/>
              </w:rPr>
            </w:pPr>
            <w:r>
              <w:rPr>
                <w:rFonts w:hint="eastAsia" w:ascii="宋体" w:hAnsi="宋体" w:eastAsia="宋体"/>
                <w:szCs w:val="21"/>
              </w:rPr>
              <w:t>用户名称</w:t>
            </w:r>
          </w:p>
        </w:tc>
        <w:tc>
          <w:tcPr>
            <w:tcW w:w="2611" w:type="dxa"/>
          </w:tcPr>
          <w:p w14:paraId="4B064B2D">
            <w:pPr>
              <w:spacing w:line="360" w:lineRule="auto"/>
              <w:jc w:val="center"/>
              <w:rPr>
                <w:rFonts w:hint="eastAsia" w:ascii="宋体" w:hAnsi="宋体" w:eastAsia="宋体"/>
                <w:szCs w:val="21"/>
              </w:rPr>
            </w:pPr>
            <w:r>
              <w:rPr>
                <w:rFonts w:hint="eastAsia" w:ascii="宋体" w:hAnsi="宋体" w:eastAsia="宋体"/>
                <w:szCs w:val="21"/>
              </w:rPr>
              <w:t>userName</w:t>
            </w:r>
          </w:p>
        </w:tc>
        <w:tc>
          <w:tcPr>
            <w:tcW w:w="1766" w:type="dxa"/>
          </w:tcPr>
          <w:p w14:paraId="4B7EC9D9">
            <w:pPr>
              <w:spacing w:line="360" w:lineRule="auto"/>
              <w:jc w:val="center"/>
              <w:rPr>
                <w:rFonts w:hint="eastAsia" w:ascii="宋体" w:hAnsi="宋体" w:eastAsia="宋体"/>
                <w:szCs w:val="21"/>
              </w:rPr>
            </w:pPr>
            <w:r>
              <w:rPr>
                <w:rFonts w:hint="eastAsia" w:ascii="宋体" w:hAnsi="宋体" w:eastAsia="宋体"/>
                <w:szCs w:val="21"/>
              </w:rPr>
              <w:t>varchar</w:t>
            </w:r>
          </w:p>
        </w:tc>
      </w:tr>
      <w:tr w14:paraId="0355E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3" w:type="dxa"/>
          <w:trHeight w:val="90" w:hRule="atLeast"/>
          <w:jc w:val="center"/>
        </w:trPr>
        <w:tc>
          <w:tcPr>
            <w:tcW w:w="2067" w:type="dxa"/>
          </w:tcPr>
          <w:p w14:paraId="11245107">
            <w:pPr>
              <w:spacing w:line="360" w:lineRule="auto"/>
              <w:jc w:val="center"/>
              <w:rPr>
                <w:rFonts w:hint="eastAsia" w:ascii="宋体" w:hAnsi="宋体" w:eastAsia="宋体"/>
                <w:szCs w:val="21"/>
              </w:rPr>
            </w:pPr>
            <w:r>
              <w:rPr>
                <w:rFonts w:hint="eastAsia" w:ascii="宋体" w:hAnsi="宋体" w:eastAsia="宋体"/>
                <w:szCs w:val="21"/>
              </w:rPr>
              <w:t>真实姓名</w:t>
            </w:r>
          </w:p>
        </w:tc>
        <w:tc>
          <w:tcPr>
            <w:tcW w:w="2611" w:type="dxa"/>
          </w:tcPr>
          <w:p w14:paraId="39452B72">
            <w:pPr>
              <w:spacing w:line="360" w:lineRule="auto"/>
              <w:jc w:val="center"/>
              <w:rPr>
                <w:rFonts w:hint="eastAsia" w:ascii="宋体" w:hAnsi="宋体" w:eastAsia="宋体"/>
                <w:szCs w:val="21"/>
              </w:rPr>
            </w:pPr>
            <w:r>
              <w:rPr>
                <w:rFonts w:hint="eastAsia" w:ascii="宋体" w:hAnsi="宋体" w:eastAsia="宋体"/>
                <w:szCs w:val="21"/>
              </w:rPr>
              <w:t>Rea</w:t>
            </w:r>
            <w:r>
              <w:rPr>
                <w:rFonts w:ascii="宋体" w:hAnsi="宋体" w:eastAsia="宋体"/>
                <w:szCs w:val="21"/>
              </w:rPr>
              <w:t>lName</w:t>
            </w:r>
          </w:p>
        </w:tc>
        <w:tc>
          <w:tcPr>
            <w:tcW w:w="1766" w:type="dxa"/>
          </w:tcPr>
          <w:p w14:paraId="2DA08D35">
            <w:pPr>
              <w:spacing w:line="360" w:lineRule="auto"/>
              <w:jc w:val="center"/>
              <w:rPr>
                <w:rFonts w:hint="eastAsia" w:ascii="宋体" w:hAnsi="宋体" w:eastAsia="宋体"/>
                <w:szCs w:val="21"/>
              </w:rPr>
            </w:pPr>
            <w:r>
              <w:rPr>
                <w:rFonts w:hint="eastAsia" w:ascii="宋体" w:hAnsi="宋体" w:eastAsia="宋体"/>
                <w:szCs w:val="21"/>
              </w:rPr>
              <w:t>v</w:t>
            </w:r>
            <w:r>
              <w:rPr>
                <w:rFonts w:ascii="宋体" w:hAnsi="宋体" w:eastAsia="宋体"/>
                <w:szCs w:val="21"/>
              </w:rPr>
              <w:t>archar</w:t>
            </w:r>
          </w:p>
        </w:tc>
      </w:tr>
      <w:tr w14:paraId="3F0DB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3" w:type="dxa"/>
          <w:trHeight w:val="90" w:hRule="atLeast"/>
          <w:jc w:val="center"/>
        </w:trPr>
        <w:tc>
          <w:tcPr>
            <w:tcW w:w="2067" w:type="dxa"/>
          </w:tcPr>
          <w:p w14:paraId="118F7071">
            <w:pPr>
              <w:spacing w:line="360" w:lineRule="auto"/>
              <w:jc w:val="center"/>
              <w:rPr>
                <w:rFonts w:hint="eastAsia" w:ascii="宋体" w:hAnsi="宋体" w:eastAsia="宋体"/>
                <w:szCs w:val="21"/>
              </w:rPr>
            </w:pPr>
            <w:r>
              <w:rPr>
                <w:rFonts w:hint="eastAsia" w:ascii="宋体" w:hAnsi="宋体" w:eastAsia="宋体"/>
                <w:szCs w:val="21"/>
              </w:rPr>
              <w:t>身份证号</w:t>
            </w:r>
          </w:p>
        </w:tc>
        <w:tc>
          <w:tcPr>
            <w:tcW w:w="2611" w:type="dxa"/>
          </w:tcPr>
          <w:p w14:paraId="46D96808">
            <w:pPr>
              <w:spacing w:line="360" w:lineRule="auto"/>
              <w:jc w:val="center"/>
              <w:rPr>
                <w:rFonts w:hint="eastAsia" w:ascii="宋体" w:hAnsi="宋体" w:eastAsia="宋体"/>
                <w:szCs w:val="21"/>
              </w:rPr>
            </w:pPr>
            <w:r>
              <w:rPr>
                <w:rFonts w:hint="eastAsia" w:ascii="宋体" w:hAnsi="宋体" w:eastAsia="宋体"/>
                <w:szCs w:val="21"/>
              </w:rPr>
              <w:t>ID</w:t>
            </w:r>
            <w:r>
              <w:rPr>
                <w:rFonts w:ascii="宋体" w:hAnsi="宋体" w:eastAsia="宋体"/>
                <w:szCs w:val="21"/>
              </w:rPr>
              <w:t>Number</w:t>
            </w:r>
          </w:p>
        </w:tc>
        <w:tc>
          <w:tcPr>
            <w:tcW w:w="1766" w:type="dxa"/>
          </w:tcPr>
          <w:p w14:paraId="1D78D19A">
            <w:pPr>
              <w:spacing w:line="360" w:lineRule="auto"/>
              <w:jc w:val="center"/>
              <w:rPr>
                <w:rFonts w:hint="eastAsia" w:ascii="宋体" w:hAnsi="宋体" w:eastAsia="宋体"/>
                <w:szCs w:val="21"/>
              </w:rPr>
            </w:pPr>
            <w:r>
              <w:rPr>
                <w:rFonts w:hint="eastAsia" w:ascii="宋体" w:hAnsi="宋体" w:eastAsia="宋体"/>
                <w:szCs w:val="21"/>
              </w:rPr>
              <w:t>v</w:t>
            </w:r>
            <w:r>
              <w:rPr>
                <w:rFonts w:ascii="宋体" w:hAnsi="宋体" w:eastAsia="宋体"/>
                <w:szCs w:val="21"/>
              </w:rPr>
              <w:t>archar</w:t>
            </w:r>
          </w:p>
        </w:tc>
      </w:tr>
      <w:tr w14:paraId="1A803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3" w:type="dxa"/>
          <w:trHeight w:val="90" w:hRule="atLeast"/>
          <w:jc w:val="center"/>
        </w:trPr>
        <w:tc>
          <w:tcPr>
            <w:tcW w:w="2067" w:type="dxa"/>
          </w:tcPr>
          <w:p w14:paraId="0CB83A6F">
            <w:pPr>
              <w:spacing w:line="360" w:lineRule="auto"/>
              <w:jc w:val="center"/>
              <w:rPr>
                <w:rFonts w:hint="eastAsia" w:ascii="宋体" w:hAnsi="宋体" w:eastAsia="宋体"/>
                <w:szCs w:val="21"/>
              </w:rPr>
            </w:pPr>
            <w:r>
              <w:rPr>
                <w:rFonts w:hint="eastAsia" w:ascii="宋体" w:hAnsi="宋体" w:eastAsia="宋体"/>
                <w:szCs w:val="21"/>
              </w:rPr>
              <w:t>性别</w:t>
            </w:r>
          </w:p>
        </w:tc>
        <w:tc>
          <w:tcPr>
            <w:tcW w:w="2611" w:type="dxa"/>
          </w:tcPr>
          <w:p w14:paraId="12A672D1">
            <w:pPr>
              <w:spacing w:line="360" w:lineRule="auto"/>
              <w:jc w:val="center"/>
              <w:rPr>
                <w:rFonts w:hint="eastAsia" w:ascii="宋体" w:hAnsi="宋体" w:eastAsia="宋体"/>
                <w:szCs w:val="21"/>
              </w:rPr>
            </w:pPr>
            <w:r>
              <w:rPr>
                <w:rFonts w:hint="eastAsia" w:ascii="宋体" w:hAnsi="宋体" w:eastAsia="宋体"/>
                <w:szCs w:val="21"/>
              </w:rPr>
              <w:t>G</w:t>
            </w:r>
            <w:r>
              <w:rPr>
                <w:rFonts w:ascii="宋体" w:hAnsi="宋体" w:eastAsia="宋体"/>
                <w:szCs w:val="21"/>
              </w:rPr>
              <w:t>ender</w:t>
            </w:r>
          </w:p>
        </w:tc>
        <w:tc>
          <w:tcPr>
            <w:tcW w:w="1766" w:type="dxa"/>
          </w:tcPr>
          <w:p w14:paraId="168F8223">
            <w:pPr>
              <w:spacing w:line="360" w:lineRule="auto"/>
              <w:jc w:val="center"/>
              <w:rPr>
                <w:rFonts w:hint="eastAsia" w:ascii="宋体" w:hAnsi="宋体" w:eastAsia="宋体"/>
                <w:szCs w:val="21"/>
              </w:rPr>
            </w:pPr>
            <w:r>
              <w:rPr>
                <w:rFonts w:hint="eastAsia" w:ascii="宋体" w:hAnsi="宋体" w:eastAsia="宋体"/>
                <w:szCs w:val="21"/>
              </w:rPr>
              <w:t>v</w:t>
            </w:r>
            <w:r>
              <w:rPr>
                <w:rFonts w:ascii="宋体" w:hAnsi="宋体" w:eastAsia="宋体"/>
                <w:szCs w:val="21"/>
              </w:rPr>
              <w:t>archar</w:t>
            </w:r>
          </w:p>
        </w:tc>
      </w:tr>
      <w:tr w14:paraId="28D51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3" w:type="dxa"/>
          <w:trHeight w:val="90" w:hRule="atLeast"/>
          <w:jc w:val="center"/>
        </w:trPr>
        <w:tc>
          <w:tcPr>
            <w:tcW w:w="2067" w:type="dxa"/>
          </w:tcPr>
          <w:p w14:paraId="434E7869">
            <w:pPr>
              <w:spacing w:line="360" w:lineRule="auto"/>
              <w:jc w:val="center"/>
              <w:rPr>
                <w:rFonts w:hint="eastAsia" w:ascii="宋体" w:hAnsi="宋体" w:eastAsia="宋体"/>
                <w:szCs w:val="21"/>
              </w:rPr>
            </w:pPr>
            <w:r>
              <w:rPr>
                <w:rFonts w:hint="eastAsia" w:ascii="宋体" w:hAnsi="宋体" w:eastAsia="宋体"/>
                <w:szCs w:val="21"/>
              </w:rPr>
              <w:t>用户生日</w:t>
            </w:r>
          </w:p>
        </w:tc>
        <w:tc>
          <w:tcPr>
            <w:tcW w:w="2611" w:type="dxa"/>
          </w:tcPr>
          <w:p w14:paraId="346E334E">
            <w:pPr>
              <w:spacing w:line="360" w:lineRule="auto"/>
              <w:jc w:val="center"/>
              <w:rPr>
                <w:rFonts w:hint="eastAsia" w:ascii="宋体" w:hAnsi="宋体" w:eastAsia="宋体"/>
                <w:szCs w:val="21"/>
              </w:rPr>
            </w:pPr>
            <w:r>
              <w:rPr>
                <w:rFonts w:ascii="宋体" w:hAnsi="宋体" w:eastAsia="宋体"/>
                <w:szCs w:val="21"/>
              </w:rPr>
              <w:t>Birthday</w:t>
            </w:r>
          </w:p>
        </w:tc>
        <w:tc>
          <w:tcPr>
            <w:tcW w:w="1766" w:type="dxa"/>
          </w:tcPr>
          <w:p w14:paraId="02B3050A">
            <w:pPr>
              <w:spacing w:line="360" w:lineRule="auto"/>
              <w:jc w:val="center"/>
              <w:rPr>
                <w:rFonts w:hint="eastAsia" w:ascii="宋体" w:hAnsi="宋体" w:eastAsia="宋体"/>
                <w:szCs w:val="21"/>
              </w:rPr>
            </w:pPr>
            <w:r>
              <w:rPr>
                <w:rFonts w:ascii="宋体" w:hAnsi="宋体" w:eastAsia="宋体"/>
                <w:szCs w:val="21"/>
              </w:rPr>
              <w:t>varchar</w:t>
            </w:r>
          </w:p>
        </w:tc>
      </w:tr>
      <w:tr w14:paraId="65108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3" w:type="dxa"/>
          <w:trHeight w:val="90" w:hRule="atLeast"/>
          <w:jc w:val="center"/>
        </w:trPr>
        <w:tc>
          <w:tcPr>
            <w:tcW w:w="2067" w:type="dxa"/>
          </w:tcPr>
          <w:p w14:paraId="111F3FED">
            <w:pPr>
              <w:spacing w:line="360" w:lineRule="auto"/>
              <w:jc w:val="center"/>
              <w:rPr>
                <w:rFonts w:hint="eastAsia" w:ascii="宋体" w:hAnsi="宋体" w:eastAsia="宋体"/>
                <w:szCs w:val="21"/>
              </w:rPr>
            </w:pPr>
            <w:r>
              <w:rPr>
                <w:rFonts w:hint="eastAsia" w:ascii="宋体" w:hAnsi="宋体" w:eastAsia="宋体"/>
                <w:szCs w:val="21"/>
              </w:rPr>
              <w:t>注册时间</w:t>
            </w:r>
          </w:p>
        </w:tc>
        <w:tc>
          <w:tcPr>
            <w:tcW w:w="2611" w:type="dxa"/>
          </w:tcPr>
          <w:p w14:paraId="76E40FA1">
            <w:pPr>
              <w:spacing w:line="360" w:lineRule="auto"/>
              <w:jc w:val="center"/>
              <w:rPr>
                <w:rFonts w:hint="eastAsia" w:ascii="宋体" w:hAnsi="宋体" w:eastAsia="宋体"/>
                <w:szCs w:val="21"/>
              </w:rPr>
            </w:pPr>
            <w:r>
              <w:rPr>
                <w:rFonts w:ascii="宋体" w:hAnsi="宋体" w:eastAsia="宋体"/>
                <w:szCs w:val="21"/>
              </w:rPr>
              <w:t>Register</w:t>
            </w:r>
            <w:r>
              <w:rPr>
                <w:rFonts w:hint="eastAsia" w:ascii="宋体" w:hAnsi="宋体" w:eastAsia="宋体"/>
                <w:szCs w:val="21"/>
              </w:rPr>
              <w:t>Time</w:t>
            </w:r>
          </w:p>
        </w:tc>
        <w:tc>
          <w:tcPr>
            <w:tcW w:w="1766" w:type="dxa"/>
          </w:tcPr>
          <w:p w14:paraId="26389DF5">
            <w:pPr>
              <w:spacing w:line="360" w:lineRule="auto"/>
              <w:jc w:val="center"/>
              <w:rPr>
                <w:rFonts w:hint="eastAsia" w:ascii="宋体" w:hAnsi="宋体" w:eastAsia="宋体"/>
                <w:szCs w:val="21"/>
              </w:rPr>
            </w:pPr>
            <w:r>
              <w:rPr>
                <w:rFonts w:ascii="宋体" w:hAnsi="宋体" w:eastAsia="宋体"/>
                <w:szCs w:val="21"/>
              </w:rPr>
              <w:t>date</w:t>
            </w:r>
            <w:r>
              <w:rPr>
                <w:rFonts w:hint="eastAsia" w:ascii="宋体" w:hAnsi="宋体" w:eastAsia="宋体"/>
                <w:szCs w:val="21"/>
              </w:rPr>
              <w:t>time</w:t>
            </w:r>
          </w:p>
        </w:tc>
      </w:tr>
    </w:tbl>
    <w:p w14:paraId="3E357A78">
      <w:pPr>
        <w:spacing w:line="360" w:lineRule="auto"/>
        <w:rPr>
          <w:rFonts w:hint="eastAsia" w:ascii="宋体" w:hAnsi="宋体" w:eastAsia="宋体"/>
          <w:szCs w:val="21"/>
        </w:rPr>
      </w:pPr>
    </w:p>
    <w:p w14:paraId="05C9528A">
      <w:pPr>
        <w:spacing w:line="360" w:lineRule="auto"/>
        <w:jc w:val="left"/>
        <w:rPr>
          <w:ins w:id="34" w:author="Love Maths [2]" w:date="2025-11-14T16:56:04Z"/>
          <w:rFonts w:hint="eastAsia" w:ascii="宋体" w:hAnsi="宋体" w:eastAsia="宋体"/>
          <w:b/>
          <w:bCs/>
          <w:szCs w:val="21"/>
        </w:rPr>
      </w:pPr>
    </w:p>
    <w:p w14:paraId="79C013CB">
      <w:pPr>
        <w:spacing w:line="360" w:lineRule="auto"/>
        <w:jc w:val="left"/>
        <w:rPr>
          <w:ins w:id="35" w:author="Love Maths [2]" w:date="2025-11-14T16:56:04Z"/>
          <w:rFonts w:hint="eastAsia" w:ascii="宋体" w:hAnsi="宋体" w:eastAsia="宋体"/>
          <w:b/>
          <w:bCs/>
          <w:szCs w:val="21"/>
        </w:rPr>
      </w:pPr>
    </w:p>
    <w:p w14:paraId="19CA3A0B">
      <w:pPr>
        <w:spacing w:line="360" w:lineRule="auto"/>
        <w:jc w:val="left"/>
        <w:rPr>
          <w:ins w:id="36" w:author="Love Maths [2]" w:date="2025-11-14T16:56:05Z"/>
          <w:rFonts w:hint="eastAsia" w:ascii="宋体" w:hAnsi="宋体" w:eastAsia="宋体"/>
          <w:b/>
          <w:bCs/>
          <w:szCs w:val="21"/>
        </w:rPr>
      </w:pPr>
    </w:p>
    <w:p w14:paraId="136451D7">
      <w:pPr>
        <w:spacing w:line="360" w:lineRule="auto"/>
        <w:jc w:val="left"/>
        <w:rPr>
          <w:rFonts w:hint="eastAsia" w:ascii="宋体" w:hAnsi="宋体" w:eastAsia="宋体"/>
          <w:b/>
          <w:bCs/>
          <w:szCs w:val="21"/>
        </w:rPr>
      </w:pPr>
      <w:r>
        <w:rPr>
          <w:rFonts w:hint="eastAsia" w:ascii="宋体" w:hAnsi="宋体" w:eastAsia="宋体"/>
          <w:b/>
          <w:bCs/>
          <w:szCs w:val="21"/>
        </w:rPr>
        <w:t>类名：Group</w:t>
      </w:r>
      <w:r>
        <w:rPr>
          <w:rFonts w:ascii="宋体" w:hAnsi="宋体" w:eastAsia="宋体"/>
          <w:b/>
          <w:bCs/>
          <w:szCs w:val="21"/>
        </w:rPr>
        <w:t>Activity</w:t>
      </w:r>
      <w:r>
        <w:rPr>
          <w:rFonts w:hint="eastAsia" w:ascii="宋体" w:hAnsi="宋体" w:eastAsia="宋体"/>
          <w:b/>
          <w:bCs/>
          <w:szCs w:val="21"/>
        </w:rPr>
        <w:t>（团体项目类）</w:t>
      </w:r>
    </w:p>
    <w:p w14:paraId="0AA45AC2">
      <w:pPr>
        <w:spacing w:line="360" w:lineRule="auto"/>
        <w:jc w:val="left"/>
        <w:rPr>
          <w:rFonts w:hint="eastAsia"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w:t>
      </w:r>
      <w:r>
        <w:rPr>
          <w:rFonts w:hint="eastAsia" w:ascii="宋体" w:hAnsi="宋体" w:eastAsia="宋体"/>
          <w:b/>
          <w:bCs/>
          <w:szCs w:val="21"/>
        </w:rPr>
        <w:t>4所示：</w:t>
      </w:r>
    </w:p>
    <w:p w14:paraId="5E3A7A0C">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.1.</w:t>
      </w:r>
      <w:r>
        <w:rPr>
          <w:rFonts w:hint="eastAsia" w:ascii="宋体" w:hAnsi="宋体" w:eastAsia="宋体"/>
          <w:szCs w:val="21"/>
        </w:rPr>
        <w:t>4</w:t>
      </w:r>
      <w:r>
        <w:rPr>
          <w:rFonts w:ascii="宋体" w:hAnsi="宋体" w:eastAsia="宋体"/>
          <w:szCs w:val="21"/>
        </w:rPr>
        <w:t xml:space="preserve"> Activity</w:t>
      </w:r>
      <w:r>
        <w:rPr>
          <w:rFonts w:hint="eastAsia" w:ascii="宋体" w:hAnsi="宋体" w:eastAsia="宋体"/>
          <w:szCs w:val="21"/>
        </w:rPr>
        <w:t>类属性表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766"/>
        <w:gridCol w:w="2268"/>
      </w:tblGrid>
      <w:tr w14:paraId="266AF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46919B2">
            <w:pPr>
              <w:spacing w:line="360" w:lineRule="auto"/>
              <w:jc w:val="center"/>
              <w:rPr>
                <w:rFonts w:hint="eastAsia" w:ascii="宋体" w:hAnsi="宋体" w:eastAsia="宋体"/>
                <w:szCs w:val="21"/>
              </w:rPr>
            </w:pPr>
            <w:r>
              <w:rPr>
                <w:rFonts w:hint="eastAsia" w:ascii="宋体" w:hAnsi="宋体" w:eastAsia="宋体"/>
                <w:szCs w:val="21"/>
              </w:rPr>
              <w:t>中文名</w:t>
            </w:r>
          </w:p>
        </w:tc>
        <w:tc>
          <w:tcPr>
            <w:tcW w:w="2766" w:type="dxa"/>
            <w:tcBorders>
              <w:top w:val="single" w:color="auto" w:sz="4" w:space="0"/>
              <w:left w:val="single" w:color="auto" w:sz="4" w:space="0"/>
              <w:bottom w:val="single" w:color="auto" w:sz="4" w:space="0"/>
              <w:right w:val="single" w:color="auto" w:sz="4" w:space="0"/>
            </w:tcBorders>
          </w:tcPr>
          <w:p w14:paraId="4F0B7464">
            <w:pPr>
              <w:spacing w:line="360" w:lineRule="auto"/>
              <w:jc w:val="center"/>
              <w:rPr>
                <w:rFonts w:hint="eastAsia" w:ascii="宋体" w:hAnsi="宋体" w:eastAsia="宋体"/>
                <w:szCs w:val="21"/>
              </w:rPr>
            </w:pPr>
            <w:r>
              <w:rPr>
                <w:rFonts w:hint="eastAsia" w:ascii="宋体" w:hAnsi="宋体" w:eastAsia="宋体"/>
                <w:szCs w:val="21"/>
              </w:rPr>
              <w:t>英文名</w:t>
            </w:r>
          </w:p>
        </w:tc>
        <w:tc>
          <w:tcPr>
            <w:tcW w:w="2268" w:type="dxa"/>
            <w:tcBorders>
              <w:top w:val="single" w:color="auto" w:sz="4" w:space="0"/>
              <w:left w:val="single" w:color="auto" w:sz="4" w:space="0"/>
              <w:bottom w:val="single" w:color="auto" w:sz="4" w:space="0"/>
              <w:right w:val="single" w:color="auto" w:sz="4" w:space="0"/>
            </w:tcBorders>
          </w:tcPr>
          <w:p w14:paraId="057CF90C">
            <w:pPr>
              <w:spacing w:line="360" w:lineRule="auto"/>
              <w:jc w:val="center"/>
              <w:rPr>
                <w:rFonts w:hint="eastAsia" w:ascii="宋体" w:hAnsi="宋体" w:eastAsia="宋体"/>
                <w:szCs w:val="21"/>
              </w:rPr>
            </w:pPr>
            <w:r>
              <w:rPr>
                <w:rFonts w:hint="eastAsia" w:ascii="宋体" w:hAnsi="宋体" w:eastAsia="宋体"/>
                <w:szCs w:val="21"/>
              </w:rPr>
              <w:t>数据类型</w:t>
            </w:r>
          </w:p>
        </w:tc>
      </w:tr>
      <w:tr w14:paraId="70061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709B8346">
            <w:pPr>
              <w:spacing w:line="360" w:lineRule="auto"/>
              <w:jc w:val="center"/>
              <w:rPr>
                <w:rFonts w:hint="eastAsia" w:ascii="宋体" w:hAnsi="宋体" w:eastAsia="宋体"/>
                <w:szCs w:val="21"/>
              </w:rPr>
            </w:pPr>
            <w:r>
              <w:rPr>
                <w:rFonts w:hint="eastAsia" w:ascii="宋体" w:hAnsi="宋体" w:eastAsia="宋体"/>
                <w:szCs w:val="21"/>
              </w:rPr>
              <w:t>项目ID</w:t>
            </w:r>
          </w:p>
        </w:tc>
        <w:tc>
          <w:tcPr>
            <w:tcW w:w="2766" w:type="dxa"/>
            <w:tcBorders>
              <w:top w:val="single" w:color="auto" w:sz="4" w:space="0"/>
              <w:left w:val="single" w:color="auto" w:sz="4" w:space="0"/>
              <w:bottom w:val="single" w:color="auto" w:sz="4" w:space="0"/>
              <w:right w:val="single" w:color="auto" w:sz="4" w:space="0"/>
            </w:tcBorders>
          </w:tcPr>
          <w:p w14:paraId="19080367">
            <w:pPr>
              <w:spacing w:line="360" w:lineRule="auto"/>
              <w:jc w:val="center"/>
              <w:rPr>
                <w:rFonts w:hint="eastAsia" w:ascii="宋体" w:hAnsi="宋体" w:eastAsia="宋体"/>
                <w:color w:val="0000FF"/>
                <w:szCs w:val="21"/>
              </w:rPr>
            </w:pPr>
            <w:r>
              <w:rPr>
                <w:rFonts w:hint="eastAsia" w:ascii="宋体" w:hAnsi="宋体" w:eastAsia="宋体"/>
                <w:color w:val="0000FF"/>
                <w:szCs w:val="21"/>
              </w:rPr>
              <w:t>activityID</w:t>
            </w:r>
          </w:p>
        </w:tc>
        <w:tc>
          <w:tcPr>
            <w:tcW w:w="2268" w:type="dxa"/>
            <w:tcBorders>
              <w:top w:val="single" w:color="auto" w:sz="4" w:space="0"/>
              <w:left w:val="single" w:color="auto" w:sz="4" w:space="0"/>
              <w:bottom w:val="single" w:color="auto" w:sz="4" w:space="0"/>
              <w:right w:val="single" w:color="auto" w:sz="4" w:space="0"/>
            </w:tcBorders>
          </w:tcPr>
          <w:p w14:paraId="63773A57">
            <w:pPr>
              <w:spacing w:line="360" w:lineRule="auto"/>
              <w:jc w:val="center"/>
              <w:rPr>
                <w:rFonts w:hint="eastAsia" w:ascii="宋体" w:hAnsi="宋体" w:eastAsia="宋体"/>
                <w:color w:val="0000FF"/>
                <w:szCs w:val="21"/>
              </w:rPr>
            </w:pPr>
            <w:r>
              <w:rPr>
                <w:rFonts w:hint="eastAsia" w:ascii="宋体" w:hAnsi="宋体" w:eastAsia="宋体"/>
                <w:color w:val="0000FF"/>
                <w:szCs w:val="21"/>
              </w:rPr>
              <w:t>varchar</w:t>
            </w:r>
          </w:p>
        </w:tc>
      </w:tr>
      <w:tr w14:paraId="2092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34B08E05">
            <w:pPr>
              <w:spacing w:line="360" w:lineRule="auto"/>
              <w:jc w:val="center"/>
              <w:rPr>
                <w:rFonts w:hint="eastAsia" w:ascii="宋体" w:hAnsi="宋体" w:eastAsia="宋体"/>
                <w:szCs w:val="21"/>
              </w:rPr>
            </w:pPr>
            <w:r>
              <w:rPr>
                <w:rFonts w:hint="eastAsia" w:ascii="宋体" w:hAnsi="宋体" w:eastAsia="宋体"/>
                <w:szCs w:val="21"/>
              </w:rPr>
              <w:t>项目名称</w:t>
            </w:r>
          </w:p>
        </w:tc>
        <w:tc>
          <w:tcPr>
            <w:tcW w:w="2766" w:type="dxa"/>
            <w:tcBorders>
              <w:top w:val="single" w:color="auto" w:sz="4" w:space="0"/>
              <w:left w:val="single" w:color="auto" w:sz="4" w:space="0"/>
              <w:bottom w:val="single" w:color="auto" w:sz="4" w:space="0"/>
              <w:right w:val="single" w:color="auto" w:sz="4" w:space="0"/>
            </w:tcBorders>
          </w:tcPr>
          <w:p w14:paraId="7445265D">
            <w:pPr>
              <w:spacing w:line="360" w:lineRule="auto"/>
              <w:jc w:val="center"/>
              <w:rPr>
                <w:rFonts w:hint="eastAsia" w:ascii="宋体" w:hAnsi="宋体" w:eastAsia="宋体"/>
                <w:szCs w:val="21"/>
              </w:rPr>
            </w:pPr>
            <w:r>
              <w:rPr>
                <w:rFonts w:hint="eastAsia" w:ascii="宋体" w:hAnsi="宋体" w:eastAsia="宋体"/>
                <w:szCs w:val="21"/>
              </w:rPr>
              <w:t>activityName</w:t>
            </w:r>
          </w:p>
        </w:tc>
        <w:tc>
          <w:tcPr>
            <w:tcW w:w="2268" w:type="dxa"/>
            <w:tcBorders>
              <w:top w:val="single" w:color="auto" w:sz="4" w:space="0"/>
              <w:left w:val="single" w:color="auto" w:sz="4" w:space="0"/>
              <w:bottom w:val="single" w:color="auto" w:sz="4" w:space="0"/>
              <w:right w:val="single" w:color="auto" w:sz="4" w:space="0"/>
            </w:tcBorders>
          </w:tcPr>
          <w:p w14:paraId="1BDDA1BE">
            <w:pPr>
              <w:spacing w:line="360" w:lineRule="auto"/>
              <w:jc w:val="center"/>
              <w:rPr>
                <w:rFonts w:hint="eastAsia" w:ascii="宋体" w:hAnsi="宋体" w:eastAsia="宋体"/>
                <w:szCs w:val="21"/>
              </w:rPr>
            </w:pPr>
            <w:r>
              <w:rPr>
                <w:rFonts w:hint="eastAsia" w:ascii="宋体" w:hAnsi="宋体" w:eastAsia="宋体"/>
                <w:szCs w:val="21"/>
              </w:rPr>
              <w:t>varchar</w:t>
            </w:r>
          </w:p>
        </w:tc>
      </w:tr>
      <w:tr w14:paraId="4EC9C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3749507B">
            <w:pPr>
              <w:spacing w:line="360" w:lineRule="auto"/>
              <w:jc w:val="center"/>
              <w:rPr>
                <w:rFonts w:hint="eastAsia" w:ascii="宋体" w:hAnsi="宋体" w:eastAsia="宋体"/>
                <w:szCs w:val="21"/>
              </w:rPr>
            </w:pPr>
            <w:r>
              <w:rPr>
                <w:rFonts w:hint="eastAsia" w:ascii="宋体" w:hAnsi="宋体" w:eastAsia="宋体"/>
                <w:szCs w:val="21"/>
              </w:rPr>
              <w:t>项目描述</w:t>
            </w:r>
          </w:p>
        </w:tc>
        <w:tc>
          <w:tcPr>
            <w:tcW w:w="2766" w:type="dxa"/>
            <w:tcBorders>
              <w:top w:val="single" w:color="auto" w:sz="4" w:space="0"/>
              <w:left w:val="single" w:color="auto" w:sz="4" w:space="0"/>
              <w:bottom w:val="single" w:color="auto" w:sz="4" w:space="0"/>
              <w:right w:val="single" w:color="auto" w:sz="4" w:space="0"/>
            </w:tcBorders>
          </w:tcPr>
          <w:p w14:paraId="12A150E2">
            <w:pPr>
              <w:spacing w:line="360" w:lineRule="auto"/>
              <w:jc w:val="center"/>
              <w:rPr>
                <w:rFonts w:hint="eastAsia" w:ascii="宋体" w:hAnsi="宋体" w:eastAsia="宋体"/>
                <w:szCs w:val="21"/>
              </w:rPr>
            </w:pPr>
            <w:r>
              <w:rPr>
                <w:rFonts w:hint="eastAsia" w:ascii="宋体" w:hAnsi="宋体" w:eastAsia="宋体"/>
                <w:szCs w:val="21"/>
              </w:rPr>
              <w:t>description</w:t>
            </w:r>
          </w:p>
        </w:tc>
        <w:tc>
          <w:tcPr>
            <w:tcW w:w="2268" w:type="dxa"/>
            <w:tcBorders>
              <w:top w:val="single" w:color="auto" w:sz="4" w:space="0"/>
              <w:left w:val="single" w:color="auto" w:sz="4" w:space="0"/>
              <w:bottom w:val="single" w:color="auto" w:sz="4" w:space="0"/>
              <w:right w:val="single" w:color="auto" w:sz="4" w:space="0"/>
            </w:tcBorders>
          </w:tcPr>
          <w:p w14:paraId="51A8AB8B">
            <w:pPr>
              <w:spacing w:line="360" w:lineRule="auto"/>
              <w:jc w:val="center"/>
              <w:rPr>
                <w:rFonts w:hint="eastAsia" w:ascii="宋体" w:hAnsi="宋体" w:eastAsia="宋体"/>
                <w:szCs w:val="21"/>
              </w:rPr>
            </w:pPr>
            <w:r>
              <w:rPr>
                <w:rFonts w:hint="eastAsia" w:ascii="宋体" w:hAnsi="宋体" w:eastAsia="宋体"/>
                <w:szCs w:val="21"/>
              </w:rPr>
              <w:t>text</w:t>
            </w:r>
          </w:p>
        </w:tc>
      </w:tr>
      <w:tr w14:paraId="50DAF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2E86B189">
            <w:pPr>
              <w:spacing w:line="360" w:lineRule="auto"/>
              <w:jc w:val="center"/>
              <w:rPr>
                <w:rFonts w:hint="eastAsia" w:ascii="宋体" w:hAnsi="宋体" w:eastAsia="宋体"/>
                <w:szCs w:val="21"/>
              </w:rPr>
            </w:pPr>
            <w:r>
              <w:rPr>
                <w:rFonts w:hint="eastAsia" w:ascii="宋体" w:hAnsi="宋体" w:eastAsia="宋体"/>
                <w:szCs w:val="21"/>
              </w:rPr>
              <w:t>预算金额</w:t>
            </w:r>
          </w:p>
        </w:tc>
        <w:tc>
          <w:tcPr>
            <w:tcW w:w="2766" w:type="dxa"/>
            <w:tcBorders>
              <w:top w:val="single" w:color="auto" w:sz="4" w:space="0"/>
              <w:left w:val="single" w:color="auto" w:sz="4" w:space="0"/>
              <w:bottom w:val="single" w:color="auto" w:sz="4" w:space="0"/>
              <w:right w:val="single" w:color="auto" w:sz="4" w:space="0"/>
            </w:tcBorders>
          </w:tcPr>
          <w:p w14:paraId="0055AE77">
            <w:pPr>
              <w:spacing w:line="360" w:lineRule="auto"/>
              <w:jc w:val="center"/>
              <w:rPr>
                <w:rFonts w:hint="eastAsia" w:ascii="宋体" w:hAnsi="宋体" w:eastAsia="宋体"/>
                <w:szCs w:val="21"/>
              </w:rPr>
            </w:pPr>
            <w:r>
              <w:rPr>
                <w:rFonts w:hint="eastAsia" w:ascii="宋体" w:hAnsi="宋体" w:eastAsia="宋体"/>
                <w:szCs w:val="21"/>
              </w:rPr>
              <w:t>budget</w:t>
            </w:r>
          </w:p>
        </w:tc>
        <w:tc>
          <w:tcPr>
            <w:tcW w:w="2268" w:type="dxa"/>
            <w:tcBorders>
              <w:top w:val="single" w:color="auto" w:sz="4" w:space="0"/>
              <w:left w:val="single" w:color="auto" w:sz="4" w:space="0"/>
              <w:bottom w:val="single" w:color="auto" w:sz="4" w:space="0"/>
              <w:right w:val="single" w:color="auto" w:sz="4" w:space="0"/>
            </w:tcBorders>
          </w:tcPr>
          <w:p w14:paraId="7212A89A">
            <w:pPr>
              <w:spacing w:line="360" w:lineRule="auto"/>
              <w:jc w:val="center"/>
              <w:rPr>
                <w:rFonts w:hint="eastAsia" w:ascii="宋体" w:hAnsi="宋体" w:eastAsia="宋体"/>
                <w:szCs w:val="21"/>
              </w:rPr>
            </w:pPr>
            <w:r>
              <w:rPr>
                <w:rFonts w:hint="eastAsia" w:ascii="宋体" w:hAnsi="宋体" w:eastAsia="宋体"/>
                <w:szCs w:val="21"/>
              </w:rPr>
              <w:t>decimal(10,2)</w:t>
            </w:r>
          </w:p>
        </w:tc>
      </w:tr>
      <w:tr w14:paraId="5F808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7C3EF2B3">
            <w:pPr>
              <w:spacing w:line="360" w:lineRule="auto"/>
              <w:jc w:val="center"/>
              <w:rPr>
                <w:rFonts w:hint="eastAsia" w:ascii="宋体" w:hAnsi="宋体" w:eastAsia="宋体"/>
                <w:szCs w:val="21"/>
              </w:rPr>
            </w:pPr>
            <w:r>
              <w:rPr>
                <w:rFonts w:hint="eastAsia" w:ascii="宋体" w:hAnsi="宋体" w:eastAsia="宋体"/>
                <w:szCs w:val="21"/>
              </w:rPr>
              <w:t>实际总金额</w:t>
            </w:r>
          </w:p>
        </w:tc>
        <w:tc>
          <w:tcPr>
            <w:tcW w:w="2766" w:type="dxa"/>
            <w:tcBorders>
              <w:top w:val="single" w:color="auto" w:sz="4" w:space="0"/>
              <w:left w:val="single" w:color="auto" w:sz="4" w:space="0"/>
              <w:bottom w:val="single" w:color="auto" w:sz="4" w:space="0"/>
              <w:right w:val="single" w:color="auto" w:sz="4" w:space="0"/>
            </w:tcBorders>
          </w:tcPr>
          <w:p w14:paraId="15F1B85D">
            <w:pPr>
              <w:spacing w:line="360" w:lineRule="auto"/>
              <w:jc w:val="center"/>
              <w:rPr>
                <w:rFonts w:hint="eastAsia" w:ascii="宋体" w:hAnsi="宋体" w:eastAsia="宋体"/>
                <w:szCs w:val="21"/>
              </w:rPr>
            </w:pPr>
            <w:r>
              <w:rPr>
                <w:rFonts w:hint="eastAsia" w:ascii="宋体" w:hAnsi="宋体" w:eastAsia="宋体"/>
                <w:szCs w:val="21"/>
              </w:rPr>
              <w:t>actualAmount</w:t>
            </w:r>
          </w:p>
        </w:tc>
        <w:tc>
          <w:tcPr>
            <w:tcW w:w="2268" w:type="dxa"/>
            <w:tcBorders>
              <w:top w:val="single" w:color="auto" w:sz="4" w:space="0"/>
              <w:left w:val="single" w:color="auto" w:sz="4" w:space="0"/>
              <w:bottom w:val="single" w:color="auto" w:sz="4" w:space="0"/>
              <w:right w:val="single" w:color="auto" w:sz="4" w:space="0"/>
            </w:tcBorders>
          </w:tcPr>
          <w:p w14:paraId="753A7AA9">
            <w:pPr>
              <w:spacing w:line="360" w:lineRule="auto"/>
              <w:jc w:val="center"/>
              <w:rPr>
                <w:rFonts w:hint="eastAsia" w:ascii="宋体" w:hAnsi="宋体" w:eastAsia="宋体"/>
                <w:szCs w:val="21"/>
              </w:rPr>
            </w:pPr>
            <w:r>
              <w:rPr>
                <w:rFonts w:hint="eastAsia" w:ascii="宋体" w:hAnsi="宋体" w:eastAsia="宋体"/>
                <w:szCs w:val="21"/>
              </w:rPr>
              <w:t>decimal(10,2)</w:t>
            </w:r>
          </w:p>
        </w:tc>
      </w:tr>
      <w:tr w14:paraId="64F5C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61897C81">
            <w:pPr>
              <w:spacing w:line="360" w:lineRule="auto"/>
              <w:jc w:val="center"/>
              <w:rPr>
                <w:rFonts w:hint="eastAsia" w:ascii="宋体" w:hAnsi="宋体" w:eastAsia="宋体"/>
                <w:szCs w:val="21"/>
              </w:rPr>
            </w:pPr>
            <w:r>
              <w:rPr>
                <w:rFonts w:hint="eastAsia" w:ascii="宋体" w:hAnsi="宋体" w:eastAsia="宋体"/>
                <w:szCs w:val="21"/>
              </w:rPr>
              <w:t>创建者ID</w:t>
            </w:r>
          </w:p>
        </w:tc>
        <w:tc>
          <w:tcPr>
            <w:tcW w:w="2766" w:type="dxa"/>
            <w:tcBorders>
              <w:top w:val="single" w:color="auto" w:sz="4" w:space="0"/>
              <w:left w:val="single" w:color="auto" w:sz="4" w:space="0"/>
              <w:bottom w:val="single" w:color="auto" w:sz="4" w:space="0"/>
              <w:right w:val="single" w:color="auto" w:sz="4" w:space="0"/>
            </w:tcBorders>
          </w:tcPr>
          <w:p w14:paraId="727A3A06">
            <w:pPr>
              <w:spacing w:line="360" w:lineRule="auto"/>
              <w:jc w:val="center"/>
              <w:rPr>
                <w:rFonts w:hint="eastAsia" w:ascii="宋体" w:hAnsi="宋体" w:eastAsia="宋体"/>
                <w:szCs w:val="21"/>
              </w:rPr>
            </w:pPr>
            <w:r>
              <w:rPr>
                <w:rFonts w:hint="eastAsia" w:ascii="宋体" w:hAnsi="宋体" w:eastAsia="宋体"/>
                <w:szCs w:val="21"/>
              </w:rPr>
              <w:t>creatorID</w:t>
            </w:r>
          </w:p>
        </w:tc>
        <w:tc>
          <w:tcPr>
            <w:tcW w:w="2268" w:type="dxa"/>
            <w:tcBorders>
              <w:top w:val="single" w:color="auto" w:sz="4" w:space="0"/>
              <w:left w:val="single" w:color="auto" w:sz="4" w:space="0"/>
              <w:bottom w:val="single" w:color="auto" w:sz="4" w:space="0"/>
              <w:right w:val="single" w:color="auto" w:sz="4" w:space="0"/>
            </w:tcBorders>
          </w:tcPr>
          <w:p w14:paraId="5610FE3A">
            <w:pPr>
              <w:spacing w:line="360" w:lineRule="auto"/>
              <w:jc w:val="center"/>
              <w:rPr>
                <w:rFonts w:hint="eastAsia" w:ascii="宋体" w:hAnsi="宋体" w:eastAsia="宋体"/>
                <w:szCs w:val="21"/>
              </w:rPr>
            </w:pPr>
            <w:r>
              <w:rPr>
                <w:rFonts w:hint="eastAsia" w:ascii="宋体" w:hAnsi="宋体" w:eastAsia="宋体"/>
                <w:szCs w:val="21"/>
              </w:rPr>
              <w:t>varchar</w:t>
            </w:r>
          </w:p>
        </w:tc>
      </w:tr>
      <w:tr w14:paraId="14ECF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48EDB8C5">
            <w:pPr>
              <w:spacing w:line="360" w:lineRule="auto"/>
              <w:jc w:val="center"/>
              <w:rPr>
                <w:rFonts w:hint="eastAsia" w:ascii="宋体" w:hAnsi="宋体" w:eastAsia="宋体"/>
                <w:szCs w:val="21"/>
              </w:rPr>
            </w:pPr>
            <w:r>
              <w:rPr>
                <w:rFonts w:hint="eastAsia" w:ascii="宋体" w:hAnsi="宋体" w:eastAsia="宋体"/>
                <w:szCs w:val="21"/>
              </w:rPr>
              <w:t>创建时间</w:t>
            </w:r>
          </w:p>
        </w:tc>
        <w:tc>
          <w:tcPr>
            <w:tcW w:w="2766" w:type="dxa"/>
            <w:tcBorders>
              <w:top w:val="single" w:color="auto" w:sz="4" w:space="0"/>
              <w:left w:val="single" w:color="auto" w:sz="4" w:space="0"/>
              <w:bottom w:val="single" w:color="auto" w:sz="4" w:space="0"/>
              <w:right w:val="single" w:color="auto" w:sz="4" w:space="0"/>
            </w:tcBorders>
          </w:tcPr>
          <w:p w14:paraId="62D63B9A">
            <w:pPr>
              <w:spacing w:line="360" w:lineRule="auto"/>
              <w:jc w:val="center"/>
              <w:rPr>
                <w:rFonts w:hint="eastAsia" w:ascii="宋体" w:hAnsi="宋体" w:eastAsia="宋体"/>
                <w:szCs w:val="21"/>
              </w:rPr>
            </w:pPr>
            <w:r>
              <w:rPr>
                <w:rFonts w:hint="eastAsia" w:ascii="宋体" w:hAnsi="宋体" w:eastAsia="宋体"/>
                <w:szCs w:val="21"/>
              </w:rPr>
              <w:t>createTime</w:t>
            </w:r>
          </w:p>
        </w:tc>
        <w:tc>
          <w:tcPr>
            <w:tcW w:w="2268" w:type="dxa"/>
            <w:tcBorders>
              <w:top w:val="single" w:color="auto" w:sz="4" w:space="0"/>
              <w:left w:val="single" w:color="auto" w:sz="4" w:space="0"/>
              <w:bottom w:val="single" w:color="auto" w:sz="4" w:space="0"/>
              <w:right w:val="single" w:color="auto" w:sz="4" w:space="0"/>
            </w:tcBorders>
          </w:tcPr>
          <w:p w14:paraId="4FB95B36">
            <w:pPr>
              <w:spacing w:line="360" w:lineRule="auto"/>
              <w:jc w:val="center"/>
              <w:rPr>
                <w:rFonts w:hint="eastAsia" w:ascii="宋体" w:hAnsi="宋体" w:eastAsia="宋体"/>
                <w:szCs w:val="21"/>
              </w:rPr>
            </w:pPr>
            <w:r>
              <w:rPr>
                <w:rFonts w:hint="eastAsia" w:ascii="宋体" w:hAnsi="宋体" w:eastAsia="宋体"/>
                <w:szCs w:val="21"/>
              </w:rPr>
              <w:t>datetime</w:t>
            </w:r>
          </w:p>
        </w:tc>
      </w:tr>
      <w:tr w14:paraId="7554F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630F1BFC">
            <w:pPr>
              <w:spacing w:line="360" w:lineRule="auto"/>
              <w:jc w:val="center"/>
              <w:rPr>
                <w:rFonts w:hint="eastAsia" w:ascii="宋体" w:hAnsi="宋体" w:eastAsia="宋体"/>
                <w:szCs w:val="21"/>
              </w:rPr>
            </w:pPr>
            <w:r>
              <w:rPr>
                <w:rFonts w:hint="eastAsia" w:ascii="宋体" w:hAnsi="宋体" w:eastAsia="宋体"/>
                <w:szCs w:val="21"/>
              </w:rPr>
              <w:t>结算时间</w:t>
            </w:r>
          </w:p>
        </w:tc>
        <w:tc>
          <w:tcPr>
            <w:tcW w:w="2766" w:type="dxa"/>
            <w:tcBorders>
              <w:top w:val="single" w:color="auto" w:sz="4" w:space="0"/>
              <w:left w:val="single" w:color="auto" w:sz="4" w:space="0"/>
              <w:bottom w:val="single" w:color="auto" w:sz="4" w:space="0"/>
              <w:right w:val="single" w:color="auto" w:sz="4" w:space="0"/>
            </w:tcBorders>
          </w:tcPr>
          <w:p w14:paraId="55B17F44">
            <w:pPr>
              <w:spacing w:line="360" w:lineRule="auto"/>
              <w:jc w:val="center"/>
              <w:rPr>
                <w:rFonts w:hint="eastAsia" w:ascii="宋体" w:hAnsi="宋体" w:eastAsia="宋体"/>
                <w:szCs w:val="21"/>
              </w:rPr>
            </w:pPr>
            <w:r>
              <w:rPr>
                <w:rFonts w:hint="eastAsia" w:ascii="宋体" w:hAnsi="宋体" w:eastAsia="宋体"/>
                <w:szCs w:val="21"/>
              </w:rPr>
              <w:t>settlementTime</w:t>
            </w:r>
          </w:p>
        </w:tc>
        <w:tc>
          <w:tcPr>
            <w:tcW w:w="2268" w:type="dxa"/>
            <w:tcBorders>
              <w:top w:val="single" w:color="auto" w:sz="4" w:space="0"/>
              <w:left w:val="single" w:color="auto" w:sz="4" w:space="0"/>
              <w:bottom w:val="single" w:color="auto" w:sz="4" w:space="0"/>
              <w:right w:val="single" w:color="auto" w:sz="4" w:space="0"/>
            </w:tcBorders>
          </w:tcPr>
          <w:p w14:paraId="156C430D">
            <w:pPr>
              <w:spacing w:line="360" w:lineRule="auto"/>
              <w:jc w:val="center"/>
              <w:rPr>
                <w:rFonts w:hint="eastAsia" w:ascii="宋体" w:hAnsi="宋体" w:eastAsia="宋体"/>
                <w:szCs w:val="21"/>
              </w:rPr>
            </w:pPr>
            <w:r>
              <w:rPr>
                <w:rFonts w:hint="eastAsia" w:ascii="宋体" w:hAnsi="宋体" w:eastAsia="宋体"/>
                <w:szCs w:val="21"/>
              </w:rPr>
              <w:t>datetime</w:t>
            </w:r>
          </w:p>
        </w:tc>
      </w:tr>
      <w:tr w14:paraId="0E133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5809A4A1">
            <w:pPr>
              <w:spacing w:line="360" w:lineRule="auto"/>
              <w:jc w:val="center"/>
              <w:rPr>
                <w:rFonts w:hint="eastAsia" w:ascii="宋体" w:hAnsi="宋体" w:eastAsia="宋体"/>
                <w:szCs w:val="21"/>
              </w:rPr>
            </w:pPr>
            <w:r>
              <w:rPr>
                <w:rFonts w:hint="eastAsia" w:ascii="宋体" w:hAnsi="宋体" w:eastAsia="宋体"/>
                <w:szCs w:val="21"/>
              </w:rPr>
              <w:t>是否可结算</w:t>
            </w:r>
            <w:r>
              <w:commentReference w:id="1"/>
            </w:r>
          </w:p>
        </w:tc>
        <w:tc>
          <w:tcPr>
            <w:tcW w:w="2766" w:type="dxa"/>
            <w:tcBorders>
              <w:top w:val="single" w:color="auto" w:sz="4" w:space="0"/>
              <w:left w:val="single" w:color="auto" w:sz="4" w:space="0"/>
              <w:bottom w:val="single" w:color="auto" w:sz="4" w:space="0"/>
              <w:right w:val="single" w:color="auto" w:sz="4" w:space="0"/>
            </w:tcBorders>
          </w:tcPr>
          <w:p w14:paraId="04FDA183">
            <w:pPr>
              <w:spacing w:line="360" w:lineRule="auto"/>
              <w:jc w:val="center"/>
              <w:rPr>
                <w:rFonts w:hint="eastAsia" w:ascii="宋体" w:hAnsi="宋体" w:eastAsia="宋体"/>
                <w:szCs w:val="21"/>
              </w:rPr>
            </w:pPr>
            <w:r>
              <w:rPr>
                <w:rFonts w:hint="eastAsia" w:ascii="宋体" w:hAnsi="宋体" w:eastAsia="宋体"/>
                <w:szCs w:val="21"/>
              </w:rPr>
              <w:t>isSettable</w:t>
            </w:r>
          </w:p>
        </w:tc>
        <w:tc>
          <w:tcPr>
            <w:tcW w:w="2268" w:type="dxa"/>
            <w:tcBorders>
              <w:top w:val="single" w:color="auto" w:sz="4" w:space="0"/>
              <w:left w:val="single" w:color="auto" w:sz="4" w:space="0"/>
              <w:bottom w:val="single" w:color="auto" w:sz="4" w:space="0"/>
              <w:right w:val="single" w:color="auto" w:sz="4" w:space="0"/>
            </w:tcBorders>
          </w:tcPr>
          <w:p w14:paraId="1129DD15">
            <w:pPr>
              <w:spacing w:line="360" w:lineRule="auto"/>
              <w:jc w:val="center"/>
              <w:rPr>
                <w:rFonts w:hint="eastAsia" w:ascii="宋体" w:hAnsi="宋体" w:eastAsia="宋体"/>
                <w:szCs w:val="21"/>
              </w:rPr>
            </w:pPr>
            <w:r>
              <w:rPr>
                <w:rFonts w:hint="eastAsia" w:ascii="宋体" w:hAnsi="宋体" w:eastAsia="宋体"/>
                <w:szCs w:val="21"/>
              </w:rPr>
              <w:t>boolean</w:t>
            </w:r>
          </w:p>
        </w:tc>
      </w:tr>
      <w:tr w14:paraId="22F65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ins w:id="37" w:author="毛毛妈" w:date="2025-11-14T09:28:00Z"/>
          <w:del w:id="38" w:author="Love Maths [2]" w:date="2025-11-14T19:20:50Z"/>
        </w:trPr>
        <w:tc>
          <w:tcPr>
            <w:tcW w:w="1832" w:type="dxa"/>
            <w:tcBorders>
              <w:top w:val="single" w:color="auto" w:sz="4" w:space="0"/>
              <w:left w:val="single" w:color="auto" w:sz="4" w:space="0"/>
              <w:bottom w:val="single" w:color="auto" w:sz="4" w:space="0"/>
              <w:right w:val="single" w:color="auto" w:sz="4" w:space="0"/>
            </w:tcBorders>
          </w:tcPr>
          <w:p w14:paraId="5067A630">
            <w:pPr>
              <w:spacing w:line="360" w:lineRule="auto"/>
              <w:jc w:val="center"/>
              <w:rPr>
                <w:ins w:id="39" w:author="毛毛妈" w:date="2025-11-14T09:28:00Z"/>
                <w:del w:id="40" w:author="Love Maths [2]" w:date="2025-11-14T19:20:50Z"/>
                <w:rFonts w:hint="eastAsia" w:ascii="宋体" w:hAnsi="宋体" w:eastAsia="宋体"/>
                <w:szCs w:val="21"/>
              </w:rPr>
            </w:pPr>
            <w:ins w:id="41" w:author="毛毛妈" w:date="2025-11-14T09:28:00Z">
              <w:del w:id="42" w:author="Love Maths [2]" w:date="2025-11-14T19:20:50Z">
                <w:r>
                  <w:rPr>
                    <w:rFonts w:hint="eastAsia" w:ascii="宋体" w:hAnsi="宋体" w:eastAsia="宋体"/>
                    <w:szCs w:val="21"/>
                  </w:rPr>
                  <w:delText>确认状态？</w:delText>
                </w:r>
              </w:del>
            </w:ins>
          </w:p>
        </w:tc>
        <w:tc>
          <w:tcPr>
            <w:tcW w:w="2766" w:type="dxa"/>
            <w:tcBorders>
              <w:top w:val="single" w:color="auto" w:sz="4" w:space="0"/>
              <w:left w:val="single" w:color="auto" w:sz="4" w:space="0"/>
              <w:bottom w:val="single" w:color="auto" w:sz="4" w:space="0"/>
              <w:right w:val="single" w:color="auto" w:sz="4" w:space="0"/>
            </w:tcBorders>
          </w:tcPr>
          <w:p w14:paraId="335F65A4">
            <w:pPr>
              <w:spacing w:line="360" w:lineRule="auto"/>
              <w:jc w:val="center"/>
              <w:rPr>
                <w:ins w:id="43" w:author="毛毛妈" w:date="2025-11-14T09:28:00Z"/>
                <w:del w:id="44" w:author="Love Maths [2]" w:date="2025-11-14T19:20:50Z"/>
                <w:rFonts w:hint="eastAsia" w:ascii="宋体" w:hAnsi="宋体" w:eastAsia="宋体"/>
                <w:szCs w:val="21"/>
              </w:rPr>
            </w:pPr>
          </w:p>
        </w:tc>
        <w:tc>
          <w:tcPr>
            <w:tcW w:w="2268" w:type="dxa"/>
            <w:tcBorders>
              <w:top w:val="single" w:color="auto" w:sz="4" w:space="0"/>
              <w:left w:val="single" w:color="auto" w:sz="4" w:space="0"/>
              <w:bottom w:val="single" w:color="auto" w:sz="4" w:space="0"/>
              <w:right w:val="single" w:color="auto" w:sz="4" w:space="0"/>
            </w:tcBorders>
          </w:tcPr>
          <w:p w14:paraId="6DCB1520">
            <w:pPr>
              <w:spacing w:line="360" w:lineRule="auto"/>
              <w:jc w:val="center"/>
              <w:rPr>
                <w:ins w:id="45" w:author="毛毛妈" w:date="2025-11-14T09:28:00Z"/>
                <w:del w:id="46" w:author="Love Maths [2]" w:date="2025-11-14T19:20:50Z"/>
                <w:rFonts w:hint="eastAsia" w:ascii="宋体" w:hAnsi="宋体" w:eastAsia="宋体"/>
                <w:szCs w:val="21"/>
              </w:rPr>
            </w:pPr>
          </w:p>
        </w:tc>
      </w:tr>
      <w:tr w14:paraId="229E5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11DED727">
            <w:pPr>
              <w:spacing w:line="360" w:lineRule="auto"/>
              <w:jc w:val="center"/>
              <w:rPr>
                <w:rFonts w:hint="eastAsia" w:ascii="宋体" w:hAnsi="宋体" w:eastAsia="宋体"/>
                <w:szCs w:val="21"/>
              </w:rPr>
            </w:pPr>
            <w:r>
              <w:rPr>
                <w:rFonts w:hint="eastAsia" w:ascii="宋体" w:hAnsi="宋体" w:eastAsia="宋体"/>
                <w:szCs w:val="21"/>
              </w:rPr>
              <w:t>确认截止时间</w:t>
            </w:r>
          </w:p>
        </w:tc>
        <w:tc>
          <w:tcPr>
            <w:tcW w:w="2766" w:type="dxa"/>
            <w:tcBorders>
              <w:top w:val="single" w:color="auto" w:sz="4" w:space="0"/>
              <w:left w:val="single" w:color="auto" w:sz="4" w:space="0"/>
              <w:bottom w:val="single" w:color="auto" w:sz="4" w:space="0"/>
              <w:right w:val="single" w:color="auto" w:sz="4" w:space="0"/>
            </w:tcBorders>
          </w:tcPr>
          <w:p w14:paraId="2CF0ABBE">
            <w:pPr>
              <w:spacing w:line="360" w:lineRule="auto"/>
              <w:jc w:val="center"/>
              <w:rPr>
                <w:rFonts w:hint="eastAsia" w:ascii="宋体" w:hAnsi="宋体" w:eastAsia="宋体"/>
                <w:szCs w:val="21"/>
              </w:rPr>
            </w:pPr>
            <w:r>
              <w:rPr>
                <w:rFonts w:hint="eastAsia" w:ascii="宋体" w:hAnsi="宋体" w:eastAsia="宋体"/>
                <w:szCs w:val="21"/>
              </w:rPr>
              <w:t>confirmDeadline</w:t>
            </w:r>
          </w:p>
        </w:tc>
        <w:tc>
          <w:tcPr>
            <w:tcW w:w="2268" w:type="dxa"/>
            <w:tcBorders>
              <w:top w:val="single" w:color="auto" w:sz="4" w:space="0"/>
              <w:left w:val="single" w:color="auto" w:sz="4" w:space="0"/>
              <w:bottom w:val="single" w:color="auto" w:sz="4" w:space="0"/>
              <w:right w:val="single" w:color="auto" w:sz="4" w:space="0"/>
            </w:tcBorders>
          </w:tcPr>
          <w:p w14:paraId="27F950D2">
            <w:pPr>
              <w:spacing w:line="360" w:lineRule="auto"/>
              <w:jc w:val="center"/>
              <w:rPr>
                <w:rFonts w:hint="eastAsia" w:ascii="宋体" w:hAnsi="宋体" w:eastAsia="宋体"/>
                <w:szCs w:val="21"/>
              </w:rPr>
            </w:pPr>
            <w:r>
              <w:rPr>
                <w:rFonts w:hint="eastAsia" w:ascii="宋体" w:hAnsi="宋体" w:eastAsia="宋体"/>
                <w:szCs w:val="21"/>
              </w:rPr>
              <w:t>datetime</w:t>
            </w:r>
          </w:p>
        </w:tc>
      </w:tr>
      <w:tr w14:paraId="57F56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2F55B29D">
            <w:pPr>
              <w:spacing w:line="360" w:lineRule="auto"/>
              <w:jc w:val="center"/>
              <w:rPr>
                <w:rFonts w:hint="eastAsia" w:ascii="宋体" w:hAnsi="宋体" w:eastAsia="宋体"/>
                <w:szCs w:val="21"/>
              </w:rPr>
            </w:pPr>
            <w:r>
              <w:rPr>
                <w:rFonts w:hint="eastAsia" w:ascii="宋体" w:hAnsi="宋体" w:eastAsia="宋体"/>
                <w:szCs w:val="21"/>
              </w:rPr>
              <w:t>最大成员数</w:t>
            </w:r>
          </w:p>
        </w:tc>
        <w:tc>
          <w:tcPr>
            <w:tcW w:w="2766" w:type="dxa"/>
            <w:tcBorders>
              <w:top w:val="single" w:color="auto" w:sz="4" w:space="0"/>
              <w:left w:val="single" w:color="auto" w:sz="4" w:space="0"/>
              <w:bottom w:val="single" w:color="auto" w:sz="4" w:space="0"/>
              <w:right w:val="single" w:color="auto" w:sz="4" w:space="0"/>
            </w:tcBorders>
          </w:tcPr>
          <w:p w14:paraId="05B1F380">
            <w:pPr>
              <w:spacing w:line="360" w:lineRule="auto"/>
              <w:jc w:val="center"/>
              <w:rPr>
                <w:rFonts w:hint="eastAsia" w:ascii="宋体" w:hAnsi="宋体" w:eastAsia="宋体"/>
                <w:szCs w:val="21"/>
              </w:rPr>
            </w:pPr>
            <w:r>
              <w:rPr>
                <w:rFonts w:hint="eastAsia" w:ascii="宋体" w:hAnsi="宋体" w:eastAsia="宋体"/>
                <w:szCs w:val="21"/>
              </w:rPr>
              <w:t>maxMember</w:t>
            </w:r>
          </w:p>
        </w:tc>
        <w:tc>
          <w:tcPr>
            <w:tcW w:w="2268" w:type="dxa"/>
            <w:tcBorders>
              <w:top w:val="single" w:color="auto" w:sz="4" w:space="0"/>
              <w:left w:val="single" w:color="auto" w:sz="4" w:space="0"/>
              <w:bottom w:val="single" w:color="auto" w:sz="4" w:space="0"/>
              <w:right w:val="single" w:color="auto" w:sz="4" w:space="0"/>
            </w:tcBorders>
          </w:tcPr>
          <w:p w14:paraId="16D72D66">
            <w:pPr>
              <w:spacing w:line="360" w:lineRule="auto"/>
              <w:jc w:val="center"/>
              <w:rPr>
                <w:rFonts w:hint="eastAsia" w:ascii="宋体" w:hAnsi="宋体" w:eastAsia="宋体"/>
                <w:szCs w:val="21"/>
              </w:rPr>
            </w:pPr>
            <w:r>
              <w:rPr>
                <w:rFonts w:hint="eastAsia" w:ascii="宋体" w:hAnsi="宋体" w:eastAsia="宋体"/>
                <w:szCs w:val="21"/>
              </w:rPr>
              <w:t>integer</w:t>
            </w:r>
          </w:p>
        </w:tc>
      </w:tr>
    </w:tbl>
    <w:p w14:paraId="7CC4B2B5">
      <w:pPr>
        <w:spacing w:line="360" w:lineRule="auto"/>
        <w:jc w:val="left"/>
        <w:rPr>
          <w:rFonts w:hint="eastAsia" w:ascii="宋体" w:hAnsi="宋体" w:eastAsia="宋体"/>
          <w:b/>
          <w:bCs/>
          <w:szCs w:val="21"/>
        </w:rPr>
      </w:pPr>
    </w:p>
    <w:p w14:paraId="2108D473">
      <w:pPr>
        <w:spacing w:line="360" w:lineRule="auto"/>
        <w:jc w:val="left"/>
        <w:rPr>
          <w:rFonts w:hint="eastAsia" w:ascii="宋体" w:hAnsi="宋体" w:eastAsia="宋体"/>
          <w:b/>
          <w:bCs/>
          <w:szCs w:val="21"/>
        </w:rPr>
      </w:pPr>
      <w:r>
        <w:rPr>
          <w:rFonts w:ascii="宋体" w:hAnsi="宋体" w:eastAsia="宋体"/>
          <w:b/>
          <w:bCs/>
          <w:szCs w:val="21"/>
        </w:rPr>
        <w:t>类名：</w:t>
      </w:r>
      <w:r>
        <w:rPr>
          <w:rFonts w:hint="eastAsia" w:ascii="宋体" w:hAnsi="宋体" w:eastAsia="宋体"/>
          <w:b/>
          <w:bCs/>
          <w:szCs w:val="21"/>
        </w:rPr>
        <w:t>ActivityMember</w:t>
      </w:r>
      <w:r>
        <w:rPr>
          <w:rFonts w:ascii="宋体" w:hAnsi="宋体" w:eastAsia="宋体"/>
          <w:b/>
          <w:bCs/>
          <w:szCs w:val="21"/>
        </w:rPr>
        <w:t>（</w:t>
      </w:r>
      <w:r>
        <w:rPr>
          <w:rFonts w:hint="eastAsia" w:ascii="宋体" w:hAnsi="宋体" w:eastAsia="宋体"/>
          <w:b/>
          <w:bCs/>
          <w:szCs w:val="21"/>
        </w:rPr>
        <w:t>项目成员</w:t>
      </w:r>
      <w:r>
        <w:rPr>
          <w:rFonts w:ascii="宋体" w:hAnsi="宋体" w:eastAsia="宋体"/>
          <w:b/>
          <w:bCs/>
          <w:szCs w:val="21"/>
        </w:rPr>
        <w:t>类）</w:t>
      </w:r>
    </w:p>
    <w:p w14:paraId="6ACAFBA5">
      <w:pPr>
        <w:spacing w:line="360" w:lineRule="auto"/>
        <w:jc w:val="left"/>
        <w:rPr>
          <w:rFonts w:hint="eastAsia" w:ascii="宋体" w:hAnsi="宋体" w:eastAsia="宋体"/>
          <w:b/>
          <w:bCs/>
          <w:szCs w:val="21"/>
        </w:rPr>
      </w:pPr>
      <w:r>
        <w:rPr>
          <w:rFonts w:ascii="宋体" w:hAnsi="宋体" w:eastAsia="宋体"/>
          <w:b/>
          <w:bCs/>
          <w:szCs w:val="21"/>
        </w:rPr>
        <w:t xml:space="preserve"> 属性表如表</w:t>
      </w:r>
      <w:r>
        <w:rPr>
          <w:rFonts w:hint="eastAsia" w:ascii="宋体" w:hAnsi="宋体" w:eastAsia="宋体"/>
          <w:b/>
          <w:bCs/>
          <w:szCs w:val="21"/>
        </w:rPr>
        <w:t>3</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w:t>
      </w:r>
      <w:r>
        <w:rPr>
          <w:rFonts w:hint="eastAsia" w:ascii="宋体" w:hAnsi="宋体" w:eastAsia="宋体"/>
          <w:b/>
          <w:bCs/>
          <w:szCs w:val="21"/>
        </w:rPr>
        <w:t>5</w:t>
      </w:r>
      <w:r>
        <w:rPr>
          <w:rFonts w:ascii="宋体" w:hAnsi="宋体" w:eastAsia="宋体"/>
          <w:b/>
          <w:bCs/>
          <w:szCs w:val="21"/>
        </w:rPr>
        <w:t>所示：</w:t>
      </w:r>
    </w:p>
    <w:p w14:paraId="0824C7CE">
      <w:pPr>
        <w:spacing w:line="360" w:lineRule="auto"/>
        <w:jc w:val="center"/>
        <w:rPr>
          <w:rFonts w:hint="eastAsia" w:ascii="宋体" w:hAnsi="宋体" w:eastAsia="宋体"/>
          <w:szCs w:val="21"/>
        </w:rPr>
      </w:pPr>
      <w:r>
        <w:rPr>
          <w:rFonts w:hint="eastAsia" w:ascii="宋体" w:hAnsi="宋体" w:eastAsia="宋体"/>
          <w:szCs w:val="21"/>
        </w:rPr>
        <w:t>表3.1.5 ActivityMember类属性表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521"/>
        <w:gridCol w:w="2091"/>
      </w:tblGrid>
      <w:tr w14:paraId="5066C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0611DBD1">
            <w:pPr>
              <w:spacing w:line="360" w:lineRule="auto"/>
              <w:jc w:val="center"/>
              <w:rPr>
                <w:rFonts w:hint="eastAsia" w:ascii="宋体" w:hAnsi="宋体" w:eastAsia="宋体"/>
                <w:szCs w:val="21"/>
              </w:rPr>
            </w:pPr>
            <w:r>
              <w:rPr>
                <w:rFonts w:ascii="宋体" w:hAnsi="宋体" w:eastAsia="宋体"/>
                <w:szCs w:val="21"/>
              </w:rPr>
              <w:t>中文名</w:t>
            </w:r>
          </w:p>
        </w:tc>
        <w:tc>
          <w:tcPr>
            <w:tcW w:w="2521" w:type="dxa"/>
          </w:tcPr>
          <w:p w14:paraId="762A9A51">
            <w:pPr>
              <w:spacing w:line="360" w:lineRule="auto"/>
              <w:jc w:val="center"/>
              <w:rPr>
                <w:rFonts w:hint="eastAsia" w:ascii="宋体" w:hAnsi="宋体" w:eastAsia="宋体"/>
                <w:szCs w:val="21"/>
              </w:rPr>
            </w:pPr>
            <w:r>
              <w:rPr>
                <w:rFonts w:ascii="宋体" w:hAnsi="宋体" w:eastAsia="宋体"/>
                <w:szCs w:val="21"/>
              </w:rPr>
              <w:t>英文名</w:t>
            </w:r>
          </w:p>
        </w:tc>
        <w:tc>
          <w:tcPr>
            <w:tcW w:w="2091" w:type="dxa"/>
          </w:tcPr>
          <w:p w14:paraId="5B6F1ADF">
            <w:pPr>
              <w:spacing w:line="360" w:lineRule="auto"/>
              <w:jc w:val="center"/>
              <w:rPr>
                <w:rFonts w:hint="eastAsia" w:ascii="宋体" w:hAnsi="宋体" w:eastAsia="宋体"/>
                <w:szCs w:val="21"/>
              </w:rPr>
            </w:pPr>
            <w:r>
              <w:rPr>
                <w:rFonts w:ascii="宋体" w:hAnsi="宋体" w:eastAsia="宋体"/>
                <w:szCs w:val="21"/>
              </w:rPr>
              <w:t>数据类型</w:t>
            </w:r>
          </w:p>
        </w:tc>
      </w:tr>
      <w:tr w14:paraId="7E1A5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12673981">
            <w:pPr>
              <w:spacing w:line="360" w:lineRule="auto"/>
              <w:jc w:val="center"/>
              <w:rPr>
                <w:rFonts w:hint="eastAsia" w:ascii="宋体" w:hAnsi="宋体" w:eastAsia="宋体"/>
                <w:szCs w:val="21"/>
              </w:rPr>
            </w:pPr>
            <w:r>
              <w:rPr>
                <w:rFonts w:hint="eastAsia" w:ascii="宋体" w:hAnsi="宋体" w:eastAsia="宋体"/>
                <w:szCs w:val="21"/>
              </w:rPr>
              <w:t>项目ID</w:t>
            </w:r>
          </w:p>
        </w:tc>
        <w:tc>
          <w:tcPr>
            <w:tcW w:w="2521" w:type="dxa"/>
          </w:tcPr>
          <w:p w14:paraId="1D15C7D5">
            <w:pPr>
              <w:spacing w:line="360" w:lineRule="auto"/>
              <w:jc w:val="center"/>
              <w:rPr>
                <w:rFonts w:hint="eastAsia" w:ascii="宋体" w:hAnsi="宋体" w:eastAsia="宋体"/>
                <w:color w:val="0000FF"/>
                <w:szCs w:val="21"/>
              </w:rPr>
            </w:pPr>
            <w:r>
              <w:rPr>
                <w:rFonts w:hint="eastAsia" w:ascii="宋体" w:hAnsi="宋体" w:eastAsia="宋体"/>
                <w:color w:val="0000FF"/>
                <w:szCs w:val="21"/>
              </w:rPr>
              <w:t>activityID</w:t>
            </w:r>
          </w:p>
        </w:tc>
        <w:tc>
          <w:tcPr>
            <w:tcW w:w="2091" w:type="dxa"/>
          </w:tcPr>
          <w:p w14:paraId="679FF22B">
            <w:pPr>
              <w:spacing w:line="360" w:lineRule="auto"/>
              <w:jc w:val="center"/>
              <w:rPr>
                <w:rFonts w:hint="eastAsia" w:ascii="宋体" w:hAnsi="宋体" w:eastAsia="宋体"/>
                <w:color w:val="0000FF"/>
                <w:szCs w:val="21"/>
              </w:rPr>
            </w:pPr>
            <w:r>
              <w:rPr>
                <w:rFonts w:hint="eastAsia" w:ascii="宋体" w:hAnsi="宋体" w:eastAsia="宋体"/>
                <w:color w:val="0000FF"/>
                <w:szCs w:val="21"/>
              </w:rPr>
              <w:t>varchar</w:t>
            </w:r>
          </w:p>
        </w:tc>
      </w:tr>
      <w:tr w14:paraId="2E554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53F6C2B0">
            <w:pPr>
              <w:spacing w:line="360" w:lineRule="auto"/>
              <w:jc w:val="center"/>
              <w:rPr>
                <w:rFonts w:hint="eastAsia" w:ascii="宋体" w:hAnsi="宋体" w:eastAsia="宋体"/>
                <w:szCs w:val="21"/>
              </w:rPr>
            </w:pPr>
            <w:r>
              <w:rPr>
                <w:rFonts w:hint="eastAsia" w:ascii="宋体" w:hAnsi="宋体" w:eastAsia="宋体"/>
                <w:szCs w:val="21"/>
              </w:rPr>
              <w:t>成员ID</w:t>
            </w:r>
          </w:p>
        </w:tc>
        <w:tc>
          <w:tcPr>
            <w:tcW w:w="2521" w:type="dxa"/>
          </w:tcPr>
          <w:p w14:paraId="3C97AB63">
            <w:pPr>
              <w:spacing w:line="360" w:lineRule="auto"/>
              <w:jc w:val="center"/>
              <w:rPr>
                <w:rFonts w:hint="eastAsia" w:ascii="宋体" w:hAnsi="宋体" w:eastAsia="宋体"/>
                <w:color w:val="0000FF"/>
                <w:szCs w:val="21"/>
              </w:rPr>
            </w:pPr>
            <w:r>
              <w:rPr>
                <w:rFonts w:hint="eastAsia" w:ascii="宋体" w:hAnsi="宋体" w:eastAsia="宋体"/>
                <w:color w:val="0000FF"/>
                <w:szCs w:val="21"/>
              </w:rPr>
              <w:t>memberID</w:t>
            </w:r>
          </w:p>
        </w:tc>
        <w:tc>
          <w:tcPr>
            <w:tcW w:w="2091" w:type="dxa"/>
          </w:tcPr>
          <w:p w14:paraId="2196B974">
            <w:pPr>
              <w:spacing w:line="360" w:lineRule="auto"/>
              <w:jc w:val="center"/>
              <w:rPr>
                <w:rFonts w:hint="eastAsia" w:ascii="宋体" w:hAnsi="宋体" w:eastAsia="宋体"/>
                <w:color w:val="0000FF"/>
                <w:szCs w:val="21"/>
              </w:rPr>
            </w:pPr>
            <w:r>
              <w:rPr>
                <w:rFonts w:hint="eastAsia" w:ascii="宋体" w:hAnsi="宋体" w:eastAsia="宋体"/>
                <w:color w:val="0000FF"/>
                <w:szCs w:val="21"/>
              </w:rPr>
              <w:t>varchar</w:t>
            </w:r>
          </w:p>
        </w:tc>
      </w:tr>
      <w:tr w14:paraId="7A043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19391FC8">
            <w:pPr>
              <w:spacing w:line="360" w:lineRule="auto"/>
              <w:jc w:val="center"/>
              <w:rPr>
                <w:rFonts w:hint="eastAsia" w:ascii="宋体" w:hAnsi="宋体" w:eastAsia="宋体"/>
                <w:szCs w:val="21"/>
              </w:rPr>
            </w:pPr>
            <w:r>
              <w:rPr>
                <w:rFonts w:hint="eastAsia" w:ascii="宋体" w:hAnsi="宋体" w:eastAsia="宋体"/>
                <w:szCs w:val="21"/>
              </w:rPr>
              <w:t>角色</w:t>
            </w:r>
          </w:p>
        </w:tc>
        <w:tc>
          <w:tcPr>
            <w:tcW w:w="2521" w:type="dxa"/>
          </w:tcPr>
          <w:p w14:paraId="3F84EBD6">
            <w:pPr>
              <w:spacing w:line="360" w:lineRule="auto"/>
              <w:jc w:val="center"/>
              <w:rPr>
                <w:rFonts w:hint="eastAsia" w:ascii="宋体" w:hAnsi="宋体" w:eastAsia="宋体"/>
                <w:szCs w:val="21"/>
              </w:rPr>
            </w:pPr>
            <w:r>
              <w:rPr>
                <w:rFonts w:hint="eastAsia" w:ascii="宋体" w:hAnsi="宋体" w:eastAsia="宋体"/>
                <w:szCs w:val="21"/>
              </w:rPr>
              <w:t>role</w:t>
            </w:r>
          </w:p>
        </w:tc>
        <w:tc>
          <w:tcPr>
            <w:tcW w:w="2091" w:type="dxa"/>
          </w:tcPr>
          <w:p w14:paraId="695842B6">
            <w:pPr>
              <w:spacing w:line="360" w:lineRule="auto"/>
              <w:jc w:val="center"/>
              <w:rPr>
                <w:rFonts w:hint="eastAsia" w:ascii="宋体" w:hAnsi="宋体" w:eastAsia="宋体"/>
                <w:szCs w:val="21"/>
              </w:rPr>
            </w:pPr>
            <w:r>
              <w:rPr>
                <w:rFonts w:hint="eastAsia" w:ascii="宋体" w:hAnsi="宋体" w:eastAsia="宋体"/>
                <w:szCs w:val="21"/>
              </w:rPr>
              <w:t>varchar</w:t>
            </w:r>
          </w:p>
        </w:tc>
      </w:tr>
      <w:tr w14:paraId="33C50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31F75052">
            <w:pPr>
              <w:spacing w:line="360" w:lineRule="auto"/>
              <w:jc w:val="center"/>
              <w:rPr>
                <w:rFonts w:hint="default" w:ascii="宋体" w:hAnsi="宋体" w:eastAsia="宋体"/>
                <w:szCs w:val="21"/>
                <w:lang w:val="en-US" w:eastAsia="zh-CN"/>
              </w:rPr>
            </w:pPr>
            <w:del w:id="47" w:author="Love Maths [2]" w:date="2025-11-14T19:31:19Z">
              <w:commentRangeStart w:id="2"/>
              <w:commentRangeStart w:id="3"/>
              <w:r>
                <w:rPr>
                  <w:rFonts w:hint="default" w:ascii="宋体" w:hAnsi="宋体" w:eastAsia="宋体"/>
                  <w:szCs w:val="21"/>
                  <w:lang w:val="en-US"/>
                </w:rPr>
                <w:delText>确认状态</w:delText>
              </w:r>
            </w:del>
            <w:ins w:id="48" w:author="Love Maths [2]" w:date="2025-11-14T19:31:21Z">
              <w:r>
                <w:rPr>
                  <w:rFonts w:hint="eastAsia" w:ascii="宋体" w:hAnsi="宋体" w:eastAsia="宋体"/>
                  <w:szCs w:val="21"/>
                  <w:lang w:val="en-US" w:eastAsia="zh-CN"/>
                </w:rPr>
                <w:t>是否</w:t>
              </w:r>
            </w:ins>
            <w:ins w:id="49" w:author="Love Maths [2]" w:date="2025-11-14T19:31:24Z">
              <w:r>
                <w:rPr>
                  <w:rFonts w:hint="eastAsia" w:ascii="宋体" w:hAnsi="宋体" w:eastAsia="宋体"/>
                  <w:szCs w:val="21"/>
                  <w:lang w:val="en-US" w:eastAsia="zh-CN"/>
                </w:rPr>
                <w:t>确认</w:t>
              </w:r>
            </w:ins>
            <w:ins w:id="50" w:author="Love Maths [2]" w:date="2025-11-14T19:31:28Z">
              <w:r>
                <w:rPr>
                  <w:rFonts w:hint="eastAsia" w:ascii="宋体" w:hAnsi="宋体" w:eastAsia="宋体"/>
                  <w:szCs w:val="21"/>
                  <w:lang w:val="en-US" w:eastAsia="zh-CN"/>
                </w:rPr>
                <w:t>项目</w:t>
              </w:r>
            </w:ins>
          </w:p>
        </w:tc>
        <w:tc>
          <w:tcPr>
            <w:tcW w:w="2521" w:type="dxa"/>
          </w:tcPr>
          <w:p w14:paraId="77D12D7B">
            <w:pPr>
              <w:spacing w:line="360" w:lineRule="auto"/>
              <w:jc w:val="center"/>
              <w:rPr>
                <w:rFonts w:hint="eastAsia" w:ascii="宋体" w:hAnsi="宋体" w:eastAsia="宋体"/>
                <w:szCs w:val="21"/>
              </w:rPr>
            </w:pPr>
            <w:r>
              <w:rPr>
                <w:rFonts w:hint="eastAsia" w:ascii="宋体" w:hAnsi="宋体" w:eastAsia="宋体"/>
                <w:szCs w:val="21"/>
              </w:rPr>
              <w:t>confirm</w:t>
            </w:r>
            <w:ins w:id="51" w:author="Love Maths [2]" w:date="2025-11-14T19:31:37Z">
              <w:r>
                <w:rPr>
                  <w:rFonts w:hint="eastAsia" w:ascii="宋体" w:hAnsi="宋体" w:eastAsia="宋体"/>
                  <w:szCs w:val="21"/>
                  <w:lang w:val="en-US" w:eastAsia="zh-CN"/>
                </w:rPr>
                <w:t>Attend</w:t>
              </w:r>
            </w:ins>
            <w:r>
              <w:rPr>
                <w:rFonts w:hint="eastAsia" w:ascii="宋体" w:hAnsi="宋体" w:eastAsia="宋体"/>
                <w:szCs w:val="21"/>
              </w:rPr>
              <w:t>Status</w:t>
            </w:r>
          </w:p>
        </w:tc>
        <w:tc>
          <w:tcPr>
            <w:tcW w:w="2091" w:type="dxa"/>
          </w:tcPr>
          <w:p w14:paraId="2ECAC3C4">
            <w:pPr>
              <w:spacing w:line="360" w:lineRule="auto"/>
              <w:jc w:val="center"/>
              <w:rPr>
                <w:rFonts w:hint="eastAsia" w:ascii="宋体" w:hAnsi="宋体" w:eastAsia="宋体"/>
                <w:szCs w:val="21"/>
              </w:rPr>
            </w:pPr>
            <w:r>
              <w:rPr>
                <w:rFonts w:hint="eastAsia" w:ascii="宋体" w:hAnsi="宋体" w:eastAsia="宋体"/>
                <w:szCs w:val="21"/>
              </w:rPr>
              <w:t>varchar</w:t>
            </w:r>
            <w:commentRangeEnd w:id="2"/>
            <w:r>
              <w:rPr>
                <w:rStyle w:val="12"/>
              </w:rPr>
              <w:commentReference w:id="2"/>
            </w:r>
            <w:commentRangeEnd w:id="3"/>
            <w:r>
              <w:commentReference w:id="3"/>
            </w:r>
          </w:p>
        </w:tc>
      </w:tr>
      <w:tr w14:paraId="0B335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28DA551F">
            <w:pPr>
              <w:spacing w:line="360" w:lineRule="auto"/>
              <w:jc w:val="center"/>
              <w:rPr>
                <w:rFonts w:hint="eastAsia" w:ascii="宋体" w:hAnsi="宋体" w:eastAsia="宋体"/>
                <w:szCs w:val="21"/>
              </w:rPr>
            </w:pPr>
            <w:r>
              <w:rPr>
                <w:rFonts w:hint="eastAsia" w:ascii="宋体" w:hAnsi="宋体" w:eastAsia="宋体"/>
                <w:szCs w:val="21"/>
              </w:rPr>
              <w:t>确认时间</w:t>
            </w:r>
          </w:p>
        </w:tc>
        <w:tc>
          <w:tcPr>
            <w:tcW w:w="2521" w:type="dxa"/>
          </w:tcPr>
          <w:p w14:paraId="5B003FE1">
            <w:pPr>
              <w:spacing w:line="360" w:lineRule="auto"/>
              <w:jc w:val="center"/>
              <w:rPr>
                <w:rFonts w:hint="eastAsia" w:ascii="宋体" w:hAnsi="宋体" w:eastAsia="宋体"/>
                <w:szCs w:val="21"/>
              </w:rPr>
            </w:pPr>
            <w:r>
              <w:rPr>
                <w:rFonts w:hint="eastAsia" w:ascii="宋体" w:hAnsi="宋体" w:eastAsia="宋体"/>
                <w:szCs w:val="21"/>
              </w:rPr>
              <w:t>confirmTime</w:t>
            </w:r>
          </w:p>
        </w:tc>
        <w:tc>
          <w:tcPr>
            <w:tcW w:w="2091" w:type="dxa"/>
          </w:tcPr>
          <w:p w14:paraId="339F8EBA">
            <w:pPr>
              <w:spacing w:line="360" w:lineRule="auto"/>
              <w:jc w:val="center"/>
              <w:rPr>
                <w:rFonts w:hint="eastAsia" w:ascii="宋体" w:hAnsi="宋体" w:eastAsia="宋体"/>
                <w:szCs w:val="21"/>
              </w:rPr>
            </w:pPr>
            <w:r>
              <w:rPr>
                <w:rFonts w:hint="eastAsia" w:ascii="宋体" w:hAnsi="宋体" w:eastAsia="宋体"/>
                <w:szCs w:val="21"/>
              </w:rPr>
              <w:t>datetime</w:t>
            </w:r>
          </w:p>
        </w:tc>
      </w:tr>
    </w:tbl>
    <w:p w14:paraId="02830D4B">
      <w:pPr>
        <w:spacing w:line="360" w:lineRule="auto"/>
        <w:jc w:val="center"/>
        <w:rPr>
          <w:rFonts w:hint="eastAsia" w:ascii="宋体" w:hAnsi="宋体" w:eastAsia="宋体"/>
          <w:szCs w:val="21"/>
        </w:rPr>
      </w:pPr>
    </w:p>
    <w:p w14:paraId="78A19DE1">
      <w:pPr>
        <w:spacing w:line="360" w:lineRule="auto"/>
        <w:jc w:val="center"/>
        <w:rPr>
          <w:rFonts w:hint="eastAsia" w:ascii="宋体" w:hAnsi="宋体" w:eastAsia="宋体"/>
          <w:szCs w:val="21"/>
        </w:rPr>
      </w:pPr>
    </w:p>
    <w:p w14:paraId="6B32C450">
      <w:pPr>
        <w:spacing w:line="360" w:lineRule="auto"/>
        <w:jc w:val="left"/>
        <w:rPr>
          <w:rFonts w:hint="eastAsia" w:ascii="宋体" w:hAnsi="宋体" w:eastAsia="宋体"/>
          <w:b/>
          <w:bCs/>
          <w:szCs w:val="21"/>
        </w:rPr>
      </w:pPr>
      <w:r>
        <w:rPr>
          <w:rFonts w:hint="eastAsia" w:ascii="宋体" w:hAnsi="宋体" w:eastAsia="宋体"/>
          <w:b/>
          <w:bCs/>
          <w:szCs w:val="21"/>
        </w:rPr>
        <w:t>类名：Collect（收费管理</w:t>
      </w:r>
      <w:r>
        <w:rPr>
          <w:rFonts w:ascii="宋体" w:hAnsi="宋体" w:eastAsia="宋体"/>
          <w:b/>
          <w:bCs/>
          <w:szCs w:val="21"/>
        </w:rPr>
        <w:t>类</w:t>
      </w:r>
      <w:r>
        <w:rPr>
          <w:rFonts w:hint="eastAsia" w:ascii="宋体" w:hAnsi="宋体" w:eastAsia="宋体"/>
          <w:b/>
          <w:bCs/>
          <w:szCs w:val="21"/>
        </w:rPr>
        <w:t>）</w:t>
      </w:r>
    </w:p>
    <w:p w14:paraId="15A2207C">
      <w:pPr>
        <w:spacing w:line="360" w:lineRule="auto"/>
        <w:jc w:val="left"/>
        <w:rPr>
          <w:rFonts w:hint="eastAsia"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w:t>
      </w:r>
      <w:r>
        <w:rPr>
          <w:rFonts w:hint="eastAsia" w:ascii="宋体" w:hAnsi="宋体" w:eastAsia="宋体"/>
          <w:b/>
          <w:bCs/>
          <w:szCs w:val="21"/>
        </w:rPr>
        <w:t>6所示：</w:t>
      </w:r>
    </w:p>
    <w:p w14:paraId="07C4EC6C">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.1.</w:t>
      </w:r>
      <w:r>
        <w:rPr>
          <w:rFonts w:hint="eastAsia" w:ascii="宋体" w:hAnsi="宋体" w:eastAsia="宋体"/>
          <w:szCs w:val="21"/>
        </w:rPr>
        <w:t>6</w:t>
      </w:r>
      <w:r>
        <w:rPr>
          <w:rFonts w:ascii="宋体" w:hAnsi="宋体" w:eastAsia="宋体"/>
          <w:szCs w:val="21"/>
        </w:rPr>
        <w:t xml:space="preserve"> </w:t>
      </w:r>
      <w:r>
        <w:rPr>
          <w:rFonts w:hint="eastAsia" w:ascii="宋体" w:hAnsi="宋体" w:eastAsia="宋体"/>
          <w:szCs w:val="21"/>
        </w:rPr>
        <w:t>Collect类属性表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6E0FC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28AEA7A1">
            <w:pPr>
              <w:spacing w:line="360" w:lineRule="auto"/>
              <w:jc w:val="center"/>
              <w:rPr>
                <w:rFonts w:hint="eastAsia" w:ascii="宋体" w:hAnsi="宋体" w:eastAsia="宋体"/>
                <w:szCs w:val="21"/>
              </w:rPr>
            </w:pPr>
            <w:r>
              <w:rPr>
                <w:rFonts w:hint="eastAsia" w:ascii="宋体" w:hAnsi="宋体" w:eastAsia="宋体"/>
                <w:szCs w:val="21"/>
              </w:rPr>
              <w:t>中文名</w:t>
            </w:r>
          </w:p>
        </w:tc>
        <w:tc>
          <w:tcPr>
            <w:tcW w:w="2277" w:type="dxa"/>
            <w:tcBorders>
              <w:top w:val="single" w:color="auto" w:sz="4" w:space="0"/>
              <w:left w:val="single" w:color="auto" w:sz="4" w:space="0"/>
              <w:bottom w:val="single" w:color="auto" w:sz="4" w:space="0"/>
              <w:right w:val="single" w:color="auto" w:sz="4" w:space="0"/>
            </w:tcBorders>
          </w:tcPr>
          <w:p w14:paraId="4F618E66">
            <w:pPr>
              <w:spacing w:line="360" w:lineRule="auto"/>
              <w:jc w:val="center"/>
              <w:rPr>
                <w:rFonts w:hint="eastAsia" w:ascii="宋体" w:hAnsi="宋体" w:eastAsia="宋体"/>
                <w:szCs w:val="21"/>
              </w:rPr>
            </w:pPr>
            <w:r>
              <w:rPr>
                <w:rFonts w:hint="eastAsia" w:ascii="宋体" w:hAnsi="宋体" w:eastAsia="宋体"/>
                <w:szCs w:val="21"/>
              </w:rPr>
              <w:t>英文名</w:t>
            </w:r>
          </w:p>
        </w:tc>
        <w:tc>
          <w:tcPr>
            <w:tcW w:w="2335" w:type="dxa"/>
            <w:tcBorders>
              <w:top w:val="single" w:color="auto" w:sz="4" w:space="0"/>
              <w:left w:val="single" w:color="auto" w:sz="4" w:space="0"/>
              <w:bottom w:val="single" w:color="auto" w:sz="4" w:space="0"/>
              <w:right w:val="single" w:color="auto" w:sz="4" w:space="0"/>
            </w:tcBorders>
          </w:tcPr>
          <w:p w14:paraId="6CA0C0C2">
            <w:pPr>
              <w:spacing w:line="360" w:lineRule="auto"/>
              <w:jc w:val="center"/>
              <w:rPr>
                <w:rFonts w:hint="eastAsia" w:ascii="宋体" w:hAnsi="宋体" w:eastAsia="宋体"/>
                <w:szCs w:val="21"/>
              </w:rPr>
            </w:pPr>
            <w:r>
              <w:rPr>
                <w:rFonts w:hint="eastAsia" w:ascii="宋体" w:hAnsi="宋体" w:eastAsia="宋体"/>
                <w:szCs w:val="21"/>
              </w:rPr>
              <w:t>数据类型</w:t>
            </w:r>
          </w:p>
        </w:tc>
      </w:tr>
      <w:tr w14:paraId="6A1C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6F433844">
            <w:pPr>
              <w:spacing w:line="360" w:lineRule="auto"/>
              <w:jc w:val="center"/>
              <w:rPr>
                <w:rFonts w:hint="eastAsia" w:ascii="宋体" w:hAnsi="宋体" w:eastAsia="宋体"/>
                <w:szCs w:val="21"/>
              </w:rPr>
            </w:pPr>
            <w:r>
              <w:rPr>
                <w:rFonts w:hint="eastAsia" w:ascii="宋体" w:hAnsi="宋体" w:eastAsia="宋体"/>
                <w:szCs w:val="21"/>
              </w:rPr>
              <w:t>项目ID</w:t>
            </w:r>
          </w:p>
        </w:tc>
        <w:tc>
          <w:tcPr>
            <w:tcW w:w="2277" w:type="dxa"/>
            <w:tcBorders>
              <w:top w:val="single" w:color="auto" w:sz="4" w:space="0"/>
              <w:left w:val="single" w:color="auto" w:sz="4" w:space="0"/>
              <w:bottom w:val="single" w:color="auto" w:sz="4" w:space="0"/>
              <w:right w:val="single" w:color="auto" w:sz="4" w:space="0"/>
            </w:tcBorders>
          </w:tcPr>
          <w:p w14:paraId="00D28550">
            <w:pPr>
              <w:spacing w:line="360" w:lineRule="auto"/>
              <w:jc w:val="center"/>
              <w:rPr>
                <w:rFonts w:hint="eastAsia" w:ascii="宋体" w:hAnsi="宋体" w:eastAsia="宋体"/>
                <w:color w:val="0000FF"/>
                <w:szCs w:val="21"/>
              </w:rPr>
            </w:pPr>
            <w:r>
              <w:rPr>
                <w:rFonts w:hint="eastAsia" w:ascii="宋体" w:hAnsi="宋体" w:eastAsia="宋体"/>
                <w:color w:val="0000FF"/>
                <w:szCs w:val="21"/>
              </w:rPr>
              <w:t>activityID</w:t>
            </w:r>
          </w:p>
        </w:tc>
        <w:tc>
          <w:tcPr>
            <w:tcW w:w="2335" w:type="dxa"/>
            <w:tcBorders>
              <w:top w:val="single" w:color="auto" w:sz="4" w:space="0"/>
              <w:left w:val="single" w:color="auto" w:sz="4" w:space="0"/>
              <w:bottom w:val="single" w:color="auto" w:sz="4" w:space="0"/>
              <w:right w:val="single" w:color="auto" w:sz="4" w:space="0"/>
            </w:tcBorders>
          </w:tcPr>
          <w:p w14:paraId="2751043D">
            <w:pPr>
              <w:spacing w:line="360" w:lineRule="auto"/>
              <w:jc w:val="center"/>
              <w:rPr>
                <w:rFonts w:hint="eastAsia" w:ascii="宋体" w:hAnsi="宋体" w:eastAsia="宋体"/>
                <w:color w:val="0000FF"/>
                <w:szCs w:val="21"/>
              </w:rPr>
            </w:pPr>
            <w:r>
              <w:rPr>
                <w:rFonts w:hint="eastAsia" w:ascii="宋体" w:hAnsi="宋体" w:eastAsia="宋体"/>
                <w:color w:val="0000FF"/>
                <w:szCs w:val="21"/>
              </w:rPr>
              <w:t>varchar</w:t>
            </w:r>
          </w:p>
        </w:tc>
      </w:tr>
      <w:tr w14:paraId="760E6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5C6E93CA">
            <w:pPr>
              <w:spacing w:line="360" w:lineRule="auto"/>
              <w:jc w:val="center"/>
              <w:rPr>
                <w:rFonts w:hint="eastAsia" w:ascii="宋体" w:hAnsi="宋体" w:eastAsia="宋体"/>
                <w:szCs w:val="21"/>
              </w:rPr>
            </w:pPr>
            <w:r>
              <w:rPr>
                <w:rFonts w:hint="eastAsia" w:ascii="宋体" w:hAnsi="宋体" w:eastAsia="宋体"/>
                <w:szCs w:val="21"/>
              </w:rPr>
              <w:t>收费金额</w:t>
            </w:r>
          </w:p>
        </w:tc>
        <w:tc>
          <w:tcPr>
            <w:tcW w:w="2277" w:type="dxa"/>
            <w:tcBorders>
              <w:top w:val="single" w:color="auto" w:sz="4" w:space="0"/>
              <w:left w:val="single" w:color="auto" w:sz="4" w:space="0"/>
              <w:bottom w:val="single" w:color="auto" w:sz="4" w:space="0"/>
              <w:right w:val="single" w:color="auto" w:sz="4" w:space="0"/>
            </w:tcBorders>
          </w:tcPr>
          <w:p w14:paraId="192896C9">
            <w:pPr>
              <w:spacing w:line="360" w:lineRule="auto"/>
              <w:jc w:val="center"/>
              <w:rPr>
                <w:rFonts w:hint="eastAsia" w:ascii="宋体" w:hAnsi="宋体" w:eastAsia="宋体"/>
                <w:szCs w:val="21"/>
              </w:rPr>
            </w:pPr>
            <w:r>
              <w:rPr>
                <w:rFonts w:hint="eastAsia" w:ascii="宋体" w:hAnsi="宋体" w:eastAsia="宋体"/>
                <w:szCs w:val="21"/>
              </w:rPr>
              <w:t>amount</w:t>
            </w:r>
          </w:p>
        </w:tc>
        <w:tc>
          <w:tcPr>
            <w:tcW w:w="2335" w:type="dxa"/>
            <w:tcBorders>
              <w:top w:val="single" w:color="auto" w:sz="4" w:space="0"/>
              <w:left w:val="single" w:color="auto" w:sz="4" w:space="0"/>
              <w:bottom w:val="single" w:color="auto" w:sz="4" w:space="0"/>
              <w:right w:val="single" w:color="auto" w:sz="4" w:space="0"/>
            </w:tcBorders>
          </w:tcPr>
          <w:p w14:paraId="452D4DCC">
            <w:pPr>
              <w:spacing w:line="360" w:lineRule="auto"/>
              <w:jc w:val="center"/>
              <w:rPr>
                <w:rFonts w:hint="eastAsia" w:ascii="宋体" w:hAnsi="宋体" w:eastAsia="宋体"/>
                <w:szCs w:val="21"/>
              </w:rPr>
            </w:pPr>
            <w:r>
              <w:rPr>
                <w:rFonts w:hint="eastAsia" w:ascii="宋体" w:hAnsi="宋体" w:eastAsia="宋体"/>
                <w:szCs w:val="21"/>
              </w:rPr>
              <w:t>decimal(10,2)</w:t>
            </w:r>
          </w:p>
        </w:tc>
      </w:tr>
      <w:tr w14:paraId="64A3B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22B09F87">
            <w:pPr>
              <w:spacing w:line="360" w:lineRule="auto"/>
              <w:jc w:val="center"/>
              <w:rPr>
                <w:rFonts w:hint="eastAsia" w:ascii="宋体" w:hAnsi="宋体" w:eastAsia="宋体"/>
                <w:szCs w:val="21"/>
              </w:rPr>
            </w:pPr>
            <w:r>
              <w:rPr>
                <w:rFonts w:hint="eastAsia" w:ascii="宋体" w:hAnsi="宋体" w:eastAsia="宋体"/>
                <w:szCs w:val="21"/>
              </w:rPr>
              <w:t>收费说明</w:t>
            </w:r>
          </w:p>
        </w:tc>
        <w:tc>
          <w:tcPr>
            <w:tcW w:w="2277" w:type="dxa"/>
            <w:tcBorders>
              <w:top w:val="single" w:color="auto" w:sz="4" w:space="0"/>
              <w:left w:val="single" w:color="auto" w:sz="4" w:space="0"/>
              <w:bottom w:val="single" w:color="auto" w:sz="4" w:space="0"/>
              <w:right w:val="single" w:color="auto" w:sz="4" w:space="0"/>
            </w:tcBorders>
          </w:tcPr>
          <w:p w14:paraId="6CE4BEDB">
            <w:pPr>
              <w:spacing w:line="360" w:lineRule="auto"/>
              <w:jc w:val="center"/>
              <w:rPr>
                <w:rFonts w:hint="eastAsia" w:ascii="宋体" w:hAnsi="宋体" w:eastAsia="宋体"/>
                <w:szCs w:val="21"/>
              </w:rPr>
            </w:pPr>
            <w:r>
              <w:rPr>
                <w:rFonts w:hint="eastAsia" w:ascii="宋体" w:hAnsi="宋体" w:eastAsia="宋体"/>
                <w:szCs w:val="21"/>
              </w:rPr>
              <w:t>description</w:t>
            </w:r>
          </w:p>
        </w:tc>
        <w:tc>
          <w:tcPr>
            <w:tcW w:w="2335" w:type="dxa"/>
            <w:tcBorders>
              <w:top w:val="single" w:color="auto" w:sz="4" w:space="0"/>
              <w:left w:val="single" w:color="auto" w:sz="4" w:space="0"/>
              <w:bottom w:val="single" w:color="auto" w:sz="4" w:space="0"/>
              <w:right w:val="single" w:color="auto" w:sz="4" w:space="0"/>
            </w:tcBorders>
          </w:tcPr>
          <w:p w14:paraId="1E7AB5F8">
            <w:pPr>
              <w:spacing w:line="360" w:lineRule="auto"/>
              <w:jc w:val="center"/>
              <w:rPr>
                <w:rFonts w:hint="eastAsia" w:ascii="宋体" w:hAnsi="宋体" w:eastAsia="宋体"/>
                <w:szCs w:val="21"/>
              </w:rPr>
            </w:pPr>
            <w:r>
              <w:rPr>
                <w:rFonts w:hint="eastAsia" w:ascii="宋体" w:hAnsi="宋体" w:eastAsia="宋体"/>
                <w:szCs w:val="21"/>
              </w:rPr>
              <w:t>text</w:t>
            </w:r>
          </w:p>
        </w:tc>
      </w:tr>
      <w:tr w14:paraId="68EDE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79035F49">
            <w:pPr>
              <w:spacing w:line="360" w:lineRule="auto"/>
              <w:jc w:val="center"/>
              <w:rPr>
                <w:rFonts w:hint="eastAsia" w:ascii="宋体" w:hAnsi="宋体" w:eastAsia="宋体"/>
                <w:szCs w:val="21"/>
              </w:rPr>
            </w:pPr>
            <w:r>
              <w:rPr>
                <w:rFonts w:hint="eastAsia" w:ascii="宋体" w:hAnsi="宋体" w:eastAsia="宋体"/>
                <w:szCs w:val="21"/>
              </w:rPr>
              <w:t>收费发起人</w:t>
            </w:r>
          </w:p>
        </w:tc>
        <w:tc>
          <w:tcPr>
            <w:tcW w:w="2277" w:type="dxa"/>
            <w:tcBorders>
              <w:top w:val="single" w:color="auto" w:sz="4" w:space="0"/>
              <w:left w:val="single" w:color="auto" w:sz="4" w:space="0"/>
              <w:bottom w:val="single" w:color="auto" w:sz="4" w:space="0"/>
              <w:right w:val="single" w:color="auto" w:sz="4" w:space="0"/>
            </w:tcBorders>
          </w:tcPr>
          <w:p w14:paraId="116B7EF7">
            <w:pPr>
              <w:spacing w:line="360" w:lineRule="auto"/>
              <w:jc w:val="center"/>
              <w:rPr>
                <w:rFonts w:hint="eastAsia" w:ascii="宋体" w:hAnsi="宋体" w:eastAsia="宋体"/>
                <w:szCs w:val="21"/>
              </w:rPr>
            </w:pPr>
            <w:r>
              <w:rPr>
                <w:rFonts w:hint="eastAsia" w:ascii="宋体" w:hAnsi="宋体" w:eastAsia="宋体"/>
                <w:szCs w:val="21"/>
              </w:rPr>
              <w:t>initiatorID</w:t>
            </w:r>
          </w:p>
        </w:tc>
        <w:tc>
          <w:tcPr>
            <w:tcW w:w="2335" w:type="dxa"/>
            <w:tcBorders>
              <w:top w:val="single" w:color="auto" w:sz="4" w:space="0"/>
              <w:left w:val="single" w:color="auto" w:sz="4" w:space="0"/>
              <w:bottom w:val="single" w:color="auto" w:sz="4" w:space="0"/>
              <w:right w:val="single" w:color="auto" w:sz="4" w:space="0"/>
            </w:tcBorders>
          </w:tcPr>
          <w:p w14:paraId="63F27E8E">
            <w:pPr>
              <w:spacing w:line="360" w:lineRule="auto"/>
              <w:jc w:val="center"/>
              <w:rPr>
                <w:rFonts w:hint="eastAsia" w:ascii="宋体" w:hAnsi="宋体" w:eastAsia="宋体"/>
                <w:szCs w:val="21"/>
              </w:rPr>
            </w:pPr>
            <w:r>
              <w:rPr>
                <w:rFonts w:hint="eastAsia" w:ascii="宋体" w:hAnsi="宋体" w:eastAsia="宋体"/>
                <w:szCs w:val="21"/>
              </w:rPr>
              <w:t>varchar</w:t>
            </w:r>
          </w:p>
        </w:tc>
      </w:tr>
      <w:tr w14:paraId="1F037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0A276E86">
            <w:pPr>
              <w:spacing w:line="360" w:lineRule="auto"/>
              <w:jc w:val="center"/>
              <w:rPr>
                <w:rFonts w:hint="eastAsia" w:ascii="宋体" w:hAnsi="宋体" w:eastAsia="宋体"/>
                <w:szCs w:val="21"/>
              </w:rPr>
            </w:pPr>
            <w:r>
              <w:rPr>
                <w:rFonts w:hint="eastAsia" w:ascii="宋体" w:hAnsi="宋体" w:eastAsia="宋体"/>
                <w:szCs w:val="21"/>
              </w:rPr>
              <w:t>收费对象</w:t>
            </w:r>
          </w:p>
        </w:tc>
        <w:tc>
          <w:tcPr>
            <w:tcW w:w="2277" w:type="dxa"/>
            <w:tcBorders>
              <w:top w:val="single" w:color="auto" w:sz="4" w:space="0"/>
              <w:left w:val="single" w:color="auto" w:sz="4" w:space="0"/>
              <w:bottom w:val="single" w:color="auto" w:sz="4" w:space="0"/>
              <w:right w:val="single" w:color="auto" w:sz="4" w:space="0"/>
            </w:tcBorders>
          </w:tcPr>
          <w:p w14:paraId="25C7B949">
            <w:pPr>
              <w:spacing w:line="360" w:lineRule="auto"/>
              <w:jc w:val="center"/>
              <w:rPr>
                <w:rFonts w:hint="eastAsia" w:ascii="宋体" w:hAnsi="宋体" w:eastAsia="宋体"/>
                <w:szCs w:val="21"/>
              </w:rPr>
            </w:pPr>
            <w:r>
              <w:rPr>
                <w:rFonts w:hint="eastAsia" w:ascii="宋体" w:hAnsi="宋体" w:eastAsia="宋体"/>
                <w:szCs w:val="21"/>
              </w:rPr>
              <w:t>targetUsers</w:t>
            </w:r>
          </w:p>
        </w:tc>
        <w:tc>
          <w:tcPr>
            <w:tcW w:w="2335" w:type="dxa"/>
            <w:tcBorders>
              <w:top w:val="single" w:color="auto" w:sz="4" w:space="0"/>
              <w:left w:val="single" w:color="auto" w:sz="4" w:space="0"/>
              <w:bottom w:val="single" w:color="auto" w:sz="4" w:space="0"/>
              <w:right w:val="single" w:color="auto" w:sz="4" w:space="0"/>
            </w:tcBorders>
          </w:tcPr>
          <w:p w14:paraId="7A1BFE9B">
            <w:pPr>
              <w:spacing w:line="360" w:lineRule="auto"/>
              <w:jc w:val="center"/>
              <w:rPr>
                <w:rFonts w:hint="eastAsia" w:ascii="宋体" w:hAnsi="宋体" w:eastAsia="宋体"/>
                <w:szCs w:val="21"/>
              </w:rPr>
            </w:pPr>
            <w:r>
              <w:rPr>
                <w:rFonts w:hint="eastAsia" w:ascii="宋体" w:hAnsi="宋体" w:eastAsia="宋体"/>
                <w:szCs w:val="21"/>
              </w:rPr>
              <w:t>varchar</w:t>
            </w:r>
          </w:p>
        </w:tc>
      </w:tr>
      <w:tr w14:paraId="11585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643AD533">
            <w:pPr>
              <w:spacing w:line="360" w:lineRule="auto"/>
              <w:jc w:val="center"/>
              <w:rPr>
                <w:rFonts w:hint="eastAsia" w:ascii="宋体" w:hAnsi="宋体" w:eastAsia="宋体"/>
                <w:szCs w:val="21"/>
              </w:rPr>
            </w:pPr>
            <w:r>
              <w:rPr>
                <w:rFonts w:hint="eastAsia" w:ascii="宋体" w:hAnsi="宋体" w:eastAsia="宋体"/>
                <w:szCs w:val="21"/>
              </w:rPr>
              <w:t>创建时间</w:t>
            </w:r>
          </w:p>
        </w:tc>
        <w:tc>
          <w:tcPr>
            <w:tcW w:w="2277" w:type="dxa"/>
            <w:tcBorders>
              <w:top w:val="single" w:color="auto" w:sz="4" w:space="0"/>
              <w:left w:val="single" w:color="auto" w:sz="4" w:space="0"/>
              <w:bottom w:val="single" w:color="auto" w:sz="4" w:space="0"/>
              <w:right w:val="single" w:color="auto" w:sz="4" w:space="0"/>
            </w:tcBorders>
          </w:tcPr>
          <w:p w14:paraId="4011F65F">
            <w:pPr>
              <w:spacing w:line="360" w:lineRule="auto"/>
              <w:jc w:val="center"/>
              <w:rPr>
                <w:rFonts w:hint="eastAsia" w:ascii="宋体" w:hAnsi="宋体" w:eastAsia="宋体"/>
                <w:szCs w:val="21"/>
              </w:rPr>
            </w:pPr>
            <w:r>
              <w:rPr>
                <w:rFonts w:hint="eastAsia" w:ascii="宋体" w:hAnsi="宋体" w:eastAsia="宋体"/>
                <w:szCs w:val="21"/>
              </w:rPr>
              <w:t>createTime</w:t>
            </w:r>
          </w:p>
        </w:tc>
        <w:tc>
          <w:tcPr>
            <w:tcW w:w="2335" w:type="dxa"/>
            <w:tcBorders>
              <w:top w:val="single" w:color="auto" w:sz="4" w:space="0"/>
              <w:left w:val="single" w:color="auto" w:sz="4" w:space="0"/>
              <w:bottom w:val="single" w:color="auto" w:sz="4" w:space="0"/>
              <w:right w:val="single" w:color="auto" w:sz="4" w:space="0"/>
            </w:tcBorders>
          </w:tcPr>
          <w:p w14:paraId="0C25631F">
            <w:pPr>
              <w:spacing w:line="360" w:lineRule="auto"/>
              <w:jc w:val="center"/>
              <w:rPr>
                <w:rFonts w:hint="eastAsia" w:ascii="宋体" w:hAnsi="宋体" w:eastAsia="宋体"/>
                <w:szCs w:val="21"/>
              </w:rPr>
            </w:pPr>
            <w:r>
              <w:rPr>
                <w:rFonts w:hint="eastAsia" w:ascii="宋体" w:hAnsi="宋体" w:eastAsia="宋体"/>
                <w:szCs w:val="21"/>
              </w:rPr>
              <w:t>datatime</w:t>
            </w:r>
          </w:p>
        </w:tc>
      </w:tr>
      <w:tr w14:paraId="5CEAA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ins w:id="52" w:author="毛毛妈" w:date="2025-11-09T12:03:00Z"/>
        </w:trPr>
        <w:tc>
          <w:tcPr>
            <w:tcW w:w="1832" w:type="dxa"/>
            <w:tcBorders>
              <w:top w:val="single" w:color="auto" w:sz="4" w:space="0"/>
              <w:left w:val="single" w:color="auto" w:sz="4" w:space="0"/>
              <w:bottom w:val="single" w:color="auto" w:sz="4" w:space="0"/>
              <w:right w:val="single" w:color="auto" w:sz="4" w:space="0"/>
            </w:tcBorders>
          </w:tcPr>
          <w:p w14:paraId="6A4EDE38">
            <w:pPr>
              <w:spacing w:line="360" w:lineRule="auto"/>
              <w:jc w:val="center"/>
              <w:rPr>
                <w:ins w:id="53" w:author="毛毛妈" w:date="2025-11-09T12:03:00Z"/>
                <w:rFonts w:hint="eastAsia" w:ascii="宋体" w:hAnsi="宋体" w:eastAsia="宋体"/>
                <w:szCs w:val="21"/>
              </w:rPr>
            </w:pPr>
            <w:ins w:id="54" w:author="毛毛妈" w:date="2025-11-09T12:03:00Z">
              <w:commentRangeStart w:id="4"/>
              <w:commentRangeStart w:id="5"/>
              <w:r>
                <w:rPr>
                  <w:rFonts w:hint="eastAsia" w:ascii="宋体" w:hAnsi="宋体" w:eastAsia="宋体"/>
                  <w:szCs w:val="21"/>
                </w:rPr>
                <w:t>完成状态</w:t>
              </w:r>
              <w:commentRangeEnd w:id="4"/>
            </w:ins>
            <w:ins w:id="55" w:author="毛毛妈" w:date="2025-11-09T12:03:00Z">
              <w:r>
                <w:rPr>
                  <w:rStyle w:val="12"/>
                </w:rPr>
                <w:commentReference w:id="4"/>
              </w:r>
              <w:commentRangeEnd w:id="5"/>
            </w:ins>
            <w:r>
              <w:commentReference w:id="5"/>
            </w:r>
          </w:p>
        </w:tc>
        <w:tc>
          <w:tcPr>
            <w:tcW w:w="2277" w:type="dxa"/>
            <w:tcBorders>
              <w:top w:val="single" w:color="auto" w:sz="4" w:space="0"/>
              <w:left w:val="single" w:color="auto" w:sz="4" w:space="0"/>
              <w:bottom w:val="single" w:color="auto" w:sz="4" w:space="0"/>
              <w:right w:val="single" w:color="auto" w:sz="4" w:space="0"/>
            </w:tcBorders>
          </w:tcPr>
          <w:p w14:paraId="6EAFEA06">
            <w:pPr>
              <w:spacing w:line="360" w:lineRule="auto"/>
              <w:jc w:val="center"/>
              <w:rPr>
                <w:ins w:id="56" w:author="毛毛妈" w:date="2025-11-09T12:03:00Z"/>
                <w:rFonts w:hint="eastAsia" w:ascii="宋体" w:hAnsi="宋体" w:eastAsia="宋体"/>
                <w:szCs w:val="21"/>
              </w:rPr>
            </w:pPr>
            <w:ins w:id="57" w:author="Love Maths" w:date="2025-11-13T15:04:00Z">
              <w:r>
                <w:rPr>
                  <w:rFonts w:hint="eastAsia" w:ascii="宋体" w:hAnsi="宋体" w:eastAsia="宋体"/>
                  <w:szCs w:val="21"/>
                </w:rPr>
                <w:t>CollectStatus</w:t>
              </w:r>
            </w:ins>
          </w:p>
        </w:tc>
        <w:tc>
          <w:tcPr>
            <w:tcW w:w="2335" w:type="dxa"/>
            <w:tcBorders>
              <w:top w:val="single" w:color="auto" w:sz="4" w:space="0"/>
              <w:left w:val="single" w:color="auto" w:sz="4" w:space="0"/>
              <w:bottom w:val="single" w:color="auto" w:sz="4" w:space="0"/>
              <w:right w:val="single" w:color="auto" w:sz="4" w:space="0"/>
            </w:tcBorders>
          </w:tcPr>
          <w:p w14:paraId="6DB1E6A8">
            <w:pPr>
              <w:spacing w:line="360" w:lineRule="auto"/>
              <w:jc w:val="center"/>
              <w:rPr>
                <w:ins w:id="58" w:author="毛毛妈" w:date="2025-11-09T12:03:00Z"/>
                <w:rFonts w:hint="eastAsia" w:ascii="宋体" w:hAnsi="宋体" w:eastAsia="宋体"/>
                <w:szCs w:val="21"/>
              </w:rPr>
            </w:pPr>
            <w:ins w:id="59" w:author="Love Maths" w:date="2025-11-13T15:04:00Z">
              <w:r>
                <w:rPr>
                  <w:rFonts w:hint="eastAsia" w:ascii="宋体" w:hAnsi="宋体" w:eastAsia="宋体"/>
                  <w:szCs w:val="21"/>
                </w:rPr>
                <w:t>varchar</w:t>
              </w:r>
            </w:ins>
          </w:p>
        </w:tc>
      </w:tr>
    </w:tbl>
    <w:p w14:paraId="6024C161">
      <w:pPr>
        <w:spacing w:line="360" w:lineRule="auto"/>
        <w:jc w:val="center"/>
        <w:rPr>
          <w:rFonts w:hint="eastAsia" w:ascii="宋体" w:hAnsi="宋体" w:eastAsia="宋体"/>
          <w:szCs w:val="21"/>
        </w:rPr>
      </w:pPr>
    </w:p>
    <w:p w14:paraId="7D1B8C5D">
      <w:pPr>
        <w:spacing w:line="360" w:lineRule="auto"/>
        <w:jc w:val="left"/>
        <w:rPr>
          <w:rFonts w:hint="eastAsia" w:ascii="宋体" w:hAnsi="宋体" w:eastAsia="宋体"/>
          <w:b/>
          <w:bCs/>
          <w:szCs w:val="21"/>
        </w:rPr>
      </w:pPr>
      <w:r>
        <w:rPr>
          <w:rFonts w:hint="eastAsia" w:ascii="宋体" w:hAnsi="宋体" w:eastAsia="宋体"/>
          <w:b/>
          <w:bCs/>
          <w:szCs w:val="21"/>
        </w:rPr>
        <w:t>类名：Pay(支付</w:t>
      </w:r>
      <w:r>
        <w:rPr>
          <w:rFonts w:ascii="宋体" w:hAnsi="宋体" w:eastAsia="宋体"/>
          <w:b/>
          <w:bCs/>
          <w:szCs w:val="21"/>
        </w:rPr>
        <w:t>类</w:t>
      </w:r>
      <w:r>
        <w:rPr>
          <w:rFonts w:hint="eastAsia" w:ascii="宋体" w:hAnsi="宋体" w:eastAsia="宋体"/>
          <w:b/>
          <w:bCs/>
          <w:szCs w:val="21"/>
        </w:rPr>
        <w:t>)</w:t>
      </w:r>
    </w:p>
    <w:p w14:paraId="24E4C732">
      <w:pPr>
        <w:spacing w:line="360" w:lineRule="auto"/>
        <w:jc w:val="left"/>
        <w:rPr>
          <w:rFonts w:hint="eastAsia"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w:t>
      </w:r>
      <w:r>
        <w:rPr>
          <w:rFonts w:hint="eastAsia" w:ascii="宋体" w:hAnsi="宋体" w:eastAsia="宋体"/>
          <w:b/>
          <w:bCs/>
          <w:szCs w:val="21"/>
        </w:rPr>
        <w:t>7所示：</w:t>
      </w:r>
    </w:p>
    <w:p w14:paraId="77BA82EE">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.1.</w:t>
      </w:r>
      <w:r>
        <w:rPr>
          <w:rFonts w:hint="eastAsia" w:ascii="宋体" w:hAnsi="宋体" w:eastAsia="宋体"/>
          <w:szCs w:val="21"/>
        </w:rPr>
        <w:t>7</w:t>
      </w:r>
      <w:r>
        <w:rPr>
          <w:rFonts w:ascii="宋体" w:hAnsi="宋体" w:eastAsia="宋体"/>
          <w:szCs w:val="21"/>
        </w:rPr>
        <w:t xml:space="preserve"> </w:t>
      </w:r>
      <w:r>
        <w:rPr>
          <w:rFonts w:hint="eastAsia" w:ascii="宋体" w:hAnsi="宋体" w:eastAsia="宋体"/>
          <w:szCs w:val="21"/>
        </w:rPr>
        <w:t>Pay类属性表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378D8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93DE663">
            <w:pPr>
              <w:spacing w:line="360" w:lineRule="auto"/>
              <w:jc w:val="center"/>
              <w:rPr>
                <w:rFonts w:hint="eastAsia" w:ascii="宋体" w:hAnsi="宋体" w:eastAsia="宋体"/>
                <w:szCs w:val="21"/>
              </w:rPr>
            </w:pPr>
            <w:r>
              <w:rPr>
                <w:rFonts w:hint="eastAsia" w:ascii="宋体" w:hAnsi="宋体" w:eastAsia="宋体"/>
                <w:szCs w:val="21"/>
              </w:rPr>
              <w:t>中文名</w:t>
            </w:r>
          </w:p>
        </w:tc>
        <w:tc>
          <w:tcPr>
            <w:tcW w:w="2277" w:type="dxa"/>
            <w:tcBorders>
              <w:top w:val="single" w:color="auto" w:sz="4" w:space="0"/>
              <w:left w:val="single" w:color="auto" w:sz="4" w:space="0"/>
              <w:bottom w:val="single" w:color="auto" w:sz="4" w:space="0"/>
              <w:right w:val="single" w:color="auto" w:sz="4" w:space="0"/>
            </w:tcBorders>
          </w:tcPr>
          <w:p w14:paraId="66BC3C9A">
            <w:pPr>
              <w:spacing w:line="360" w:lineRule="auto"/>
              <w:jc w:val="center"/>
              <w:rPr>
                <w:rFonts w:hint="eastAsia" w:ascii="宋体" w:hAnsi="宋体" w:eastAsia="宋体"/>
                <w:szCs w:val="21"/>
              </w:rPr>
            </w:pPr>
            <w:r>
              <w:rPr>
                <w:rFonts w:hint="eastAsia" w:ascii="宋体" w:hAnsi="宋体" w:eastAsia="宋体"/>
                <w:szCs w:val="21"/>
              </w:rPr>
              <w:t>英文名</w:t>
            </w:r>
          </w:p>
        </w:tc>
        <w:tc>
          <w:tcPr>
            <w:tcW w:w="2335" w:type="dxa"/>
            <w:tcBorders>
              <w:top w:val="single" w:color="auto" w:sz="4" w:space="0"/>
              <w:left w:val="single" w:color="auto" w:sz="4" w:space="0"/>
              <w:bottom w:val="single" w:color="auto" w:sz="4" w:space="0"/>
              <w:right w:val="single" w:color="auto" w:sz="4" w:space="0"/>
            </w:tcBorders>
          </w:tcPr>
          <w:p w14:paraId="5E6DDB93">
            <w:pPr>
              <w:spacing w:line="360" w:lineRule="auto"/>
              <w:jc w:val="center"/>
              <w:rPr>
                <w:rFonts w:hint="eastAsia" w:ascii="宋体" w:hAnsi="宋体" w:eastAsia="宋体"/>
                <w:szCs w:val="21"/>
              </w:rPr>
            </w:pPr>
            <w:r>
              <w:rPr>
                <w:rFonts w:hint="eastAsia" w:ascii="宋体" w:hAnsi="宋体" w:eastAsia="宋体"/>
                <w:szCs w:val="21"/>
              </w:rPr>
              <w:t>数据类型</w:t>
            </w:r>
          </w:p>
        </w:tc>
      </w:tr>
      <w:tr w14:paraId="39266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832" w:type="dxa"/>
            <w:tcBorders>
              <w:top w:val="single" w:color="auto" w:sz="4" w:space="0"/>
              <w:left w:val="single" w:color="auto" w:sz="4" w:space="0"/>
              <w:bottom w:val="single" w:color="auto" w:sz="4" w:space="0"/>
              <w:right w:val="single" w:color="auto" w:sz="4" w:space="0"/>
            </w:tcBorders>
          </w:tcPr>
          <w:p w14:paraId="4C285D61">
            <w:pPr>
              <w:spacing w:line="360" w:lineRule="auto"/>
              <w:jc w:val="center"/>
              <w:rPr>
                <w:rFonts w:hint="eastAsia" w:ascii="宋体" w:hAnsi="宋体" w:eastAsia="宋体"/>
                <w:szCs w:val="21"/>
              </w:rPr>
            </w:pPr>
            <w:r>
              <w:rPr>
                <w:rFonts w:hint="eastAsia" w:ascii="宋体" w:hAnsi="宋体" w:eastAsia="宋体"/>
                <w:szCs w:val="21"/>
              </w:rPr>
              <w:t>支付ID</w:t>
            </w:r>
          </w:p>
        </w:tc>
        <w:tc>
          <w:tcPr>
            <w:tcW w:w="2277" w:type="dxa"/>
            <w:tcBorders>
              <w:top w:val="single" w:color="auto" w:sz="4" w:space="0"/>
              <w:left w:val="single" w:color="auto" w:sz="4" w:space="0"/>
              <w:bottom w:val="single" w:color="auto" w:sz="4" w:space="0"/>
              <w:right w:val="single" w:color="auto" w:sz="4" w:space="0"/>
            </w:tcBorders>
          </w:tcPr>
          <w:p w14:paraId="43932FF9">
            <w:pPr>
              <w:spacing w:line="360" w:lineRule="auto"/>
              <w:jc w:val="center"/>
              <w:rPr>
                <w:rFonts w:hint="eastAsia" w:ascii="宋体" w:hAnsi="宋体" w:eastAsia="宋体"/>
                <w:color w:val="0000FF"/>
                <w:szCs w:val="21"/>
              </w:rPr>
            </w:pPr>
            <w:r>
              <w:rPr>
                <w:rFonts w:hint="eastAsia" w:ascii="宋体" w:hAnsi="宋体" w:eastAsia="宋体"/>
                <w:color w:val="0000FF"/>
                <w:szCs w:val="21"/>
              </w:rPr>
              <w:t>payID</w:t>
            </w:r>
          </w:p>
        </w:tc>
        <w:tc>
          <w:tcPr>
            <w:tcW w:w="2335" w:type="dxa"/>
            <w:tcBorders>
              <w:top w:val="single" w:color="auto" w:sz="4" w:space="0"/>
              <w:left w:val="single" w:color="auto" w:sz="4" w:space="0"/>
              <w:bottom w:val="single" w:color="auto" w:sz="4" w:space="0"/>
              <w:right w:val="single" w:color="auto" w:sz="4" w:space="0"/>
            </w:tcBorders>
          </w:tcPr>
          <w:p w14:paraId="00A44637">
            <w:pPr>
              <w:spacing w:line="360" w:lineRule="auto"/>
              <w:jc w:val="center"/>
              <w:rPr>
                <w:rFonts w:hint="eastAsia" w:ascii="宋体" w:hAnsi="宋体" w:eastAsia="宋体"/>
                <w:color w:val="0000FF"/>
                <w:szCs w:val="21"/>
              </w:rPr>
            </w:pPr>
            <w:r>
              <w:rPr>
                <w:rFonts w:hint="eastAsia" w:ascii="宋体" w:hAnsi="宋体" w:eastAsia="宋体"/>
                <w:color w:val="0000FF"/>
                <w:szCs w:val="21"/>
              </w:rPr>
              <w:t>varchar</w:t>
            </w:r>
          </w:p>
        </w:tc>
      </w:tr>
      <w:tr w14:paraId="17B2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832" w:type="dxa"/>
            <w:tcBorders>
              <w:top w:val="single" w:color="auto" w:sz="4" w:space="0"/>
              <w:left w:val="single" w:color="auto" w:sz="4" w:space="0"/>
              <w:bottom w:val="single" w:color="auto" w:sz="4" w:space="0"/>
              <w:right w:val="single" w:color="auto" w:sz="4" w:space="0"/>
            </w:tcBorders>
          </w:tcPr>
          <w:p w14:paraId="1279028A">
            <w:pPr>
              <w:spacing w:line="360" w:lineRule="auto"/>
              <w:jc w:val="center"/>
              <w:rPr>
                <w:rFonts w:hint="eastAsia" w:ascii="宋体" w:hAnsi="宋体" w:eastAsia="宋体"/>
                <w:szCs w:val="21"/>
              </w:rPr>
            </w:pPr>
            <w:r>
              <w:rPr>
                <w:rFonts w:hint="eastAsia" w:ascii="宋体" w:hAnsi="宋体" w:eastAsia="宋体"/>
                <w:szCs w:val="21"/>
              </w:rPr>
              <w:t>项目ID</w:t>
            </w:r>
          </w:p>
        </w:tc>
        <w:tc>
          <w:tcPr>
            <w:tcW w:w="2277" w:type="dxa"/>
            <w:tcBorders>
              <w:top w:val="single" w:color="auto" w:sz="4" w:space="0"/>
              <w:left w:val="single" w:color="auto" w:sz="4" w:space="0"/>
              <w:bottom w:val="single" w:color="auto" w:sz="4" w:space="0"/>
              <w:right w:val="single" w:color="auto" w:sz="4" w:space="0"/>
            </w:tcBorders>
          </w:tcPr>
          <w:p w14:paraId="476321AD">
            <w:pPr>
              <w:spacing w:line="360" w:lineRule="auto"/>
              <w:jc w:val="center"/>
              <w:rPr>
                <w:rFonts w:hint="eastAsia" w:ascii="宋体" w:hAnsi="宋体" w:eastAsia="宋体"/>
                <w:szCs w:val="21"/>
              </w:rPr>
            </w:pPr>
            <w:r>
              <w:rPr>
                <w:rFonts w:hint="eastAsia" w:ascii="宋体" w:hAnsi="宋体" w:eastAsia="宋体"/>
                <w:szCs w:val="21"/>
              </w:rPr>
              <w:t>activityID</w:t>
            </w:r>
          </w:p>
        </w:tc>
        <w:tc>
          <w:tcPr>
            <w:tcW w:w="2335" w:type="dxa"/>
            <w:tcBorders>
              <w:top w:val="single" w:color="auto" w:sz="4" w:space="0"/>
              <w:left w:val="single" w:color="auto" w:sz="4" w:space="0"/>
              <w:bottom w:val="single" w:color="auto" w:sz="4" w:space="0"/>
              <w:right w:val="single" w:color="auto" w:sz="4" w:space="0"/>
            </w:tcBorders>
          </w:tcPr>
          <w:p w14:paraId="410FD6DE">
            <w:pPr>
              <w:spacing w:line="360" w:lineRule="auto"/>
              <w:jc w:val="center"/>
              <w:rPr>
                <w:rFonts w:hint="eastAsia" w:ascii="宋体" w:hAnsi="宋体" w:eastAsia="宋体"/>
                <w:szCs w:val="21"/>
              </w:rPr>
            </w:pPr>
            <w:r>
              <w:rPr>
                <w:rFonts w:hint="eastAsia" w:ascii="宋体" w:hAnsi="宋体" w:eastAsia="宋体"/>
                <w:szCs w:val="21"/>
              </w:rPr>
              <w:t>varchar</w:t>
            </w:r>
          </w:p>
        </w:tc>
      </w:tr>
      <w:tr w14:paraId="448C4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832" w:type="dxa"/>
            <w:tcBorders>
              <w:top w:val="single" w:color="auto" w:sz="4" w:space="0"/>
              <w:left w:val="single" w:color="auto" w:sz="4" w:space="0"/>
              <w:bottom w:val="single" w:color="auto" w:sz="4" w:space="0"/>
              <w:right w:val="single" w:color="auto" w:sz="4" w:space="0"/>
            </w:tcBorders>
          </w:tcPr>
          <w:p w14:paraId="45680612">
            <w:pPr>
              <w:spacing w:line="360" w:lineRule="auto"/>
              <w:jc w:val="center"/>
              <w:rPr>
                <w:rFonts w:hint="eastAsia" w:ascii="宋体" w:hAnsi="宋体" w:eastAsia="宋体"/>
                <w:szCs w:val="21"/>
              </w:rPr>
            </w:pPr>
            <w:r>
              <w:rPr>
                <w:rFonts w:hint="eastAsia" w:ascii="宋体" w:hAnsi="宋体" w:eastAsia="宋体"/>
                <w:szCs w:val="21"/>
              </w:rPr>
              <w:t>用户ID</w:t>
            </w:r>
          </w:p>
        </w:tc>
        <w:tc>
          <w:tcPr>
            <w:tcW w:w="2277" w:type="dxa"/>
            <w:tcBorders>
              <w:top w:val="single" w:color="auto" w:sz="4" w:space="0"/>
              <w:left w:val="single" w:color="auto" w:sz="4" w:space="0"/>
              <w:bottom w:val="single" w:color="auto" w:sz="4" w:space="0"/>
              <w:right w:val="single" w:color="auto" w:sz="4" w:space="0"/>
            </w:tcBorders>
          </w:tcPr>
          <w:p w14:paraId="42BDC1F2">
            <w:pPr>
              <w:spacing w:line="360" w:lineRule="auto"/>
              <w:jc w:val="center"/>
              <w:rPr>
                <w:rFonts w:hint="eastAsia" w:ascii="宋体" w:hAnsi="宋体" w:eastAsia="宋体"/>
                <w:szCs w:val="21"/>
              </w:rPr>
            </w:pPr>
            <w:r>
              <w:rPr>
                <w:rFonts w:hint="eastAsia" w:ascii="宋体" w:hAnsi="宋体" w:eastAsia="宋体"/>
                <w:szCs w:val="21"/>
              </w:rPr>
              <w:t>userID</w:t>
            </w:r>
          </w:p>
        </w:tc>
        <w:tc>
          <w:tcPr>
            <w:tcW w:w="2335" w:type="dxa"/>
            <w:tcBorders>
              <w:top w:val="single" w:color="auto" w:sz="4" w:space="0"/>
              <w:left w:val="single" w:color="auto" w:sz="4" w:space="0"/>
              <w:bottom w:val="single" w:color="auto" w:sz="4" w:space="0"/>
              <w:right w:val="single" w:color="auto" w:sz="4" w:space="0"/>
            </w:tcBorders>
          </w:tcPr>
          <w:p w14:paraId="04C63FDA">
            <w:pPr>
              <w:spacing w:line="360" w:lineRule="auto"/>
              <w:jc w:val="center"/>
              <w:rPr>
                <w:rFonts w:hint="eastAsia" w:ascii="宋体" w:hAnsi="宋体" w:eastAsia="宋体"/>
                <w:szCs w:val="21"/>
              </w:rPr>
            </w:pPr>
            <w:r>
              <w:rPr>
                <w:rFonts w:hint="eastAsia" w:ascii="宋体" w:hAnsi="宋体" w:eastAsia="宋体"/>
                <w:szCs w:val="21"/>
              </w:rPr>
              <w:t>varchar</w:t>
            </w:r>
          </w:p>
        </w:tc>
      </w:tr>
      <w:tr w14:paraId="075DD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832" w:type="dxa"/>
            <w:tcBorders>
              <w:top w:val="single" w:color="auto" w:sz="4" w:space="0"/>
              <w:left w:val="single" w:color="auto" w:sz="4" w:space="0"/>
              <w:bottom w:val="single" w:color="auto" w:sz="4" w:space="0"/>
              <w:right w:val="single" w:color="auto" w:sz="4" w:space="0"/>
            </w:tcBorders>
          </w:tcPr>
          <w:p w14:paraId="548C4BF9">
            <w:pPr>
              <w:spacing w:line="360" w:lineRule="auto"/>
              <w:jc w:val="center"/>
              <w:rPr>
                <w:rFonts w:hint="eastAsia" w:ascii="宋体" w:hAnsi="宋体" w:eastAsia="宋体"/>
                <w:szCs w:val="21"/>
              </w:rPr>
            </w:pPr>
            <w:r>
              <w:rPr>
                <w:rFonts w:hint="eastAsia" w:ascii="宋体" w:hAnsi="宋体" w:eastAsia="宋体"/>
                <w:szCs w:val="21"/>
              </w:rPr>
              <w:t>支付金额</w:t>
            </w:r>
          </w:p>
        </w:tc>
        <w:tc>
          <w:tcPr>
            <w:tcW w:w="2277" w:type="dxa"/>
            <w:tcBorders>
              <w:top w:val="single" w:color="auto" w:sz="4" w:space="0"/>
              <w:left w:val="single" w:color="auto" w:sz="4" w:space="0"/>
              <w:bottom w:val="single" w:color="auto" w:sz="4" w:space="0"/>
              <w:right w:val="single" w:color="auto" w:sz="4" w:space="0"/>
            </w:tcBorders>
          </w:tcPr>
          <w:p w14:paraId="254B7729">
            <w:pPr>
              <w:spacing w:line="360" w:lineRule="auto"/>
              <w:jc w:val="center"/>
              <w:rPr>
                <w:rFonts w:hint="eastAsia" w:ascii="宋体" w:hAnsi="宋体" w:eastAsia="宋体"/>
                <w:szCs w:val="21"/>
              </w:rPr>
            </w:pPr>
            <w:r>
              <w:rPr>
                <w:rFonts w:hint="eastAsia" w:ascii="宋体" w:hAnsi="宋体" w:eastAsia="宋体"/>
                <w:szCs w:val="21"/>
              </w:rPr>
              <w:t>payAmount</w:t>
            </w:r>
          </w:p>
        </w:tc>
        <w:tc>
          <w:tcPr>
            <w:tcW w:w="2335" w:type="dxa"/>
            <w:tcBorders>
              <w:top w:val="single" w:color="auto" w:sz="4" w:space="0"/>
              <w:left w:val="single" w:color="auto" w:sz="4" w:space="0"/>
              <w:bottom w:val="single" w:color="auto" w:sz="4" w:space="0"/>
              <w:right w:val="single" w:color="auto" w:sz="4" w:space="0"/>
            </w:tcBorders>
          </w:tcPr>
          <w:p w14:paraId="5B27225B">
            <w:pPr>
              <w:spacing w:line="360" w:lineRule="auto"/>
              <w:jc w:val="center"/>
              <w:rPr>
                <w:rFonts w:hint="eastAsia" w:ascii="宋体" w:hAnsi="宋体" w:eastAsia="宋体"/>
                <w:szCs w:val="21"/>
              </w:rPr>
            </w:pPr>
            <w:r>
              <w:rPr>
                <w:rFonts w:hint="eastAsia" w:ascii="宋体" w:hAnsi="宋体" w:eastAsia="宋体"/>
                <w:szCs w:val="21"/>
              </w:rPr>
              <w:t>decimal(10,2)</w:t>
            </w:r>
          </w:p>
        </w:tc>
      </w:tr>
      <w:tr w14:paraId="4C38E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832" w:type="dxa"/>
            <w:tcBorders>
              <w:top w:val="single" w:color="auto" w:sz="4" w:space="0"/>
              <w:left w:val="single" w:color="auto" w:sz="4" w:space="0"/>
              <w:bottom w:val="single" w:color="auto" w:sz="4" w:space="0"/>
              <w:right w:val="single" w:color="auto" w:sz="4" w:space="0"/>
            </w:tcBorders>
          </w:tcPr>
          <w:p w14:paraId="36B39F99">
            <w:pPr>
              <w:spacing w:line="360" w:lineRule="auto"/>
              <w:jc w:val="center"/>
              <w:rPr>
                <w:rFonts w:hint="eastAsia" w:ascii="宋体" w:hAnsi="宋体" w:eastAsia="宋体"/>
                <w:szCs w:val="21"/>
              </w:rPr>
            </w:pPr>
            <w:commentRangeStart w:id="6"/>
            <w:commentRangeStart w:id="7"/>
            <w:r>
              <w:rPr>
                <w:rFonts w:hint="eastAsia" w:ascii="宋体" w:hAnsi="宋体" w:eastAsia="宋体"/>
                <w:szCs w:val="21"/>
              </w:rPr>
              <w:t>支付状态</w:t>
            </w:r>
          </w:p>
        </w:tc>
        <w:tc>
          <w:tcPr>
            <w:tcW w:w="2277" w:type="dxa"/>
            <w:tcBorders>
              <w:top w:val="single" w:color="auto" w:sz="4" w:space="0"/>
              <w:left w:val="single" w:color="auto" w:sz="4" w:space="0"/>
              <w:bottom w:val="single" w:color="auto" w:sz="4" w:space="0"/>
              <w:right w:val="single" w:color="auto" w:sz="4" w:space="0"/>
            </w:tcBorders>
          </w:tcPr>
          <w:p w14:paraId="23FE7D03">
            <w:pPr>
              <w:spacing w:line="360" w:lineRule="auto"/>
              <w:jc w:val="center"/>
              <w:rPr>
                <w:rFonts w:hint="eastAsia" w:ascii="宋体" w:hAnsi="宋体" w:eastAsia="宋体"/>
                <w:szCs w:val="21"/>
              </w:rPr>
            </w:pPr>
            <w:r>
              <w:rPr>
                <w:rFonts w:hint="eastAsia" w:ascii="宋体" w:hAnsi="宋体" w:eastAsia="宋体"/>
                <w:szCs w:val="21"/>
              </w:rPr>
              <w:t>payStatus</w:t>
            </w:r>
          </w:p>
        </w:tc>
        <w:tc>
          <w:tcPr>
            <w:tcW w:w="2335" w:type="dxa"/>
            <w:tcBorders>
              <w:top w:val="single" w:color="auto" w:sz="4" w:space="0"/>
              <w:left w:val="single" w:color="auto" w:sz="4" w:space="0"/>
              <w:bottom w:val="single" w:color="auto" w:sz="4" w:space="0"/>
              <w:right w:val="single" w:color="auto" w:sz="4" w:space="0"/>
            </w:tcBorders>
          </w:tcPr>
          <w:p w14:paraId="750E9A0D">
            <w:pPr>
              <w:spacing w:line="360" w:lineRule="auto"/>
              <w:jc w:val="center"/>
              <w:rPr>
                <w:rFonts w:hint="eastAsia" w:ascii="宋体" w:hAnsi="宋体" w:eastAsia="宋体"/>
                <w:szCs w:val="21"/>
              </w:rPr>
            </w:pPr>
            <w:r>
              <w:rPr>
                <w:rFonts w:hint="eastAsia" w:ascii="宋体" w:hAnsi="宋体" w:eastAsia="宋体"/>
                <w:szCs w:val="21"/>
              </w:rPr>
              <w:t>varchar</w:t>
            </w:r>
            <w:commentRangeEnd w:id="6"/>
            <w:r>
              <w:rPr>
                <w:rStyle w:val="12"/>
              </w:rPr>
              <w:commentReference w:id="6"/>
            </w:r>
            <w:commentRangeEnd w:id="7"/>
            <w:r>
              <w:commentReference w:id="7"/>
            </w:r>
          </w:p>
        </w:tc>
      </w:tr>
      <w:tr w14:paraId="71589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832" w:type="dxa"/>
            <w:tcBorders>
              <w:top w:val="single" w:color="auto" w:sz="4" w:space="0"/>
              <w:left w:val="single" w:color="auto" w:sz="4" w:space="0"/>
              <w:bottom w:val="single" w:color="auto" w:sz="4" w:space="0"/>
              <w:right w:val="single" w:color="auto" w:sz="4" w:space="0"/>
            </w:tcBorders>
          </w:tcPr>
          <w:p w14:paraId="3EF23B91">
            <w:pPr>
              <w:spacing w:line="360" w:lineRule="auto"/>
              <w:jc w:val="center"/>
              <w:rPr>
                <w:rFonts w:hint="eastAsia" w:ascii="宋体" w:hAnsi="宋体" w:eastAsia="宋体"/>
                <w:szCs w:val="21"/>
              </w:rPr>
            </w:pPr>
            <w:r>
              <w:rPr>
                <w:rFonts w:hint="eastAsia" w:ascii="宋体" w:hAnsi="宋体" w:eastAsia="宋体"/>
                <w:szCs w:val="21"/>
              </w:rPr>
              <w:t>支付方式</w:t>
            </w:r>
          </w:p>
        </w:tc>
        <w:tc>
          <w:tcPr>
            <w:tcW w:w="2277" w:type="dxa"/>
            <w:tcBorders>
              <w:top w:val="single" w:color="auto" w:sz="4" w:space="0"/>
              <w:left w:val="single" w:color="auto" w:sz="4" w:space="0"/>
              <w:bottom w:val="single" w:color="auto" w:sz="4" w:space="0"/>
              <w:right w:val="single" w:color="auto" w:sz="4" w:space="0"/>
            </w:tcBorders>
          </w:tcPr>
          <w:p w14:paraId="6DE3ED8F">
            <w:pPr>
              <w:spacing w:line="360" w:lineRule="auto"/>
              <w:jc w:val="center"/>
              <w:rPr>
                <w:rFonts w:hint="eastAsia" w:ascii="宋体" w:hAnsi="宋体" w:eastAsia="宋体"/>
                <w:szCs w:val="21"/>
              </w:rPr>
            </w:pPr>
            <w:r>
              <w:rPr>
                <w:rFonts w:hint="eastAsia" w:ascii="宋体" w:hAnsi="宋体" w:eastAsia="宋体"/>
                <w:szCs w:val="21"/>
              </w:rPr>
              <w:t>payMethod</w:t>
            </w:r>
          </w:p>
        </w:tc>
        <w:tc>
          <w:tcPr>
            <w:tcW w:w="2335" w:type="dxa"/>
            <w:tcBorders>
              <w:top w:val="single" w:color="auto" w:sz="4" w:space="0"/>
              <w:left w:val="single" w:color="auto" w:sz="4" w:space="0"/>
              <w:bottom w:val="single" w:color="auto" w:sz="4" w:space="0"/>
              <w:right w:val="single" w:color="auto" w:sz="4" w:space="0"/>
            </w:tcBorders>
          </w:tcPr>
          <w:p w14:paraId="5C1D7684">
            <w:pPr>
              <w:spacing w:line="360" w:lineRule="auto"/>
              <w:jc w:val="center"/>
              <w:rPr>
                <w:rFonts w:hint="eastAsia" w:ascii="宋体" w:hAnsi="宋体" w:eastAsia="宋体"/>
                <w:szCs w:val="21"/>
              </w:rPr>
            </w:pPr>
            <w:r>
              <w:rPr>
                <w:rFonts w:hint="eastAsia" w:ascii="宋体" w:hAnsi="宋体" w:eastAsia="宋体"/>
                <w:szCs w:val="21"/>
              </w:rPr>
              <w:t>varchar</w:t>
            </w:r>
          </w:p>
        </w:tc>
      </w:tr>
      <w:tr w14:paraId="556A6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832" w:type="dxa"/>
            <w:tcBorders>
              <w:top w:val="single" w:color="auto" w:sz="4" w:space="0"/>
              <w:left w:val="single" w:color="auto" w:sz="4" w:space="0"/>
              <w:bottom w:val="single" w:color="auto" w:sz="4" w:space="0"/>
              <w:right w:val="single" w:color="auto" w:sz="4" w:space="0"/>
            </w:tcBorders>
          </w:tcPr>
          <w:p w14:paraId="6DD781A3">
            <w:pPr>
              <w:spacing w:line="360" w:lineRule="auto"/>
              <w:jc w:val="center"/>
              <w:rPr>
                <w:rFonts w:hint="eastAsia" w:ascii="宋体" w:hAnsi="宋体" w:eastAsia="宋体"/>
                <w:szCs w:val="21"/>
              </w:rPr>
            </w:pPr>
            <w:r>
              <w:rPr>
                <w:rFonts w:hint="eastAsia" w:ascii="宋体" w:hAnsi="宋体" w:eastAsia="宋体"/>
                <w:szCs w:val="21"/>
              </w:rPr>
              <w:t>支付时间</w:t>
            </w:r>
          </w:p>
        </w:tc>
        <w:tc>
          <w:tcPr>
            <w:tcW w:w="2277" w:type="dxa"/>
            <w:tcBorders>
              <w:top w:val="single" w:color="auto" w:sz="4" w:space="0"/>
              <w:left w:val="single" w:color="auto" w:sz="4" w:space="0"/>
              <w:bottom w:val="single" w:color="auto" w:sz="4" w:space="0"/>
              <w:right w:val="single" w:color="auto" w:sz="4" w:space="0"/>
            </w:tcBorders>
          </w:tcPr>
          <w:p w14:paraId="7F95343C">
            <w:pPr>
              <w:spacing w:line="360" w:lineRule="auto"/>
              <w:jc w:val="center"/>
              <w:rPr>
                <w:rFonts w:hint="eastAsia" w:ascii="宋体" w:hAnsi="宋体" w:eastAsia="宋体"/>
                <w:szCs w:val="21"/>
              </w:rPr>
            </w:pPr>
            <w:r>
              <w:rPr>
                <w:rFonts w:hint="eastAsia" w:ascii="宋体" w:hAnsi="宋体" w:eastAsia="宋体"/>
                <w:szCs w:val="21"/>
              </w:rPr>
              <w:t>payTime</w:t>
            </w:r>
          </w:p>
        </w:tc>
        <w:tc>
          <w:tcPr>
            <w:tcW w:w="2335" w:type="dxa"/>
            <w:tcBorders>
              <w:top w:val="single" w:color="auto" w:sz="4" w:space="0"/>
              <w:left w:val="single" w:color="auto" w:sz="4" w:space="0"/>
              <w:bottom w:val="single" w:color="auto" w:sz="4" w:space="0"/>
              <w:right w:val="single" w:color="auto" w:sz="4" w:space="0"/>
            </w:tcBorders>
          </w:tcPr>
          <w:p w14:paraId="1A01E2E7">
            <w:pPr>
              <w:spacing w:line="360" w:lineRule="auto"/>
              <w:jc w:val="center"/>
              <w:rPr>
                <w:rFonts w:hint="eastAsia" w:ascii="宋体" w:hAnsi="宋体" w:eastAsia="宋体"/>
                <w:szCs w:val="21"/>
              </w:rPr>
            </w:pPr>
            <w:r>
              <w:rPr>
                <w:rFonts w:hint="eastAsia" w:ascii="宋体" w:hAnsi="宋体" w:eastAsia="宋体"/>
                <w:szCs w:val="21"/>
              </w:rPr>
              <w:t>datetime</w:t>
            </w:r>
          </w:p>
        </w:tc>
      </w:tr>
      <w:tr w14:paraId="444A6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832" w:type="dxa"/>
            <w:tcBorders>
              <w:top w:val="single" w:color="auto" w:sz="4" w:space="0"/>
              <w:left w:val="single" w:color="auto" w:sz="4" w:space="0"/>
              <w:bottom w:val="single" w:color="auto" w:sz="4" w:space="0"/>
              <w:right w:val="single" w:color="auto" w:sz="4" w:space="0"/>
            </w:tcBorders>
          </w:tcPr>
          <w:p w14:paraId="2347C8E6">
            <w:pPr>
              <w:spacing w:line="360" w:lineRule="auto"/>
              <w:jc w:val="center"/>
              <w:rPr>
                <w:rFonts w:hint="eastAsia" w:ascii="宋体" w:hAnsi="宋体" w:eastAsia="宋体"/>
                <w:szCs w:val="21"/>
              </w:rPr>
            </w:pPr>
            <w:r>
              <w:rPr>
                <w:rFonts w:hint="eastAsia" w:ascii="宋体" w:hAnsi="宋体" w:eastAsia="宋体"/>
                <w:szCs w:val="21"/>
              </w:rPr>
              <w:t>支付备注</w:t>
            </w:r>
          </w:p>
        </w:tc>
        <w:tc>
          <w:tcPr>
            <w:tcW w:w="2277" w:type="dxa"/>
            <w:tcBorders>
              <w:top w:val="single" w:color="auto" w:sz="4" w:space="0"/>
              <w:left w:val="single" w:color="auto" w:sz="4" w:space="0"/>
              <w:bottom w:val="single" w:color="auto" w:sz="4" w:space="0"/>
              <w:right w:val="single" w:color="auto" w:sz="4" w:space="0"/>
            </w:tcBorders>
          </w:tcPr>
          <w:p w14:paraId="13F2E2D8">
            <w:pPr>
              <w:spacing w:line="360" w:lineRule="auto"/>
              <w:jc w:val="center"/>
              <w:rPr>
                <w:rFonts w:hint="eastAsia" w:ascii="宋体" w:hAnsi="宋体" w:eastAsia="宋体"/>
                <w:szCs w:val="21"/>
              </w:rPr>
            </w:pPr>
            <w:r>
              <w:rPr>
                <w:rFonts w:hint="eastAsia" w:ascii="宋体" w:hAnsi="宋体" w:eastAsia="宋体"/>
                <w:szCs w:val="21"/>
              </w:rPr>
              <w:t>payRemark</w:t>
            </w:r>
          </w:p>
        </w:tc>
        <w:tc>
          <w:tcPr>
            <w:tcW w:w="2335" w:type="dxa"/>
            <w:tcBorders>
              <w:top w:val="single" w:color="auto" w:sz="4" w:space="0"/>
              <w:left w:val="single" w:color="auto" w:sz="4" w:space="0"/>
              <w:bottom w:val="single" w:color="auto" w:sz="4" w:space="0"/>
              <w:right w:val="single" w:color="auto" w:sz="4" w:space="0"/>
            </w:tcBorders>
          </w:tcPr>
          <w:p w14:paraId="67F5304A">
            <w:pPr>
              <w:spacing w:line="360" w:lineRule="auto"/>
              <w:jc w:val="center"/>
              <w:rPr>
                <w:rFonts w:hint="eastAsia" w:ascii="宋体" w:hAnsi="宋体" w:eastAsia="宋体"/>
                <w:szCs w:val="21"/>
              </w:rPr>
            </w:pPr>
            <w:r>
              <w:rPr>
                <w:rFonts w:hint="eastAsia" w:ascii="宋体" w:hAnsi="宋体" w:eastAsia="宋体"/>
                <w:szCs w:val="21"/>
              </w:rPr>
              <w:t>text</w:t>
            </w:r>
          </w:p>
        </w:tc>
      </w:tr>
    </w:tbl>
    <w:p w14:paraId="72734F9E">
      <w:pPr>
        <w:spacing w:line="360" w:lineRule="auto"/>
        <w:jc w:val="center"/>
        <w:rPr>
          <w:rFonts w:hint="eastAsia" w:ascii="宋体" w:hAnsi="宋体" w:eastAsia="宋体"/>
          <w:szCs w:val="21"/>
        </w:rPr>
      </w:pPr>
    </w:p>
    <w:p w14:paraId="4CC24434">
      <w:pPr>
        <w:spacing w:line="360" w:lineRule="auto"/>
        <w:jc w:val="left"/>
        <w:rPr>
          <w:rFonts w:hint="eastAsia" w:ascii="宋体" w:hAnsi="宋体" w:eastAsia="宋体"/>
          <w:b/>
          <w:bCs/>
          <w:szCs w:val="21"/>
        </w:rPr>
      </w:pPr>
      <w:r>
        <w:rPr>
          <w:rFonts w:hint="eastAsia" w:ascii="宋体" w:hAnsi="宋体" w:eastAsia="宋体"/>
          <w:b/>
          <w:bCs/>
          <w:szCs w:val="21"/>
        </w:rPr>
        <w:t>类名：Report(举报</w:t>
      </w:r>
      <w:r>
        <w:rPr>
          <w:rFonts w:ascii="宋体" w:hAnsi="宋体" w:eastAsia="宋体"/>
          <w:b/>
          <w:bCs/>
          <w:szCs w:val="21"/>
        </w:rPr>
        <w:t>类</w:t>
      </w:r>
      <w:r>
        <w:rPr>
          <w:rFonts w:hint="eastAsia" w:ascii="宋体" w:hAnsi="宋体" w:eastAsia="宋体"/>
          <w:b/>
          <w:bCs/>
          <w:szCs w:val="21"/>
        </w:rPr>
        <w:t>)</w:t>
      </w:r>
    </w:p>
    <w:p w14:paraId="53BF56A1">
      <w:pPr>
        <w:spacing w:line="360" w:lineRule="auto"/>
        <w:jc w:val="left"/>
        <w:rPr>
          <w:rFonts w:hint="eastAsia"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w:t>
      </w:r>
      <w:r>
        <w:rPr>
          <w:rFonts w:hint="eastAsia" w:ascii="宋体" w:hAnsi="宋体" w:eastAsia="宋体"/>
          <w:b/>
          <w:bCs/>
          <w:szCs w:val="21"/>
        </w:rPr>
        <w:t>8所示：</w:t>
      </w:r>
    </w:p>
    <w:p w14:paraId="6E6B5339">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.1.</w:t>
      </w:r>
      <w:r>
        <w:rPr>
          <w:rFonts w:hint="eastAsia" w:ascii="宋体" w:hAnsi="宋体" w:eastAsia="宋体"/>
          <w:szCs w:val="21"/>
        </w:rPr>
        <w:t>8</w:t>
      </w:r>
      <w:r>
        <w:rPr>
          <w:rFonts w:ascii="宋体" w:hAnsi="宋体" w:eastAsia="宋体"/>
          <w:szCs w:val="21"/>
        </w:rPr>
        <w:t xml:space="preserve"> </w:t>
      </w:r>
      <w:r>
        <w:rPr>
          <w:rFonts w:hint="eastAsia" w:ascii="宋体" w:hAnsi="宋体" w:eastAsia="宋体"/>
          <w:szCs w:val="21"/>
        </w:rPr>
        <w:t>Report类属性表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37DB8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2664B1C3">
            <w:pPr>
              <w:spacing w:line="360" w:lineRule="auto"/>
              <w:jc w:val="center"/>
              <w:rPr>
                <w:rFonts w:hint="eastAsia" w:ascii="宋体" w:hAnsi="宋体" w:eastAsia="宋体"/>
                <w:szCs w:val="21"/>
              </w:rPr>
            </w:pPr>
            <w:r>
              <w:rPr>
                <w:rFonts w:hint="eastAsia" w:ascii="宋体" w:hAnsi="宋体" w:eastAsia="宋体"/>
                <w:szCs w:val="21"/>
              </w:rPr>
              <w:t>中文名</w:t>
            </w:r>
          </w:p>
        </w:tc>
        <w:tc>
          <w:tcPr>
            <w:tcW w:w="2277" w:type="dxa"/>
            <w:tcBorders>
              <w:top w:val="single" w:color="auto" w:sz="4" w:space="0"/>
              <w:left w:val="single" w:color="auto" w:sz="4" w:space="0"/>
              <w:bottom w:val="single" w:color="auto" w:sz="4" w:space="0"/>
              <w:right w:val="single" w:color="auto" w:sz="4" w:space="0"/>
            </w:tcBorders>
          </w:tcPr>
          <w:p w14:paraId="000449A7">
            <w:pPr>
              <w:spacing w:line="360" w:lineRule="auto"/>
              <w:jc w:val="center"/>
              <w:rPr>
                <w:rFonts w:hint="eastAsia" w:ascii="宋体" w:hAnsi="宋体" w:eastAsia="宋体"/>
                <w:szCs w:val="21"/>
              </w:rPr>
            </w:pPr>
            <w:r>
              <w:rPr>
                <w:rFonts w:hint="eastAsia" w:ascii="宋体" w:hAnsi="宋体" w:eastAsia="宋体"/>
                <w:szCs w:val="21"/>
              </w:rPr>
              <w:t>英文名</w:t>
            </w:r>
          </w:p>
        </w:tc>
        <w:tc>
          <w:tcPr>
            <w:tcW w:w="2335" w:type="dxa"/>
            <w:tcBorders>
              <w:top w:val="single" w:color="auto" w:sz="4" w:space="0"/>
              <w:left w:val="single" w:color="auto" w:sz="4" w:space="0"/>
              <w:bottom w:val="single" w:color="auto" w:sz="4" w:space="0"/>
              <w:right w:val="single" w:color="auto" w:sz="4" w:space="0"/>
            </w:tcBorders>
          </w:tcPr>
          <w:p w14:paraId="3F8A4DE8">
            <w:pPr>
              <w:spacing w:line="360" w:lineRule="auto"/>
              <w:jc w:val="center"/>
              <w:rPr>
                <w:rFonts w:hint="eastAsia" w:ascii="宋体" w:hAnsi="宋体" w:eastAsia="宋体"/>
                <w:szCs w:val="21"/>
              </w:rPr>
            </w:pPr>
            <w:r>
              <w:rPr>
                <w:rFonts w:hint="eastAsia" w:ascii="宋体" w:hAnsi="宋体" w:eastAsia="宋体"/>
                <w:szCs w:val="21"/>
              </w:rPr>
              <w:t>数据类型</w:t>
            </w:r>
          </w:p>
        </w:tc>
      </w:tr>
      <w:tr w14:paraId="1FBA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7BC8FC3E">
            <w:pPr>
              <w:spacing w:line="360" w:lineRule="auto"/>
              <w:jc w:val="center"/>
              <w:rPr>
                <w:rFonts w:hint="eastAsia" w:ascii="宋体" w:hAnsi="宋体" w:eastAsia="宋体"/>
                <w:szCs w:val="21"/>
              </w:rPr>
            </w:pPr>
            <w:r>
              <w:rPr>
                <w:rFonts w:hint="eastAsia" w:ascii="宋体" w:hAnsi="宋体" w:eastAsia="宋体"/>
                <w:szCs w:val="21"/>
              </w:rPr>
              <w:t>举报ID</w:t>
            </w:r>
          </w:p>
        </w:tc>
        <w:tc>
          <w:tcPr>
            <w:tcW w:w="2277" w:type="dxa"/>
            <w:tcBorders>
              <w:top w:val="single" w:color="auto" w:sz="4" w:space="0"/>
              <w:left w:val="single" w:color="auto" w:sz="4" w:space="0"/>
              <w:bottom w:val="single" w:color="auto" w:sz="4" w:space="0"/>
              <w:right w:val="single" w:color="auto" w:sz="4" w:space="0"/>
            </w:tcBorders>
          </w:tcPr>
          <w:p w14:paraId="6881DF57">
            <w:pPr>
              <w:spacing w:line="360" w:lineRule="auto"/>
              <w:jc w:val="center"/>
              <w:rPr>
                <w:rFonts w:hint="eastAsia" w:ascii="宋体" w:hAnsi="宋体" w:eastAsia="宋体"/>
                <w:color w:val="0000FF"/>
                <w:szCs w:val="21"/>
              </w:rPr>
            </w:pPr>
            <w:r>
              <w:rPr>
                <w:rFonts w:hint="eastAsia" w:ascii="宋体" w:hAnsi="宋体" w:eastAsia="宋体"/>
                <w:color w:val="0000FF"/>
                <w:szCs w:val="21"/>
              </w:rPr>
              <w:t>reportID</w:t>
            </w:r>
          </w:p>
        </w:tc>
        <w:tc>
          <w:tcPr>
            <w:tcW w:w="2335" w:type="dxa"/>
            <w:tcBorders>
              <w:top w:val="single" w:color="auto" w:sz="4" w:space="0"/>
              <w:left w:val="single" w:color="auto" w:sz="4" w:space="0"/>
              <w:bottom w:val="single" w:color="auto" w:sz="4" w:space="0"/>
              <w:right w:val="single" w:color="auto" w:sz="4" w:space="0"/>
            </w:tcBorders>
          </w:tcPr>
          <w:p w14:paraId="59620085">
            <w:pPr>
              <w:spacing w:line="360" w:lineRule="auto"/>
              <w:jc w:val="center"/>
              <w:rPr>
                <w:rFonts w:hint="eastAsia" w:ascii="宋体" w:hAnsi="宋体" w:eastAsia="宋体"/>
                <w:color w:val="0000FF"/>
                <w:szCs w:val="21"/>
              </w:rPr>
            </w:pPr>
            <w:r>
              <w:rPr>
                <w:rFonts w:hint="eastAsia" w:ascii="宋体" w:hAnsi="宋体" w:eastAsia="宋体"/>
                <w:color w:val="0000FF"/>
                <w:szCs w:val="21"/>
              </w:rPr>
              <w:t>varchar</w:t>
            </w:r>
          </w:p>
        </w:tc>
      </w:tr>
      <w:tr w14:paraId="00B8F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5B9A9855">
            <w:pPr>
              <w:spacing w:line="360" w:lineRule="auto"/>
              <w:jc w:val="center"/>
              <w:rPr>
                <w:rFonts w:hint="eastAsia" w:ascii="宋体" w:hAnsi="宋体" w:eastAsia="宋体"/>
                <w:szCs w:val="21"/>
              </w:rPr>
            </w:pPr>
            <w:r>
              <w:rPr>
                <w:rFonts w:hint="eastAsia" w:ascii="宋体" w:hAnsi="宋体" w:eastAsia="宋体"/>
                <w:szCs w:val="21"/>
              </w:rPr>
              <w:t>举报者ID</w:t>
            </w:r>
          </w:p>
        </w:tc>
        <w:tc>
          <w:tcPr>
            <w:tcW w:w="2277" w:type="dxa"/>
            <w:tcBorders>
              <w:top w:val="single" w:color="auto" w:sz="4" w:space="0"/>
              <w:left w:val="single" w:color="auto" w:sz="4" w:space="0"/>
              <w:bottom w:val="single" w:color="auto" w:sz="4" w:space="0"/>
              <w:right w:val="single" w:color="auto" w:sz="4" w:space="0"/>
            </w:tcBorders>
          </w:tcPr>
          <w:p w14:paraId="54D2D263">
            <w:pPr>
              <w:spacing w:line="360" w:lineRule="auto"/>
              <w:jc w:val="center"/>
              <w:rPr>
                <w:rFonts w:hint="eastAsia" w:ascii="宋体" w:hAnsi="宋体" w:eastAsia="宋体"/>
                <w:szCs w:val="21"/>
              </w:rPr>
            </w:pPr>
            <w:r>
              <w:rPr>
                <w:rFonts w:hint="eastAsia" w:ascii="宋体" w:hAnsi="宋体" w:eastAsia="宋体"/>
                <w:szCs w:val="21"/>
              </w:rPr>
              <w:t>reporterID</w:t>
            </w:r>
          </w:p>
        </w:tc>
        <w:tc>
          <w:tcPr>
            <w:tcW w:w="2335" w:type="dxa"/>
            <w:tcBorders>
              <w:top w:val="single" w:color="auto" w:sz="4" w:space="0"/>
              <w:left w:val="single" w:color="auto" w:sz="4" w:space="0"/>
              <w:bottom w:val="single" w:color="auto" w:sz="4" w:space="0"/>
              <w:right w:val="single" w:color="auto" w:sz="4" w:space="0"/>
            </w:tcBorders>
          </w:tcPr>
          <w:p w14:paraId="36DE142E">
            <w:pPr>
              <w:spacing w:line="360" w:lineRule="auto"/>
              <w:jc w:val="center"/>
              <w:rPr>
                <w:rFonts w:hint="eastAsia" w:ascii="宋体" w:hAnsi="宋体" w:eastAsia="宋体"/>
                <w:szCs w:val="21"/>
              </w:rPr>
            </w:pPr>
            <w:r>
              <w:rPr>
                <w:rFonts w:hint="eastAsia" w:ascii="宋体" w:hAnsi="宋体" w:eastAsia="宋体"/>
                <w:szCs w:val="21"/>
              </w:rPr>
              <w:t>varchar</w:t>
            </w:r>
          </w:p>
        </w:tc>
      </w:tr>
      <w:tr w14:paraId="4C87A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771B4D00">
            <w:pPr>
              <w:spacing w:line="360" w:lineRule="auto"/>
              <w:jc w:val="center"/>
              <w:rPr>
                <w:rFonts w:hint="eastAsia" w:ascii="宋体" w:hAnsi="宋体" w:eastAsia="宋体"/>
                <w:szCs w:val="21"/>
              </w:rPr>
            </w:pPr>
            <w:r>
              <w:rPr>
                <w:rFonts w:hint="eastAsia" w:ascii="宋体" w:hAnsi="宋体" w:eastAsia="宋体"/>
                <w:szCs w:val="21"/>
              </w:rPr>
              <w:t>举报的违规项目ID</w:t>
            </w:r>
          </w:p>
        </w:tc>
        <w:tc>
          <w:tcPr>
            <w:tcW w:w="2277" w:type="dxa"/>
            <w:tcBorders>
              <w:top w:val="single" w:color="auto" w:sz="4" w:space="0"/>
              <w:left w:val="single" w:color="auto" w:sz="4" w:space="0"/>
              <w:bottom w:val="single" w:color="auto" w:sz="4" w:space="0"/>
              <w:right w:val="single" w:color="auto" w:sz="4" w:space="0"/>
            </w:tcBorders>
          </w:tcPr>
          <w:p w14:paraId="6D65F142">
            <w:pPr>
              <w:spacing w:line="360" w:lineRule="auto"/>
              <w:jc w:val="center"/>
              <w:rPr>
                <w:rFonts w:hint="eastAsia" w:ascii="宋体" w:hAnsi="宋体"/>
                <w:szCs w:val="21"/>
              </w:rPr>
            </w:pPr>
            <w:r>
              <w:rPr>
                <w:rFonts w:hint="eastAsia" w:ascii="宋体" w:hAnsi="宋体" w:eastAsia="宋体"/>
                <w:szCs w:val="21"/>
              </w:rPr>
              <w:t>accusedActivityID</w:t>
            </w:r>
          </w:p>
        </w:tc>
        <w:tc>
          <w:tcPr>
            <w:tcW w:w="2335" w:type="dxa"/>
            <w:tcBorders>
              <w:top w:val="single" w:color="auto" w:sz="4" w:space="0"/>
              <w:left w:val="single" w:color="auto" w:sz="4" w:space="0"/>
              <w:bottom w:val="single" w:color="auto" w:sz="4" w:space="0"/>
              <w:right w:val="single" w:color="auto" w:sz="4" w:space="0"/>
            </w:tcBorders>
          </w:tcPr>
          <w:p w14:paraId="7AE55F58">
            <w:pPr>
              <w:spacing w:line="360" w:lineRule="auto"/>
              <w:jc w:val="center"/>
              <w:rPr>
                <w:rFonts w:hint="eastAsia" w:ascii="宋体" w:hAnsi="宋体" w:eastAsia="宋体"/>
                <w:szCs w:val="21"/>
              </w:rPr>
            </w:pPr>
            <w:r>
              <w:rPr>
                <w:rFonts w:hint="eastAsia" w:ascii="宋体" w:hAnsi="宋体" w:eastAsia="宋体"/>
                <w:szCs w:val="21"/>
              </w:rPr>
              <w:t>varchar</w:t>
            </w:r>
          </w:p>
        </w:tc>
      </w:tr>
      <w:tr w14:paraId="79027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0A67CDF6">
            <w:pPr>
              <w:spacing w:line="360" w:lineRule="auto"/>
              <w:jc w:val="center"/>
              <w:rPr>
                <w:rFonts w:hint="eastAsia" w:ascii="宋体" w:hAnsi="宋体" w:eastAsia="宋体"/>
                <w:szCs w:val="21"/>
              </w:rPr>
            </w:pPr>
            <w:r>
              <w:rPr>
                <w:rFonts w:hint="eastAsia" w:ascii="宋体" w:hAnsi="宋体" w:eastAsia="宋体"/>
                <w:szCs w:val="21"/>
              </w:rPr>
              <w:t>举报</w:t>
            </w:r>
            <w:ins w:id="60" w:author="毛毛妈" w:date="2025-11-09T12:01:00Z">
              <w:r>
                <w:rPr>
                  <w:rFonts w:hint="eastAsia" w:ascii="宋体" w:hAnsi="宋体" w:eastAsia="宋体"/>
                  <w:szCs w:val="21"/>
                </w:rPr>
                <w:t>内容</w:t>
              </w:r>
            </w:ins>
          </w:p>
        </w:tc>
        <w:tc>
          <w:tcPr>
            <w:tcW w:w="2277" w:type="dxa"/>
            <w:tcBorders>
              <w:top w:val="single" w:color="auto" w:sz="4" w:space="0"/>
              <w:left w:val="single" w:color="auto" w:sz="4" w:space="0"/>
              <w:bottom w:val="single" w:color="auto" w:sz="4" w:space="0"/>
              <w:right w:val="single" w:color="auto" w:sz="4" w:space="0"/>
            </w:tcBorders>
          </w:tcPr>
          <w:p w14:paraId="4B551B00">
            <w:pPr>
              <w:spacing w:line="360" w:lineRule="auto"/>
              <w:jc w:val="center"/>
              <w:rPr>
                <w:rFonts w:hint="eastAsia" w:ascii="宋体" w:hAnsi="宋体" w:eastAsia="宋体"/>
                <w:szCs w:val="21"/>
              </w:rPr>
            </w:pPr>
            <w:r>
              <w:rPr>
                <w:rFonts w:hint="eastAsia" w:ascii="宋体" w:hAnsi="宋体" w:eastAsia="宋体"/>
                <w:szCs w:val="21"/>
              </w:rPr>
              <w:t>reportReason</w:t>
            </w:r>
          </w:p>
        </w:tc>
        <w:tc>
          <w:tcPr>
            <w:tcW w:w="2335" w:type="dxa"/>
            <w:tcBorders>
              <w:top w:val="single" w:color="auto" w:sz="4" w:space="0"/>
              <w:left w:val="single" w:color="auto" w:sz="4" w:space="0"/>
              <w:bottom w:val="single" w:color="auto" w:sz="4" w:space="0"/>
              <w:right w:val="single" w:color="auto" w:sz="4" w:space="0"/>
            </w:tcBorders>
          </w:tcPr>
          <w:p w14:paraId="1AF9B787">
            <w:pPr>
              <w:spacing w:line="360" w:lineRule="auto"/>
              <w:jc w:val="center"/>
              <w:rPr>
                <w:rFonts w:hint="eastAsia" w:ascii="宋体" w:hAnsi="宋体" w:eastAsia="宋体"/>
                <w:szCs w:val="21"/>
              </w:rPr>
            </w:pPr>
            <w:r>
              <w:rPr>
                <w:rFonts w:hint="eastAsia" w:ascii="宋体" w:hAnsi="宋体" w:eastAsia="宋体"/>
                <w:szCs w:val="21"/>
              </w:rPr>
              <w:t>text</w:t>
            </w:r>
          </w:p>
        </w:tc>
      </w:tr>
      <w:tr w14:paraId="7EFEA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ins w:id="61" w:author="毛毛妈" w:date="2025-11-09T12:00:00Z"/>
        </w:trPr>
        <w:tc>
          <w:tcPr>
            <w:tcW w:w="1832" w:type="dxa"/>
            <w:tcBorders>
              <w:top w:val="single" w:color="auto" w:sz="4" w:space="0"/>
              <w:left w:val="single" w:color="auto" w:sz="4" w:space="0"/>
              <w:bottom w:val="single" w:color="auto" w:sz="4" w:space="0"/>
              <w:right w:val="single" w:color="auto" w:sz="4" w:space="0"/>
            </w:tcBorders>
          </w:tcPr>
          <w:p w14:paraId="6C8C38C9">
            <w:pPr>
              <w:spacing w:line="360" w:lineRule="auto"/>
              <w:jc w:val="center"/>
              <w:rPr>
                <w:ins w:id="62" w:author="毛毛妈" w:date="2025-11-09T12:00:00Z"/>
                <w:rFonts w:hint="eastAsia" w:ascii="宋体" w:hAnsi="宋体" w:eastAsia="宋体"/>
                <w:szCs w:val="21"/>
              </w:rPr>
            </w:pPr>
            <w:ins w:id="63" w:author="毛毛妈" w:date="2025-11-09T12:01:00Z">
              <w:r>
                <w:rPr>
                  <w:rFonts w:hint="eastAsia" w:ascii="宋体" w:hAnsi="宋体" w:eastAsia="宋体"/>
                  <w:szCs w:val="21"/>
                </w:rPr>
                <w:t>举报时间</w:t>
              </w:r>
            </w:ins>
          </w:p>
        </w:tc>
        <w:tc>
          <w:tcPr>
            <w:tcW w:w="2277" w:type="dxa"/>
            <w:tcBorders>
              <w:top w:val="single" w:color="auto" w:sz="4" w:space="0"/>
              <w:left w:val="single" w:color="auto" w:sz="4" w:space="0"/>
              <w:bottom w:val="single" w:color="auto" w:sz="4" w:space="0"/>
              <w:right w:val="single" w:color="auto" w:sz="4" w:space="0"/>
            </w:tcBorders>
          </w:tcPr>
          <w:p w14:paraId="5A6B6CA8">
            <w:pPr>
              <w:spacing w:line="360" w:lineRule="auto"/>
              <w:jc w:val="center"/>
              <w:rPr>
                <w:ins w:id="64" w:author="毛毛妈" w:date="2025-11-09T12:00:00Z"/>
                <w:rFonts w:hint="eastAsia" w:ascii="宋体" w:hAnsi="宋体" w:eastAsia="宋体"/>
                <w:szCs w:val="21"/>
              </w:rPr>
            </w:pPr>
            <w:ins w:id="65" w:author="Love Maths" w:date="2025-11-13T15:01:00Z">
              <w:r>
                <w:rPr>
                  <w:rFonts w:hint="eastAsia" w:ascii="宋体" w:hAnsi="宋体" w:eastAsia="宋体"/>
                  <w:szCs w:val="21"/>
                </w:rPr>
                <w:t>reportTime</w:t>
              </w:r>
            </w:ins>
          </w:p>
        </w:tc>
        <w:tc>
          <w:tcPr>
            <w:tcW w:w="2335" w:type="dxa"/>
            <w:tcBorders>
              <w:top w:val="single" w:color="auto" w:sz="4" w:space="0"/>
              <w:left w:val="single" w:color="auto" w:sz="4" w:space="0"/>
              <w:bottom w:val="single" w:color="auto" w:sz="4" w:space="0"/>
              <w:right w:val="single" w:color="auto" w:sz="4" w:space="0"/>
            </w:tcBorders>
          </w:tcPr>
          <w:p w14:paraId="663449C3">
            <w:pPr>
              <w:spacing w:line="360" w:lineRule="auto"/>
              <w:jc w:val="center"/>
              <w:rPr>
                <w:ins w:id="66" w:author="毛毛妈" w:date="2025-11-09T12:00:00Z"/>
                <w:rFonts w:hint="eastAsia" w:ascii="宋体" w:hAnsi="宋体" w:eastAsia="宋体"/>
                <w:szCs w:val="21"/>
              </w:rPr>
            </w:pPr>
            <w:ins w:id="67" w:author="Love Maths" w:date="2025-11-13T15:01:00Z">
              <w:r>
                <w:rPr>
                  <w:rFonts w:hint="eastAsia" w:ascii="宋体" w:hAnsi="宋体" w:eastAsia="宋体"/>
                  <w:szCs w:val="21"/>
                </w:rPr>
                <w:t>date</w:t>
              </w:r>
            </w:ins>
          </w:p>
        </w:tc>
      </w:tr>
      <w:tr w14:paraId="6431A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6ED2EB40">
            <w:pPr>
              <w:spacing w:line="360" w:lineRule="auto"/>
              <w:jc w:val="center"/>
              <w:rPr>
                <w:rFonts w:hint="eastAsia" w:ascii="宋体" w:hAnsi="宋体" w:eastAsia="宋体"/>
                <w:szCs w:val="21"/>
              </w:rPr>
            </w:pPr>
            <w:commentRangeStart w:id="8"/>
            <w:commentRangeStart w:id="9"/>
            <w:r>
              <w:rPr>
                <w:rFonts w:hint="eastAsia" w:ascii="宋体" w:hAnsi="宋体" w:eastAsia="宋体"/>
                <w:szCs w:val="21"/>
              </w:rPr>
              <w:t>举报</w:t>
            </w:r>
            <w:ins w:id="68" w:author="毛毛妈" w:date="2025-11-09T12:01:00Z">
              <w:r>
                <w:rPr>
                  <w:rFonts w:hint="eastAsia" w:ascii="宋体" w:hAnsi="宋体" w:eastAsia="宋体"/>
                  <w:szCs w:val="21"/>
                </w:rPr>
                <w:t>处理</w:t>
              </w:r>
            </w:ins>
            <w:r>
              <w:rPr>
                <w:rFonts w:hint="eastAsia" w:ascii="宋体" w:hAnsi="宋体" w:eastAsia="宋体"/>
                <w:szCs w:val="21"/>
              </w:rPr>
              <w:t>状态</w:t>
            </w:r>
          </w:p>
        </w:tc>
        <w:tc>
          <w:tcPr>
            <w:tcW w:w="2277" w:type="dxa"/>
            <w:tcBorders>
              <w:top w:val="single" w:color="auto" w:sz="4" w:space="0"/>
              <w:left w:val="single" w:color="auto" w:sz="4" w:space="0"/>
              <w:bottom w:val="single" w:color="auto" w:sz="4" w:space="0"/>
              <w:right w:val="single" w:color="auto" w:sz="4" w:space="0"/>
            </w:tcBorders>
          </w:tcPr>
          <w:p w14:paraId="2C97E79E">
            <w:pPr>
              <w:spacing w:line="360" w:lineRule="auto"/>
              <w:jc w:val="center"/>
              <w:rPr>
                <w:rFonts w:hint="eastAsia" w:ascii="宋体" w:hAnsi="宋体" w:eastAsia="宋体"/>
                <w:szCs w:val="21"/>
              </w:rPr>
            </w:pPr>
            <w:r>
              <w:rPr>
                <w:rFonts w:hint="eastAsia" w:ascii="宋体" w:hAnsi="宋体" w:eastAsia="宋体"/>
                <w:szCs w:val="21"/>
              </w:rPr>
              <w:t>report</w:t>
            </w:r>
            <w:ins w:id="69" w:author="Love Maths [2]" w:date="2025-11-14T19:35:35Z">
              <w:r>
                <w:rPr>
                  <w:rFonts w:hint="eastAsia" w:ascii="宋体" w:hAnsi="宋体" w:eastAsia="宋体"/>
                  <w:szCs w:val="21"/>
                  <w:lang w:val="en-US" w:eastAsia="zh-CN"/>
                </w:rPr>
                <w:t>P</w:t>
              </w:r>
            </w:ins>
            <w:ins w:id="70" w:author="Love Maths [2]" w:date="2025-11-14T19:35:36Z">
              <w:r>
                <w:rPr>
                  <w:rFonts w:hint="eastAsia" w:ascii="宋体" w:hAnsi="宋体" w:eastAsia="宋体"/>
                  <w:szCs w:val="21"/>
                  <w:lang w:val="en-US" w:eastAsia="zh-CN"/>
                </w:rPr>
                <w:t>ro</w:t>
              </w:r>
            </w:ins>
            <w:ins w:id="71" w:author="Love Maths [2]" w:date="2025-11-14T19:35:37Z">
              <w:r>
                <w:rPr>
                  <w:rFonts w:hint="eastAsia" w:ascii="宋体" w:hAnsi="宋体" w:eastAsia="宋体"/>
                  <w:szCs w:val="21"/>
                  <w:lang w:val="en-US" w:eastAsia="zh-CN"/>
                </w:rPr>
                <w:t>cess</w:t>
              </w:r>
            </w:ins>
            <w:r>
              <w:rPr>
                <w:rFonts w:hint="eastAsia" w:ascii="宋体" w:hAnsi="宋体" w:eastAsia="宋体"/>
                <w:szCs w:val="21"/>
              </w:rPr>
              <w:t>Status</w:t>
            </w:r>
          </w:p>
        </w:tc>
        <w:tc>
          <w:tcPr>
            <w:tcW w:w="2335" w:type="dxa"/>
            <w:tcBorders>
              <w:top w:val="single" w:color="auto" w:sz="4" w:space="0"/>
              <w:left w:val="single" w:color="auto" w:sz="4" w:space="0"/>
              <w:bottom w:val="single" w:color="auto" w:sz="4" w:space="0"/>
              <w:right w:val="single" w:color="auto" w:sz="4" w:space="0"/>
            </w:tcBorders>
          </w:tcPr>
          <w:p w14:paraId="5A9D6B7E">
            <w:pPr>
              <w:spacing w:line="360" w:lineRule="auto"/>
              <w:jc w:val="center"/>
              <w:rPr>
                <w:rFonts w:hint="eastAsia" w:ascii="宋体" w:hAnsi="宋体" w:eastAsia="宋体"/>
                <w:szCs w:val="21"/>
              </w:rPr>
            </w:pPr>
            <w:r>
              <w:rPr>
                <w:rFonts w:hint="eastAsia" w:ascii="宋体" w:hAnsi="宋体" w:eastAsia="宋体"/>
                <w:szCs w:val="21"/>
              </w:rPr>
              <w:t>varchar</w:t>
            </w:r>
            <w:commentRangeEnd w:id="8"/>
            <w:r>
              <w:rPr>
                <w:rStyle w:val="12"/>
              </w:rPr>
              <w:commentReference w:id="8"/>
            </w:r>
            <w:commentRangeEnd w:id="9"/>
            <w:r>
              <w:commentReference w:id="9"/>
            </w:r>
          </w:p>
        </w:tc>
      </w:tr>
    </w:tbl>
    <w:p w14:paraId="608C0D9B">
      <w:pPr>
        <w:spacing w:line="360" w:lineRule="auto"/>
        <w:jc w:val="left"/>
        <w:rPr>
          <w:rFonts w:hint="eastAsia" w:ascii="宋体" w:hAnsi="宋体" w:eastAsia="宋体"/>
          <w:b/>
          <w:bCs/>
          <w:szCs w:val="21"/>
        </w:rPr>
      </w:pPr>
    </w:p>
    <w:p w14:paraId="77F2EC8A">
      <w:pPr>
        <w:spacing w:line="360" w:lineRule="auto"/>
        <w:jc w:val="left"/>
        <w:rPr>
          <w:del w:id="72" w:author="Love Maths [2]" w:date="2025-11-14T19:23:47Z"/>
          <w:rFonts w:hint="eastAsia" w:ascii="宋体" w:hAnsi="宋体" w:eastAsia="宋体"/>
          <w:b/>
          <w:bCs/>
          <w:szCs w:val="21"/>
        </w:rPr>
      </w:pPr>
      <w:del w:id="73" w:author="Love Maths [2]" w:date="2025-11-14T19:23:47Z">
        <w:commentRangeStart w:id="10"/>
        <w:commentRangeStart w:id="11"/>
        <w:r>
          <w:rPr>
            <w:rFonts w:hint="eastAsia" w:ascii="宋体" w:hAnsi="宋体" w:eastAsia="宋体"/>
            <w:b/>
            <w:bCs/>
            <w:szCs w:val="21"/>
          </w:rPr>
          <w:delText>类名：PersonalBill（个人账本管理类）</w:delText>
        </w:r>
      </w:del>
    </w:p>
    <w:p w14:paraId="3D69664A">
      <w:pPr>
        <w:spacing w:line="360" w:lineRule="auto"/>
        <w:jc w:val="left"/>
        <w:rPr>
          <w:del w:id="74" w:author="Love Maths [2]" w:date="2025-11-14T19:23:47Z"/>
          <w:rFonts w:hint="eastAsia" w:ascii="宋体" w:hAnsi="宋体" w:eastAsia="宋体"/>
          <w:b/>
          <w:bCs/>
          <w:szCs w:val="21"/>
        </w:rPr>
      </w:pPr>
      <w:del w:id="75" w:author="Love Maths [2]" w:date="2025-11-14T19:23:47Z">
        <w:r>
          <w:rPr>
            <w:rFonts w:hint="eastAsia" w:ascii="宋体" w:hAnsi="宋体" w:eastAsia="宋体"/>
            <w:b/>
            <w:bCs/>
            <w:szCs w:val="21"/>
          </w:rPr>
          <w:delText>属性表如表3</w:delText>
        </w:r>
      </w:del>
      <w:del w:id="76" w:author="Love Maths [2]" w:date="2025-11-14T19:23:47Z">
        <w:r>
          <w:rPr>
            <w:rFonts w:ascii="宋体" w:hAnsi="宋体" w:eastAsia="宋体"/>
            <w:b/>
            <w:bCs/>
            <w:szCs w:val="21"/>
          </w:rPr>
          <w:delText>.1.</w:delText>
        </w:r>
      </w:del>
      <w:del w:id="77" w:author="Love Maths [2]" w:date="2025-11-14T19:23:47Z">
        <w:r>
          <w:rPr>
            <w:rFonts w:hint="eastAsia" w:ascii="宋体" w:hAnsi="宋体" w:eastAsia="宋体"/>
            <w:b/>
            <w:bCs/>
            <w:szCs w:val="21"/>
          </w:rPr>
          <w:delText>9所示：</w:delText>
        </w:r>
      </w:del>
    </w:p>
    <w:p w14:paraId="0F85FDFA">
      <w:pPr>
        <w:spacing w:line="360" w:lineRule="auto"/>
        <w:jc w:val="center"/>
        <w:rPr>
          <w:del w:id="78" w:author="Love Maths [2]" w:date="2025-11-14T19:23:47Z"/>
          <w:rFonts w:hint="eastAsia" w:ascii="宋体" w:hAnsi="宋体" w:eastAsia="宋体"/>
          <w:szCs w:val="21"/>
        </w:rPr>
      </w:pPr>
      <w:del w:id="79" w:author="Love Maths [2]" w:date="2025-11-14T19:23:47Z">
        <w:r>
          <w:rPr>
            <w:rFonts w:hint="eastAsia" w:ascii="宋体" w:hAnsi="宋体" w:eastAsia="宋体"/>
            <w:szCs w:val="21"/>
          </w:rPr>
          <w:delText>表3</w:delText>
        </w:r>
      </w:del>
      <w:del w:id="80" w:author="Love Maths [2]" w:date="2025-11-14T19:23:47Z">
        <w:r>
          <w:rPr>
            <w:rFonts w:ascii="宋体" w:hAnsi="宋体" w:eastAsia="宋体"/>
            <w:szCs w:val="21"/>
          </w:rPr>
          <w:delText>.1.</w:delText>
        </w:r>
      </w:del>
      <w:del w:id="81" w:author="Love Maths [2]" w:date="2025-11-14T19:23:47Z">
        <w:r>
          <w:rPr>
            <w:rFonts w:hint="eastAsia" w:ascii="宋体" w:hAnsi="宋体" w:eastAsia="宋体"/>
            <w:szCs w:val="21"/>
          </w:rPr>
          <w:delText>9</w:delText>
        </w:r>
      </w:del>
      <w:del w:id="82" w:author="Love Maths [2]" w:date="2025-11-14T19:23:47Z">
        <w:r>
          <w:rPr>
            <w:rFonts w:ascii="宋体" w:hAnsi="宋体" w:eastAsia="宋体"/>
            <w:szCs w:val="21"/>
          </w:rPr>
          <w:delText xml:space="preserve"> </w:delText>
        </w:r>
      </w:del>
      <w:del w:id="83" w:author="Love Maths [2]" w:date="2025-11-14T19:23:47Z">
        <w:r>
          <w:rPr>
            <w:rFonts w:hint="eastAsia" w:ascii="宋体" w:hAnsi="宋体" w:eastAsia="宋体"/>
            <w:szCs w:val="21"/>
          </w:rPr>
          <w:delText>PersonalBill类属性表</w:delText>
        </w:r>
      </w:del>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7F8D4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84" w:author="Love Maths [2]" w:date="2025-11-14T19:23:47Z"/>
        </w:trPr>
        <w:tc>
          <w:tcPr>
            <w:tcW w:w="1832" w:type="dxa"/>
            <w:tcBorders>
              <w:top w:val="single" w:color="auto" w:sz="4" w:space="0"/>
              <w:left w:val="single" w:color="auto" w:sz="4" w:space="0"/>
              <w:bottom w:val="single" w:color="auto" w:sz="4" w:space="0"/>
              <w:right w:val="single" w:color="auto" w:sz="4" w:space="0"/>
            </w:tcBorders>
          </w:tcPr>
          <w:p w14:paraId="226D122D">
            <w:pPr>
              <w:spacing w:line="360" w:lineRule="auto"/>
              <w:jc w:val="center"/>
              <w:rPr>
                <w:del w:id="85" w:author="Love Maths [2]" w:date="2025-11-14T19:23:47Z"/>
                <w:rFonts w:hint="eastAsia" w:ascii="宋体" w:hAnsi="宋体" w:eastAsia="宋体"/>
                <w:szCs w:val="21"/>
              </w:rPr>
            </w:pPr>
            <w:del w:id="86" w:author="Love Maths [2]" w:date="2025-11-14T19:23:47Z">
              <w:r>
                <w:rPr>
                  <w:rFonts w:hint="eastAsia" w:ascii="宋体" w:hAnsi="宋体" w:eastAsia="宋体"/>
                  <w:szCs w:val="21"/>
                </w:rPr>
                <w:delText>中文名</w:delText>
              </w:r>
            </w:del>
          </w:p>
        </w:tc>
        <w:tc>
          <w:tcPr>
            <w:tcW w:w="2277" w:type="dxa"/>
            <w:tcBorders>
              <w:top w:val="single" w:color="auto" w:sz="4" w:space="0"/>
              <w:left w:val="single" w:color="auto" w:sz="4" w:space="0"/>
              <w:bottom w:val="single" w:color="auto" w:sz="4" w:space="0"/>
              <w:right w:val="single" w:color="auto" w:sz="4" w:space="0"/>
            </w:tcBorders>
          </w:tcPr>
          <w:p w14:paraId="4D5EFE38">
            <w:pPr>
              <w:spacing w:line="360" w:lineRule="auto"/>
              <w:jc w:val="center"/>
              <w:rPr>
                <w:del w:id="87" w:author="Love Maths [2]" w:date="2025-11-14T19:23:47Z"/>
                <w:rFonts w:hint="eastAsia" w:ascii="宋体" w:hAnsi="宋体" w:eastAsia="宋体"/>
                <w:szCs w:val="21"/>
              </w:rPr>
            </w:pPr>
            <w:del w:id="88" w:author="Love Maths [2]" w:date="2025-11-14T19:23:47Z">
              <w:r>
                <w:rPr>
                  <w:rFonts w:hint="eastAsia" w:ascii="宋体" w:hAnsi="宋体" w:eastAsia="宋体"/>
                  <w:szCs w:val="21"/>
                </w:rPr>
                <w:delText>英文名</w:delText>
              </w:r>
            </w:del>
          </w:p>
        </w:tc>
        <w:tc>
          <w:tcPr>
            <w:tcW w:w="2335" w:type="dxa"/>
            <w:tcBorders>
              <w:top w:val="single" w:color="auto" w:sz="4" w:space="0"/>
              <w:left w:val="single" w:color="auto" w:sz="4" w:space="0"/>
              <w:bottom w:val="single" w:color="auto" w:sz="4" w:space="0"/>
              <w:right w:val="single" w:color="auto" w:sz="4" w:space="0"/>
            </w:tcBorders>
          </w:tcPr>
          <w:p w14:paraId="504B9B2F">
            <w:pPr>
              <w:spacing w:line="360" w:lineRule="auto"/>
              <w:jc w:val="center"/>
              <w:rPr>
                <w:del w:id="89" w:author="Love Maths [2]" w:date="2025-11-14T19:23:47Z"/>
                <w:rFonts w:hint="eastAsia" w:ascii="宋体" w:hAnsi="宋体" w:eastAsia="宋体"/>
                <w:szCs w:val="21"/>
              </w:rPr>
            </w:pPr>
            <w:del w:id="90" w:author="Love Maths [2]" w:date="2025-11-14T19:23:47Z">
              <w:r>
                <w:rPr>
                  <w:rFonts w:hint="eastAsia" w:ascii="宋体" w:hAnsi="宋体" w:eastAsia="宋体"/>
                  <w:szCs w:val="21"/>
                </w:rPr>
                <w:delText>数据类型</w:delText>
              </w:r>
            </w:del>
          </w:p>
        </w:tc>
      </w:tr>
      <w:tr w14:paraId="41EC1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del w:id="91" w:author="Love Maths [2]" w:date="2025-11-14T19:23:47Z"/>
        </w:trPr>
        <w:tc>
          <w:tcPr>
            <w:tcW w:w="1832" w:type="dxa"/>
            <w:tcBorders>
              <w:top w:val="single" w:color="auto" w:sz="4" w:space="0"/>
              <w:left w:val="single" w:color="auto" w:sz="4" w:space="0"/>
              <w:bottom w:val="single" w:color="auto" w:sz="4" w:space="0"/>
              <w:right w:val="single" w:color="auto" w:sz="4" w:space="0"/>
            </w:tcBorders>
          </w:tcPr>
          <w:p w14:paraId="6A380535">
            <w:pPr>
              <w:spacing w:line="360" w:lineRule="auto"/>
              <w:jc w:val="center"/>
              <w:rPr>
                <w:del w:id="92" w:author="Love Maths [2]" w:date="2025-11-14T19:23:47Z"/>
                <w:rFonts w:hint="eastAsia" w:ascii="宋体" w:hAnsi="宋体" w:eastAsia="宋体"/>
                <w:szCs w:val="21"/>
              </w:rPr>
            </w:pPr>
            <w:del w:id="93" w:author="Love Maths [2]" w:date="2025-11-14T19:23:47Z">
              <w:r>
                <w:rPr>
                  <w:rFonts w:hint="eastAsia" w:ascii="宋体" w:hAnsi="宋体" w:eastAsia="宋体"/>
                  <w:szCs w:val="21"/>
                </w:rPr>
                <w:delText>用户ID</w:delText>
              </w:r>
            </w:del>
          </w:p>
        </w:tc>
        <w:tc>
          <w:tcPr>
            <w:tcW w:w="2277" w:type="dxa"/>
            <w:tcBorders>
              <w:top w:val="single" w:color="auto" w:sz="4" w:space="0"/>
              <w:left w:val="single" w:color="auto" w:sz="4" w:space="0"/>
              <w:bottom w:val="single" w:color="auto" w:sz="4" w:space="0"/>
              <w:right w:val="single" w:color="auto" w:sz="4" w:space="0"/>
            </w:tcBorders>
          </w:tcPr>
          <w:p w14:paraId="022CB6C6">
            <w:pPr>
              <w:spacing w:line="360" w:lineRule="auto"/>
              <w:jc w:val="center"/>
              <w:rPr>
                <w:del w:id="94" w:author="Love Maths [2]" w:date="2025-11-14T19:23:47Z"/>
                <w:rFonts w:hint="eastAsia" w:ascii="宋体" w:hAnsi="宋体" w:eastAsia="宋体"/>
                <w:color w:val="0000FF"/>
                <w:szCs w:val="21"/>
              </w:rPr>
            </w:pPr>
            <w:del w:id="95" w:author="Love Maths [2]" w:date="2025-11-14T19:23:47Z">
              <w:r>
                <w:rPr>
                  <w:rFonts w:hint="eastAsia" w:ascii="宋体" w:hAnsi="宋体" w:eastAsia="宋体"/>
                  <w:color w:val="0000FF"/>
                  <w:szCs w:val="21"/>
                </w:rPr>
                <w:delText>userID</w:delText>
              </w:r>
            </w:del>
          </w:p>
        </w:tc>
        <w:tc>
          <w:tcPr>
            <w:tcW w:w="2335" w:type="dxa"/>
            <w:tcBorders>
              <w:top w:val="single" w:color="auto" w:sz="4" w:space="0"/>
              <w:left w:val="single" w:color="auto" w:sz="4" w:space="0"/>
              <w:bottom w:val="single" w:color="auto" w:sz="4" w:space="0"/>
              <w:right w:val="single" w:color="auto" w:sz="4" w:space="0"/>
            </w:tcBorders>
          </w:tcPr>
          <w:p w14:paraId="086C685B">
            <w:pPr>
              <w:spacing w:line="360" w:lineRule="auto"/>
              <w:jc w:val="center"/>
              <w:rPr>
                <w:del w:id="96" w:author="Love Maths [2]" w:date="2025-11-14T19:23:47Z"/>
                <w:rFonts w:hint="eastAsia" w:ascii="宋体" w:hAnsi="宋体" w:eastAsia="宋体"/>
                <w:color w:val="0000FF"/>
                <w:szCs w:val="21"/>
              </w:rPr>
            </w:pPr>
            <w:del w:id="97" w:author="Love Maths [2]" w:date="2025-11-14T19:23:47Z">
              <w:r>
                <w:rPr>
                  <w:rFonts w:hint="eastAsia" w:ascii="宋体" w:hAnsi="宋体" w:eastAsia="宋体"/>
                  <w:color w:val="0000FF"/>
                  <w:szCs w:val="21"/>
                </w:rPr>
                <w:delText>varchar</w:delText>
              </w:r>
            </w:del>
          </w:p>
        </w:tc>
      </w:tr>
      <w:tr w14:paraId="7D153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del w:id="98" w:author="Love Maths [2]" w:date="2025-11-14T19:23:47Z"/>
        </w:trPr>
        <w:tc>
          <w:tcPr>
            <w:tcW w:w="1832" w:type="dxa"/>
            <w:tcBorders>
              <w:top w:val="single" w:color="auto" w:sz="4" w:space="0"/>
              <w:left w:val="single" w:color="auto" w:sz="4" w:space="0"/>
              <w:bottom w:val="single" w:color="auto" w:sz="4" w:space="0"/>
              <w:right w:val="single" w:color="auto" w:sz="4" w:space="0"/>
            </w:tcBorders>
          </w:tcPr>
          <w:p w14:paraId="18E6A740">
            <w:pPr>
              <w:spacing w:line="360" w:lineRule="auto"/>
              <w:jc w:val="center"/>
              <w:rPr>
                <w:del w:id="99" w:author="Love Maths [2]" w:date="2025-11-14T19:23:47Z"/>
                <w:rFonts w:hint="eastAsia" w:ascii="宋体" w:hAnsi="宋体" w:eastAsia="宋体"/>
                <w:szCs w:val="21"/>
              </w:rPr>
            </w:pPr>
            <w:del w:id="100" w:author="Love Maths [2]" w:date="2025-11-14T19:23:47Z">
              <w:r>
                <w:rPr>
                  <w:rFonts w:hint="eastAsia" w:ascii="宋体" w:hAnsi="宋体" w:eastAsia="宋体"/>
                  <w:szCs w:val="21"/>
                </w:rPr>
                <w:delText>创建的项目ID列表</w:delText>
              </w:r>
            </w:del>
          </w:p>
        </w:tc>
        <w:tc>
          <w:tcPr>
            <w:tcW w:w="2277" w:type="dxa"/>
            <w:tcBorders>
              <w:top w:val="single" w:color="auto" w:sz="4" w:space="0"/>
              <w:left w:val="single" w:color="auto" w:sz="4" w:space="0"/>
              <w:bottom w:val="single" w:color="auto" w:sz="4" w:space="0"/>
              <w:right w:val="single" w:color="auto" w:sz="4" w:space="0"/>
            </w:tcBorders>
          </w:tcPr>
          <w:p w14:paraId="63AB01F0">
            <w:pPr>
              <w:spacing w:line="360" w:lineRule="auto"/>
              <w:jc w:val="center"/>
              <w:rPr>
                <w:del w:id="101" w:author="Love Maths [2]" w:date="2025-11-14T19:23:47Z"/>
                <w:rFonts w:hint="eastAsia" w:ascii="宋体" w:hAnsi="宋体" w:eastAsia="宋体"/>
                <w:szCs w:val="21"/>
              </w:rPr>
            </w:pPr>
            <w:del w:id="102" w:author="Love Maths [2]" w:date="2025-11-14T19:23:47Z">
              <w:r>
                <w:rPr>
                  <w:rFonts w:hint="eastAsia" w:ascii="宋体" w:hAnsi="宋体" w:eastAsia="宋体"/>
                  <w:szCs w:val="21"/>
                </w:rPr>
                <w:delText>createActivityList</w:delText>
              </w:r>
            </w:del>
          </w:p>
        </w:tc>
        <w:tc>
          <w:tcPr>
            <w:tcW w:w="2335" w:type="dxa"/>
            <w:tcBorders>
              <w:top w:val="single" w:color="auto" w:sz="4" w:space="0"/>
              <w:left w:val="single" w:color="auto" w:sz="4" w:space="0"/>
              <w:bottom w:val="single" w:color="auto" w:sz="4" w:space="0"/>
              <w:right w:val="single" w:color="auto" w:sz="4" w:space="0"/>
            </w:tcBorders>
          </w:tcPr>
          <w:p w14:paraId="32763D2A">
            <w:pPr>
              <w:spacing w:line="360" w:lineRule="auto"/>
              <w:jc w:val="center"/>
              <w:rPr>
                <w:del w:id="103" w:author="Love Maths [2]" w:date="2025-11-14T19:23:47Z"/>
                <w:rFonts w:hint="eastAsia" w:ascii="宋体" w:hAnsi="宋体" w:eastAsia="宋体"/>
                <w:szCs w:val="21"/>
              </w:rPr>
            </w:pPr>
            <w:del w:id="104" w:author="Love Maths [2]" w:date="2025-11-14T19:23:47Z">
              <w:r>
                <w:rPr>
                  <w:rFonts w:hint="eastAsia" w:ascii="宋体" w:hAnsi="宋体" w:eastAsia="宋体"/>
                  <w:szCs w:val="21"/>
                </w:rPr>
                <w:delText>list</w:delText>
              </w:r>
            </w:del>
          </w:p>
        </w:tc>
      </w:tr>
      <w:tr w14:paraId="7D4AE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del w:id="105" w:author="Love Maths [2]" w:date="2025-11-14T19:23:47Z"/>
        </w:trPr>
        <w:tc>
          <w:tcPr>
            <w:tcW w:w="1832" w:type="dxa"/>
            <w:tcBorders>
              <w:top w:val="single" w:color="auto" w:sz="4" w:space="0"/>
              <w:left w:val="single" w:color="auto" w:sz="4" w:space="0"/>
              <w:bottom w:val="single" w:color="auto" w:sz="4" w:space="0"/>
              <w:right w:val="single" w:color="auto" w:sz="4" w:space="0"/>
            </w:tcBorders>
          </w:tcPr>
          <w:p w14:paraId="32626949">
            <w:pPr>
              <w:spacing w:line="360" w:lineRule="auto"/>
              <w:jc w:val="center"/>
              <w:rPr>
                <w:del w:id="106" w:author="Love Maths [2]" w:date="2025-11-14T19:23:47Z"/>
                <w:rFonts w:hint="eastAsia" w:ascii="宋体" w:hAnsi="宋体" w:eastAsia="宋体"/>
                <w:szCs w:val="21"/>
              </w:rPr>
            </w:pPr>
            <w:del w:id="107" w:author="Love Maths [2]" w:date="2025-11-14T19:23:47Z">
              <w:r>
                <w:rPr>
                  <w:rFonts w:hint="eastAsia" w:ascii="宋体" w:hAnsi="宋体" w:eastAsia="宋体"/>
                  <w:szCs w:val="21"/>
                </w:rPr>
                <w:delText>参与的项目ID列表</w:delText>
              </w:r>
            </w:del>
          </w:p>
        </w:tc>
        <w:tc>
          <w:tcPr>
            <w:tcW w:w="2277" w:type="dxa"/>
            <w:tcBorders>
              <w:top w:val="single" w:color="auto" w:sz="4" w:space="0"/>
              <w:left w:val="single" w:color="auto" w:sz="4" w:space="0"/>
              <w:bottom w:val="single" w:color="auto" w:sz="4" w:space="0"/>
              <w:right w:val="single" w:color="auto" w:sz="4" w:space="0"/>
            </w:tcBorders>
          </w:tcPr>
          <w:p w14:paraId="046DE2C6">
            <w:pPr>
              <w:spacing w:line="360" w:lineRule="auto"/>
              <w:jc w:val="center"/>
              <w:rPr>
                <w:del w:id="108" w:author="Love Maths [2]" w:date="2025-11-14T19:23:47Z"/>
                <w:rFonts w:hint="eastAsia" w:ascii="宋体" w:hAnsi="宋体" w:eastAsia="宋体"/>
                <w:szCs w:val="21"/>
              </w:rPr>
            </w:pPr>
            <w:del w:id="109" w:author="Love Maths [2]" w:date="2025-11-14T19:23:47Z">
              <w:r>
                <w:rPr>
                  <w:rFonts w:hint="eastAsia" w:ascii="宋体" w:hAnsi="宋体" w:eastAsia="宋体"/>
                  <w:szCs w:val="21"/>
                </w:rPr>
                <w:delText>joinActivityList</w:delText>
              </w:r>
            </w:del>
          </w:p>
        </w:tc>
        <w:tc>
          <w:tcPr>
            <w:tcW w:w="2335" w:type="dxa"/>
            <w:tcBorders>
              <w:top w:val="single" w:color="auto" w:sz="4" w:space="0"/>
              <w:left w:val="single" w:color="auto" w:sz="4" w:space="0"/>
              <w:bottom w:val="single" w:color="auto" w:sz="4" w:space="0"/>
              <w:right w:val="single" w:color="auto" w:sz="4" w:space="0"/>
            </w:tcBorders>
          </w:tcPr>
          <w:p w14:paraId="06A183D3">
            <w:pPr>
              <w:spacing w:line="360" w:lineRule="auto"/>
              <w:jc w:val="center"/>
              <w:rPr>
                <w:del w:id="110" w:author="Love Maths [2]" w:date="2025-11-14T19:23:47Z"/>
                <w:rFonts w:hint="eastAsia" w:ascii="宋体" w:hAnsi="宋体" w:eastAsia="宋体"/>
                <w:szCs w:val="21"/>
              </w:rPr>
            </w:pPr>
            <w:del w:id="111" w:author="Love Maths [2]" w:date="2025-11-14T19:23:47Z">
              <w:r>
                <w:rPr>
                  <w:rFonts w:hint="eastAsia" w:ascii="宋体" w:hAnsi="宋体" w:eastAsia="宋体"/>
                  <w:szCs w:val="21"/>
                </w:rPr>
                <w:delText>list</w:delText>
              </w:r>
            </w:del>
          </w:p>
        </w:tc>
      </w:tr>
      <w:tr w14:paraId="52380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del w:id="112" w:author="Love Maths [2]" w:date="2025-11-14T19:23:47Z"/>
        </w:trPr>
        <w:tc>
          <w:tcPr>
            <w:tcW w:w="1832" w:type="dxa"/>
            <w:tcBorders>
              <w:top w:val="single" w:color="auto" w:sz="4" w:space="0"/>
              <w:left w:val="single" w:color="auto" w:sz="4" w:space="0"/>
              <w:bottom w:val="single" w:color="auto" w:sz="4" w:space="0"/>
              <w:right w:val="single" w:color="auto" w:sz="4" w:space="0"/>
            </w:tcBorders>
          </w:tcPr>
          <w:p w14:paraId="3E122655">
            <w:pPr>
              <w:spacing w:line="360" w:lineRule="auto"/>
              <w:jc w:val="center"/>
              <w:rPr>
                <w:del w:id="113" w:author="Love Maths [2]" w:date="2025-11-14T19:23:47Z"/>
                <w:rFonts w:hint="eastAsia" w:ascii="宋体" w:hAnsi="宋体" w:eastAsia="宋体"/>
                <w:szCs w:val="21"/>
              </w:rPr>
            </w:pPr>
            <w:del w:id="114" w:author="Love Maths [2]" w:date="2025-11-14T19:23:47Z">
              <w:r>
                <w:rPr>
                  <w:rFonts w:hint="eastAsia" w:ascii="宋体" w:hAnsi="宋体" w:eastAsia="宋体"/>
                  <w:szCs w:val="21"/>
                </w:rPr>
                <w:delText>总收入</w:delText>
              </w:r>
            </w:del>
          </w:p>
        </w:tc>
        <w:tc>
          <w:tcPr>
            <w:tcW w:w="2277" w:type="dxa"/>
            <w:tcBorders>
              <w:top w:val="single" w:color="auto" w:sz="4" w:space="0"/>
              <w:left w:val="single" w:color="auto" w:sz="4" w:space="0"/>
              <w:bottom w:val="single" w:color="auto" w:sz="4" w:space="0"/>
              <w:right w:val="single" w:color="auto" w:sz="4" w:space="0"/>
            </w:tcBorders>
          </w:tcPr>
          <w:p w14:paraId="595566D1">
            <w:pPr>
              <w:spacing w:line="360" w:lineRule="auto"/>
              <w:jc w:val="center"/>
              <w:rPr>
                <w:del w:id="115" w:author="Love Maths [2]" w:date="2025-11-14T19:23:47Z"/>
                <w:rFonts w:hint="eastAsia" w:ascii="宋体" w:hAnsi="宋体"/>
                <w:szCs w:val="21"/>
              </w:rPr>
            </w:pPr>
            <w:del w:id="116" w:author="Love Maths [2]" w:date="2025-11-14T19:23:47Z">
              <w:r>
                <w:rPr>
                  <w:rFonts w:hint="eastAsia" w:ascii="宋体" w:hAnsi="宋体"/>
                  <w:szCs w:val="21"/>
                </w:rPr>
                <w:delText>totIncome</w:delText>
              </w:r>
            </w:del>
          </w:p>
        </w:tc>
        <w:tc>
          <w:tcPr>
            <w:tcW w:w="2335" w:type="dxa"/>
            <w:tcBorders>
              <w:top w:val="single" w:color="auto" w:sz="4" w:space="0"/>
              <w:left w:val="single" w:color="auto" w:sz="4" w:space="0"/>
              <w:bottom w:val="single" w:color="auto" w:sz="4" w:space="0"/>
              <w:right w:val="single" w:color="auto" w:sz="4" w:space="0"/>
            </w:tcBorders>
          </w:tcPr>
          <w:p w14:paraId="3C5634E5">
            <w:pPr>
              <w:spacing w:line="360" w:lineRule="auto"/>
              <w:jc w:val="center"/>
              <w:rPr>
                <w:del w:id="117" w:author="Love Maths [2]" w:date="2025-11-14T19:23:47Z"/>
                <w:rFonts w:hint="eastAsia" w:ascii="宋体" w:hAnsi="宋体" w:eastAsia="宋体"/>
                <w:szCs w:val="21"/>
              </w:rPr>
            </w:pPr>
            <w:del w:id="118" w:author="Love Maths [2]" w:date="2025-11-14T19:23:47Z">
              <w:r>
                <w:rPr>
                  <w:rFonts w:hint="eastAsia" w:ascii="宋体" w:hAnsi="宋体" w:eastAsia="宋体"/>
                  <w:szCs w:val="21"/>
                </w:rPr>
                <w:delText>decimal(10,2)</w:delText>
              </w:r>
            </w:del>
          </w:p>
        </w:tc>
      </w:tr>
      <w:tr w14:paraId="30DC6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del w:id="119" w:author="Love Maths [2]" w:date="2025-11-14T19:23:47Z"/>
        </w:trPr>
        <w:tc>
          <w:tcPr>
            <w:tcW w:w="1832" w:type="dxa"/>
            <w:tcBorders>
              <w:top w:val="single" w:color="auto" w:sz="4" w:space="0"/>
              <w:left w:val="single" w:color="auto" w:sz="4" w:space="0"/>
              <w:bottom w:val="single" w:color="auto" w:sz="4" w:space="0"/>
              <w:right w:val="single" w:color="auto" w:sz="4" w:space="0"/>
            </w:tcBorders>
          </w:tcPr>
          <w:p w14:paraId="4B88B8DF">
            <w:pPr>
              <w:spacing w:line="360" w:lineRule="auto"/>
              <w:jc w:val="center"/>
              <w:rPr>
                <w:del w:id="120" w:author="Love Maths [2]" w:date="2025-11-14T19:23:47Z"/>
                <w:rFonts w:hint="eastAsia" w:ascii="宋体" w:hAnsi="宋体" w:eastAsia="宋体"/>
                <w:szCs w:val="21"/>
              </w:rPr>
            </w:pPr>
            <w:del w:id="121" w:author="Love Maths [2]" w:date="2025-11-14T19:23:47Z">
              <w:r>
                <w:rPr>
                  <w:rFonts w:hint="eastAsia" w:ascii="宋体" w:hAnsi="宋体" w:eastAsia="宋体"/>
                  <w:szCs w:val="21"/>
                </w:rPr>
                <w:delText>总支出</w:delText>
              </w:r>
            </w:del>
          </w:p>
        </w:tc>
        <w:tc>
          <w:tcPr>
            <w:tcW w:w="2277" w:type="dxa"/>
            <w:tcBorders>
              <w:top w:val="single" w:color="auto" w:sz="4" w:space="0"/>
              <w:left w:val="single" w:color="auto" w:sz="4" w:space="0"/>
              <w:bottom w:val="single" w:color="auto" w:sz="4" w:space="0"/>
              <w:right w:val="single" w:color="auto" w:sz="4" w:space="0"/>
            </w:tcBorders>
          </w:tcPr>
          <w:p w14:paraId="57291F3F">
            <w:pPr>
              <w:spacing w:line="360" w:lineRule="auto"/>
              <w:jc w:val="center"/>
              <w:rPr>
                <w:del w:id="122" w:author="Love Maths [2]" w:date="2025-11-14T19:23:47Z"/>
                <w:rFonts w:hint="eastAsia" w:ascii="宋体" w:hAnsi="宋体" w:eastAsia="宋体"/>
                <w:szCs w:val="21"/>
              </w:rPr>
            </w:pPr>
            <w:del w:id="123" w:author="Love Maths [2]" w:date="2025-11-14T19:23:47Z">
              <w:r>
                <w:rPr>
                  <w:rFonts w:hint="eastAsia" w:ascii="宋体" w:hAnsi="宋体" w:eastAsia="宋体"/>
                  <w:szCs w:val="21"/>
                </w:rPr>
                <w:delText>totExpense</w:delText>
              </w:r>
            </w:del>
          </w:p>
        </w:tc>
        <w:tc>
          <w:tcPr>
            <w:tcW w:w="2335" w:type="dxa"/>
            <w:tcBorders>
              <w:top w:val="single" w:color="auto" w:sz="4" w:space="0"/>
              <w:left w:val="single" w:color="auto" w:sz="4" w:space="0"/>
              <w:bottom w:val="single" w:color="auto" w:sz="4" w:space="0"/>
              <w:right w:val="single" w:color="auto" w:sz="4" w:space="0"/>
            </w:tcBorders>
          </w:tcPr>
          <w:p w14:paraId="5FA0A4BA">
            <w:pPr>
              <w:spacing w:line="360" w:lineRule="auto"/>
              <w:jc w:val="center"/>
              <w:rPr>
                <w:del w:id="124" w:author="Love Maths [2]" w:date="2025-11-14T19:23:47Z"/>
                <w:rFonts w:hint="eastAsia" w:ascii="宋体" w:hAnsi="宋体" w:eastAsia="宋体"/>
                <w:szCs w:val="21"/>
              </w:rPr>
            </w:pPr>
            <w:del w:id="125" w:author="Love Maths [2]" w:date="2025-11-14T19:23:47Z">
              <w:r>
                <w:rPr>
                  <w:rFonts w:hint="eastAsia" w:ascii="宋体" w:hAnsi="宋体" w:eastAsia="宋体"/>
                  <w:szCs w:val="21"/>
                </w:rPr>
                <w:delText>decimal(10,2)</w:delText>
              </w:r>
            </w:del>
          </w:p>
        </w:tc>
      </w:tr>
      <w:commentRangeEnd w:id="10"/>
    </w:tbl>
    <w:p w14:paraId="11BD225A">
      <w:pPr>
        <w:spacing w:line="360" w:lineRule="auto"/>
        <w:jc w:val="center"/>
        <w:rPr>
          <w:del w:id="126" w:author="Love Maths [2]" w:date="2025-11-14T19:23:47Z"/>
          <w:rFonts w:hint="eastAsia" w:ascii="宋体" w:hAnsi="宋体" w:eastAsia="宋体"/>
          <w:szCs w:val="21"/>
        </w:rPr>
      </w:pPr>
      <w:del w:id="127" w:author="Love Maths [2]" w:date="2025-11-14T19:23:47Z">
        <w:r>
          <w:rPr>
            <w:rStyle w:val="12"/>
          </w:rPr>
          <w:commentReference w:id="10"/>
        </w:r>
        <w:commentRangeEnd w:id="11"/>
      </w:del>
      <w:r>
        <w:commentReference w:id="11"/>
      </w:r>
    </w:p>
    <w:p w14:paraId="1FDB7E7C">
      <w:pPr>
        <w:pStyle w:val="4"/>
        <w:rPr>
          <w:rFonts w:hint="eastAsia"/>
        </w:rPr>
      </w:pPr>
      <w:bookmarkStart w:id="12" w:name="_Toc149848665"/>
      <w:r>
        <w:rPr>
          <w:rFonts w:hint="eastAsia"/>
        </w:rPr>
        <w:t>3.2操作的识别</w:t>
      </w:r>
      <w:bookmarkEnd w:id="12"/>
    </w:p>
    <w:p w14:paraId="42901FD5">
      <w:pPr>
        <w:spacing w:line="360" w:lineRule="auto"/>
        <w:jc w:val="left"/>
        <w:rPr>
          <w:rFonts w:hint="eastAsia" w:ascii="宋体" w:hAnsi="宋体" w:eastAsia="宋体"/>
          <w:b/>
          <w:bCs/>
          <w:szCs w:val="21"/>
        </w:rPr>
      </w:pPr>
      <w:r>
        <w:rPr>
          <w:rFonts w:hint="eastAsia" w:ascii="宋体" w:hAnsi="宋体" w:eastAsia="宋体"/>
          <w:b/>
          <w:bCs/>
          <w:szCs w:val="21"/>
        </w:rPr>
        <w:t>类名：User</w:t>
      </w:r>
      <w:r>
        <w:rPr>
          <w:rFonts w:ascii="宋体" w:hAnsi="宋体" w:eastAsia="宋体"/>
          <w:b/>
          <w:bCs/>
          <w:szCs w:val="21"/>
        </w:rPr>
        <w:t>（</w:t>
      </w:r>
      <w:r>
        <w:rPr>
          <w:rFonts w:hint="eastAsia" w:ascii="宋体" w:hAnsi="宋体" w:eastAsia="宋体"/>
          <w:b/>
          <w:bCs/>
          <w:szCs w:val="21"/>
        </w:rPr>
        <w:t>用户</w:t>
      </w:r>
      <w:r>
        <w:rPr>
          <w:rFonts w:ascii="宋体" w:hAnsi="宋体" w:eastAsia="宋体"/>
          <w:b/>
          <w:bCs/>
          <w:szCs w:val="21"/>
        </w:rPr>
        <w:t>类）</w:t>
      </w:r>
    </w:p>
    <w:p w14:paraId="2E21FE7B">
      <w:pPr>
        <w:spacing w:line="360" w:lineRule="auto"/>
        <w:jc w:val="left"/>
        <w:rPr>
          <w:rFonts w:hint="eastAsia" w:ascii="宋体" w:hAnsi="宋体" w:eastAsia="宋体"/>
          <w:b/>
          <w:bCs/>
          <w:szCs w:val="21"/>
        </w:rPr>
      </w:pPr>
      <w:r>
        <w:rPr>
          <w:rFonts w:ascii="宋体" w:hAnsi="宋体" w:eastAsia="宋体"/>
          <w:b/>
          <w:bCs/>
          <w:szCs w:val="21"/>
        </w:rPr>
        <w:t xml:space="preserve">  </w:t>
      </w:r>
      <w:r>
        <w:rPr>
          <w:rFonts w:ascii="宋体" w:hAnsi="宋体" w:eastAsia="宋体"/>
          <w:b/>
          <w:bCs/>
          <w:szCs w:val="21"/>
        </w:rPr>
        <w:tab/>
      </w: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.2.1所示：</w:t>
      </w:r>
    </w:p>
    <w:p w14:paraId="692C6ED3">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 xml:space="preserve">.2.1 </w:t>
      </w:r>
      <w:r>
        <w:rPr>
          <w:rFonts w:hint="eastAsia" w:ascii="宋体" w:hAnsi="宋体" w:eastAsia="宋体"/>
          <w:szCs w:val="21"/>
        </w:rPr>
        <w:t>User类</w:t>
      </w:r>
      <w:r>
        <w:rPr>
          <w:rFonts w:ascii="宋体" w:hAnsi="宋体" w:eastAsia="宋体"/>
          <w:szCs w:val="21"/>
        </w:rPr>
        <w:t>操作表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8"/>
        <w:gridCol w:w="2977"/>
        <w:gridCol w:w="1702"/>
      </w:tblGrid>
      <w:tr w14:paraId="1B08B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68A4930E">
            <w:pPr>
              <w:spacing w:line="360" w:lineRule="auto"/>
              <w:jc w:val="center"/>
              <w:rPr>
                <w:rFonts w:hint="eastAsia" w:ascii="宋体" w:hAnsi="宋体" w:eastAsia="宋体"/>
                <w:szCs w:val="21"/>
              </w:rPr>
            </w:pPr>
            <w:r>
              <w:rPr>
                <w:rFonts w:ascii="宋体" w:hAnsi="宋体" w:eastAsia="宋体"/>
                <w:szCs w:val="21"/>
              </w:rPr>
              <w:t>中文名</w:t>
            </w:r>
          </w:p>
        </w:tc>
        <w:tc>
          <w:tcPr>
            <w:tcW w:w="2977" w:type="dxa"/>
            <w:tcBorders>
              <w:top w:val="single" w:color="auto" w:sz="4" w:space="0"/>
              <w:left w:val="single" w:color="auto" w:sz="4" w:space="0"/>
              <w:bottom w:val="single" w:color="auto" w:sz="4" w:space="0"/>
              <w:right w:val="single" w:color="auto" w:sz="4" w:space="0"/>
            </w:tcBorders>
          </w:tcPr>
          <w:p w14:paraId="0CAA6A56">
            <w:pPr>
              <w:spacing w:line="360" w:lineRule="auto"/>
              <w:jc w:val="center"/>
              <w:rPr>
                <w:rFonts w:hint="eastAsia" w:ascii="宋体" w:hAnsi="宋体" w:eastAsia="宋体"/>
                <w:szCs w:val="21"/>
              </w:rPr>
            </w:pPr>
            <w:r>
              <w:rPr>
                <w:rFonts w:ascii="宋体" w:hAnsi="宋体" w:eastAsia="宋体"/>
                <w:szCs w:val="21"/>
              </w:rPr>
              <w:t>英文名</w:t>
            </w:r>
          </w:p>
        </w:tc>
        <w:tc>
          <w:tcPr>
            <w:tcW w:w="1702" w:type="dxa"/>
            <w:tcBorders>
              <w:top w:val="single" w:color="auto" w:sz="4" w:space="0"/>
              <w:left w:val="single" w:color="auto" w:sz="4" w:space="0"/>
              <w:bottom w:val="single" w:color="auto" w:sz="4" w:space="0"/>
              <w:right w:val="single" w:color="auto" w:sz="4" w:space="0"/>
            </w:tcBorders>
          </w:tcPr>
          <w:p w14:paraId="00BE2E74">
            <w:pPr>
              <w:spacing w:line="360" w:lineRule="auto"/>
              <w:jc w:val="center"/>
              <w:rPr>
                <w:rFonts w:hint="eastAsia" w:ascii="宋体" w:hAnsi="宋体" w:eastAsia="宋体"/>
                <w:szCs w:val="21"/>
              </w:rPr>
            </w:pPr>
            <w:r>
              <w:rPr>
                <w:rFonts w:ascii="宋体" w:hAnsi="宋体" w:eastAsia="宋体"/>
                <w:szCs w:val="21"/>
              </w:rPr>
              <w:t>返回值类型</w:t>
            </w:r>
          </w:p>
        </w:tc>
      </w:tr>
      <w:tr w14:paraId="4F9ED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3861C1A3">
            <w:pPr>
              <w:spacing w:line="360" w:lineRule="auto"/>
              <w:jc w:val="center"/>
              <w:rPr>
                <w:rFonts w:hint="eastAsia" w:ascii="宋体" w:hAnsi="宋体" w:eastAsia="宋体"/>
                <w:szCs w:val="21"/>
              </w:rPr>
            </w:pPr>
            <w:r>
              <w:rPr>
                <w:rFonts w:ascii="宋体" w:hAnsi="宋体" w:eastAsia="宋体"/>
                <w:szCs w:val="21"/>
              </w:rPr>
              <w:t>添加用户</w:t>
            </w:r>
          </w:p>
        </w:tc>
        <w:tc>
          <w:tcPr>
            <w:tcW w:w="2977" w:type="dxa"/>
            <w:tcBorders>
              <w:top w:val="single" w:color="auto" w:sz="4" w:space="0"/>
              <w:left w:val="single" w:color="auto" w:sz="4" w:space="0"/>
              <w:bottom w:val="single" w:color="auto" w:sz="4" w:space="0"/>
              <w:right w:val="single" w:color="auto" w:sz="4" w:space="0"/>
            </w:tcBorders>
          </w:tcPr>
          <w:p w14:paraId="194E5D80">
            <w:pPr>
              <w:spacing w:line="360" w:lineRule="auto"/>
              <w:jc w:val="center"/>
              <w:rPr>
                <w:rFonts w:hint="eastAsia" w:ascii="宋体" w:hAnsi="宋体" w:eastAsia="宋体"/>
                <w:szCs w:val="21"/>
              </w:rPr>
            </w:pPr>
            <w:r>
              <w:rPr>
                <w:rFonts w:ascii="宋体" w:hAnsi="宋体" w:eastAsia="宋体"/>
                <w:szCs w:val="21"/>
              </w:rPr>
              <w:t>addUser()</w:t>
            </w:r>
          </w:p>
        </w:tc>
        <w:tc>
          <w:tcPr>
            <w:tcW w:w="1702" w:type="dxa"/>
            <w:tcBorders>
              <w:top w:val="single" w:color="auto" w:sz="4" w:space="0"/>
              <w:left w:val="single" w:color="auto" w:sz="4" w:space="0"/>
              <w:bottom w:val="single" w:color="auto" w:sz="4" w:space="0"/>
              <w:right w:val="single" w:color="auto" w:sz="4" w:space="0"/>
            </w:tcBorders>
          </w:tcPr>
          <w:p w14:paraId="6E65BA09">
            <w:pPr>
              <w:spacing w:line="360" w:lineRule="auto"/>
              <w:jc w:val="center"/>
              <w:rPr>
                <w:rFonts w:hint="eastAsia" w:ascii="宋体" w:hAnsi="宋体" w:eastAsia="宋体"/>
                <w:szCs w:val="21"/>
              </w:rPr>
            </w:pPr>
            <w:r>
              <w:rPr>
                <w:rFonts w:ascii="宋体" w:hAnsi="宋体" w:eastAsia="宋体"/>
                <w:szCs w:val="21"/>
              </w:rPr>
              <w:t>bool</w:t>
            </w:r>
          </w:p>
        </w:tc>
      </w:tr>
      <w:tr w14:paraId="468DA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1AB18144">
            <w:pPr>
              <w:spacing w:line="360" w:lineRule="auto"/>
              <w:jc w:val="center"/>
              <w:rPr>
                <w:rFonts w:hint="eastAsia" w:ascii="宋体" w:hAnsi="宋体" w:eastAsia="宋体"/>
                <w:szCs w:val="21"/>
              </w:rPr>
            </w:pPr>
            <w:r>
              <w:rPr>
                <w:rFonts w:hint="eastAsia" w:ascii="宋体" w:hAnsi="宋体" w:eastAsia="宋体"/>
                <w:szCs w:val="21"/>
              </w:rPr>
              <w:t>删除用户</w:t>
            </w:r>
          </w:p>
        </w:tc>
        <w:tc>
          <w:tcPr>
            <w:tcW w:w="2977" w:type="dxa"/>
            <w:tcBorders>
              <w:top w:val="single" w:color="auto" w:sz="4" w:space="0"/>
              <w:left w:val="single" w:color="auto" w:sz="4" w:space="0"/>
              <w:bottom w:val="single" w:color="auto" w:sz="4" w:space="0"/>
              <w:right w:val="single" w:color="auto" w:sz="4" w:space="0"/>
            </w:tcBorders>
          </w:tcPr>
          <w:p w14:paraId="26B8BB1D">
            <w:pPr>
              <w:spacing w:line="360" w:lineRule="auto"/>
              <w:jc w:val="center"/>
              <w:rPr>
                <w:rFonts w:hint="eastAsia" w:ascii="宋体" w:hAnsi="宋体" w:eastAsia="宋体"/>
                <w:szCs w:val="21"/>
              </w:rPr>
            </w:pPr>
            <w:r>
              <w:rPr>
                <w:rFonts w:hint="eastAsia" w:ascii="宋体" w:hAnsi="宋体" w:eastAsia="宋体"/>
                <w:szCs w:val="21"/>
              </w:rPr>
              <w:t>dele</w:t>
            </w:r>
            <w:r>
              <w:rPr>
                <w:rFonts w:ascii="宋体" w:hAnsi="宋体" w:eastAsia="宋体"/>
                <w:szCs w:val="21"/>
              </w:rPr>
              <w:t>teUser()</w:t>
            </w:r>
          </w:p>
        </w:tc>
        <w:tc>
          <w:tcPr>
            <w:tcW w:w="1702" w:type="dxa"/>
            <w:tcBorders>
              <w:top w:val="single" w:color="auto" w:sz="4" w:space="0"/>
              <w:left w:val="single" w:color="auto" w:sz="4" w:space="0"/>
              <w:bottom w:val="single" w:color="auto" w:sz="4" w:space="0"/>
              <w:right w:val="single" w:color="auto" w:sz="4" w:space="0"/>
            </w:tcBorders>
          </w:tcPr>
          <w:p w14:paraId="17EEFDDC">
            <w:pPr>
              <w:spacing w:line="360" w:lineRule="auto"/>
              <w:jc w:val="center"/>
              <w:rPr>
                <w:rFonts w:hint="eastAsia" w:ascii="宋体" w:hAnsi="宋体" w:eastAsia="宋体"/>
                <w:szCs w:val="21"/>
              </w:rPr>
            </w:pPr>
            <w:r>
              <w:rPr>
                <w:rFonts w:hint="eastAsia" w:ascii="宋体" w:hAnsi="宋体" w:eastAsia="宋体"/>
                <w:szCs w:val="21"/>
              </w:rPr>
              <w:t>bool</w:t>
            </w:r>
          </w:p>
        </w:tc>
      </w:tr>
      <w:tr w14:paraId="24287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44799113">
            <w:pPr>
              <w:spacing w:line="360" w:lineRule="auto"/>
              <w:jc w:val="center"/>
              <w:rPr>
                <w:rFonts w:hint="eastAsia" w:ascii="宋体" w:hAnsi="宋体" w:eastAsia="宋体"/>
                <w:szCs w:val="21"/>
              </w:rPr>
            </w:pPr>
            <w:r>
              <w:rPr>
                <w:rFonts w:ascii="宋体" w:hAnsi="宋体" w:eastAsia="宋体"/>
                <w:szCs w:val="21"/>
              </w:rPr>
              <w:t>返回用户ID</w:t>
            </w:r>
          </w:p>
        </w:tc>
        <w:tc>
          <w:tcPr>
            <w:tcW w:w="2977" w:type="dxa"/>
            <w:tcBorders>
              <w:top w:val="single" w:color="auto" w:sz="4" w:space="0"/>
              <w:left w:val="single" w:color="auto" w:sz="4" w:space="0"/>
              <w:bottom w:val="single" w:color="auto" w:sz="4" w:space="0"/>
              <w:right w:val="single" w:color="auto" w:sz="4" w:space="0"/>
            </w:tcBorders>
          </w:tcPr>
          <w:p w14:paraId="06BF625E">
            <w:pPr>
              <w:spacing w:line="360" w:lineRule="auto"/>
              <w:jc w:val="center"/>
              <w:rPr>
                <w:rFonts w:hint="eastAsia" w:ascii="宋体" w:hAnsi="宋体" w:eastAsia="宋体"/>
                <w:szCs w:val="21"/>
              </w:rPr>
            </w:pPr>
            <w:r>
              <w:rPr>
                <w:rFonts w:ascii="宋体" w:hAnsi="宋体" w:eastAsia="宋体"/>
                <w:szCs w:val="21"/>
              </w:rPr>
              <w:t>getUserID()</w:t>
            </w:r>
          </w:p>
        </w:tc>
        <w:tc>
          <w:tcPr>
            <w:tcW w:w="1702" w:type="dxa"/>
            <w:tcBorders>
              <w:top w:val="single" w:color="auto" w:sz="4" w:space="0"/>
              <w:left w:val="single" w:color="auto" w:sz="4" w:space="0"/>
              <w:bottom w:val="single" w:color="auto" w:sz="4" w:space="0"/>
              <w:right w:val="single" w:color="auto" w:sz="4" w:space="0"/>
            </w:tcBorders>
          </w:tcPr>
          <w:p w14:paraId="772D692A">
            <w:pPr>
              <w:spacing w:line="360" w:lineRule="auto"/>
              <w:jc w:val="center"/>
              <w:rPr>
                <w:rFonts w:hint="eastAsia" w:ascii="宋体" w:hAnsi="宋体" w:eastAsia="宋体"/>
                <w:szCs w:val="21"/>
              </w:rPr>
            </w:pPr>
            <w:r>
              <w:rPr>
                <w:rFonts w:ascii="宋体" w:hAnsi="宋体" w:eastAsia="宋体"/>
                <w:szCs w:val="21"/>
              </w:rPr>
              <w:t>string</w:t>
            </w:r>
          </w:p>
        </w:tc>
      </w:tr>
      <w:tr w14:paraId="4BDA0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3FBF8169">
            <w:pPr>
              <w:spacing w:line="360" w:lineRule="auto"/>
              <w:jc w:val="center"/>
              <w:rPr>
                <w:rFonts w:hint="eastAsia" w:ascii="宋体" w:hAnsi="宋体" w:eastAsia="宋体"/>
                <w:szCs w:val="21"/>
              </w:rPr>
            </w:pPr>
            <w:r>
              <w:rPr>
                <w:rFonts w:ascii="宋体" w:hAnsi="宋体" w:eastAsia="宋体"/>
                <w:szCs w:val="21"/>
              </w:rPr>
              <w:t>设置用户ID</w:t>
            </w:r>
          </w:p>
        </w:tc>
        <w:tc>
          <w:tcPr>
            <w:tcW w:w="2977" w:type="dxa"/>
            <w:tcBorders>
              <w:top w:val="single" w:color="auto" w:sz="4" w:space="0"/>
              <w:left w:val="single" w:color="auto" w:sz="4" w:space="0"/>
              <w:bottom w:val="single" w:color="auto" w:sz="4" w:space="0"/>
              <w:right w:val="single" w:color="auto" w:sz="4" w:space="0"/>
            </w:tcBorders>
          </w:tcPr>
          <w:p w14:paraId="30D45CBB">
            <w:pPr>
              <w:spacing w:line="360" w:lineRule="auto"/>
              <w:jc w:val="center"/>
              <w:rPr>
                <w:rFonts w:hint="eastAsia" w:ascii="宋体" w:hAnsi="宋体" w:eastAsia="宋体"/>
                <w:szCs w:val="21"/>
              </w:rPr>
            </w:pPr>
            <w:r>
              <w:rPr>
                <w:rFonts w:ascii="宋体" w:hAnsi="宋体" w:eastAsia="宋体"/>
                <w:szCs w:val="21"/>
              </w:rPr>
              <w:t>setUserId()</w:t>
            </w:r>
          </w:p>
        </w:tc>
        <w:tc>
          <w:tcPr>
            <w:tcW w:w="1702" w:type="dxa"/>
            <w:tcBorders>
              <w:top w:val="single" w:color="auto" w:sz="4" w:space="0"/>
              <w:left w:val="single" w:color="auto" w:sz="4" w:space="0"/>
              <w:bottom w:val="single" w:color="auto" w:sz="4" w:space="0"/>
              <w:right w:val="single" w:color="auto" w:sz="4" w:space="0"/>
            </w:tcBorders>
          </w:tcPr>
          <w:p w14:paraId="5DF645A1">
            <w:pPr>
              <w:spacing w:line="360" w:lineRule="auto"/>
              <w:jc w:val="center"/>
              <w:rPr>
                <w:rFonts w:hint="eastAsia" w:ascii="宋体" w:hAnsi="宋体" w:eastAsia="宋体"/>
                <w:szCs w:val="21"/>
              </w:rPr>
            </w:pPr>
            <w:r>
              <w:rPr>
                <w:rFonts w:ascii="宋体" w:hAnsi="宋体" w:eastAsia="宋体"/>
                <w:szCs w:val="21"/>
              </w:rPr>
              <w:t>bool</w:t>
            </w:r>
          </w:p>
        </w:tc>
      </w:tr>
      <w:tr w14:paraId="4FD81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06534E4E">
            <w:pPr>
              <w:spacing w:line="360" w:lineRule="auto"/>
              <w:jc w:val="center"/>
              <w:rPr>
                <w:rFonts w:hint="eastAsia" w:ascii="宋体" w:hAnsi="宋体" w:eastAsia="宋体"/>
                <w:szCs w:val="21"/>
              </w:rPr>
            </w:pPr>
            <w:r>
              <w:rPr>
                <w:rFonts w:ascii="宋体" w:hAnsi="宋体" w:eastAsia="宋体"/>
                <w:szCs w:val="21"/>
              </w:rPr>
              <w:t>返回用户</w:t>
            </w:r>
            <w:r>
              <w:rPr>
                <w:rFonts w:hint="eastAsia" w:ascii="宋体" w:hAnsi="宋体" w:eastAsia="宋体"/>
                <w:szCs w:val="21"/>
              </w:rPr>
              <w:t>名</w:t>
            </w:r>
          </w:p>
        </w:tc>
        <w:tc>
          <w:tcPr>
            <w:tcW w:w="2977" w:type="dxa"/>
            <w:tcBorders>
              <w:top w:val="single" w:color="auto" w:sz="4" w:space="0"/>
              <w:left w:val="single" w:color="auto" w:sz="4" w:space="0"/>
              <w:bottom w:val="single" w:color="auto" w:sz="4" w:space="0"/>
              <w:right w:val="single" w:color="auto" w:sz="4" w:space="0"/>
            </w:tcBorders>
          </w:tcPr>
          <w:p w14:paraId="44EFB5D7">
            <w:pPr>
              <w:spacing w:line="360" w:lineRule="auto"/>
              <w:jc w:val="center"/>
              <w:rPr>
                <w:rFonts w:hint="eastAsia" w:ascii="宋体" w:hAnsi="宋体" w:eastAsia="宋体"/>
                <w:szCs w:val="21"/>
              </w:rPr>
            </w:pPr>
            <w:r>
              <w:rPr>
                <w:rFonts w:ascii="宋体" w:hAnsi="宋体" w:eastAsia="宋体"/>
                <w:szCs w:val="21"/>
              </w:rPr>
              <w:t>getUserName()</w:t>
            </w:r>
          </w:p>
        </w:tc>
        <w:tc>
          <w:tcPr>
            <w:tcW w:w="1702" w:type="dxa"/>
            <w:tcBorders>
              <w:top w:val="single" w:color="auto" w:sz="4" w:space="0"/>
              <w:left w:val="single" w:color="auto" w:sz="4" w:space="0"/>
              <w:bottom w:val="single" w:color="auto" w:sz="4" w:space="0"/>
              <w:right w:val="single" w:color="auto" w:sz="4" w:space="0"/>
            </w:tcBorders>
          </w:tcPr>
          <w:p w14:paraId="3B1FD917">
            <w:pPr>
              <w:spacing w:line="360" w:lineRule="auto"/>
              <w:jc w:val="center"/>
              <w:rPr>
                <w:rFonts w:hint="eastAsia" w:ascii="宋体" w:hAnsi="宋体" w:eastAsia="宋体"/>
                <w:szCs w:val="21"/>
              </w:rPr>
            </w:pPr>
            <w:r>
              <w:rPr>
                <w:rFonts w:ascii="宋体" w:hAnsi="宋体" w:eastAsia="宋体"/>
                <w:szCs w:val="21"/>
              </w:rPr>
              <w:t>string</w:t>
            </w:r>
          </w:p>
        </w:tc>
      </w:tr>
      <w:tr w14:paraId="7BF96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2FA9C1EB">
            <w:pPr>
              <w:spacing w:line="360" w:lineRule="auto"/>
              <w:jc w:val="center"/>
              <w:rPr>
                <w:rFonts w:hint="eastAsia" w:ascii="宋体" w:hAnsi="宋体" w:eastAsia="宋体"/>
                <w:szCs w:val="21"/>
              </w:rPr>
            </w:pPr>
            <w:r>
              <w:rPr>
                <w:rFonts w:ascii="宋体" w:hAnsi="宋体" w:eastAsia="宋体"/>
                <w:szCs w:val="21"/>
              </w:rPr>
              <w:t>设置用户</w:t>
            </w:r>
            <w:r>
              <w:rPr>
                <w:rFonts w:hint="eastAsia" w:ascii="宋体" w:hAnsi="宋体" w:eastAsia="宋体"/>
                <w:szCs w:val="21"/>
              </w:rPr>
              <w:t>名</w:t>
            </w:r>
          </w:p>
        </w:tc>
        <w:tc>
          <w:tcPr>
            <w:tcW w:w="2977" w:type="dxa"/>
            <w:tcBorders>
              <w:top w:val="single" w:color="auto" w:sz="4" w:space="0"/>
              <w:left w:val="single" w:color="auto" w:sz="4" w:space="0"/>
              <w:bottom w:val="single" w:color="auto" w:sz="4" w:space="0"/>
              <w:right w:val="single" w:color="auto" w:sz="4" w:space="0"/>
            </w:tcBorders>
          </w:tcPr>
          <w:p w14:paraId="1E811AF5">
            <w:pPr>
              <w:spacing w:line="360" w:lineRule="auto"/>
              <w:jc w:val="center"/>
              <w:rPr>
                <w:rFonts w:hint="eastAsia" w:ascii="宋体" w:hAnsi="宋体" w:eastAsia="宋体"/>
                <w:szCs w:val="21"/>
              </w:rPr>
            </w:pPr>
            <w:r>
              <w:rPr>
                <w:rFonts w:ascii="宋体" w:hAnsi="宋体" w:eastAsia="宋体"/>
                <w:szCs w:val="21"/>
              </w:rPr>
              <w:t>setUserName()</w:t>
            </w:r>
          </w:p>
        </w:tc>
        <w:tc>
          <w:tcPr>
            <w:tcW w:w="1702" w:type="dxa"/>
            <w:tcBorders>
              <w:top w:val="single" w:color="auto" w:sz="4" w:space="0"/>
              <w:left w:val="single" w:color="auto" w:sz="4" w:space="0"/>
              <w:bottom w:val="single" w:color="auto" w:sz="4" w:space="0"/>
              <w:right w:val="single" w:color="auto" w:sz="4" w:space="0"/>
            </w:tcBorders>
          </w:tcPr>
          <w:p w14:paraId="59F3E086">
            <w:pPr>
              <w:spacing w:line="360" w:lineRule="auto"/>
              <w:jc w:val="center"/>
              <w:rPr>
                <w:rFonts w:hint="eastAsia" w:ascii="宋体" w:hAnsi="宋体" w:eastAsia="宋体"/>
                <w:szCs w:val="21"/>
              </w:rPr>
            </w:pPr>
            <w:r>
              <w:rPr>
                <w:rFonts w:ascii="宋体" w:hAnsi="宋体" w:eastAsia="宋体"/>
                <w:szCs w:val="21"/>
              </w:rPr>
              <w:t>bool</w:t>
            </w:r>
          </w:p>
        </w:tc>
      </w:tr>
      <w:tr w14:paraId="047BE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29B2CE8C">
            <w:pPr>
              <w:spacing w:line="360" w:lineRule="auto"/>
              <w:jc w:val="center"/>
              <w:rPr>
                <w:rFonts w:hint="eastAsia" w:ascii="宋体" w:hAnsi="宋体" w:eastAsia="宋体"/>
                <w:szCs w:val="21"/>
              </w:rPr>
            </w:pPr>
            <w:r>
              <w:rPr>
                <w:rFonts w:hint="eastAsia" w:ascii="宋体" w:hAnsi="宋体" w:eastAsia="宋体"/>
                <w:szCs w:val="21"/>
              </w:rPr>
              <w:t>返回用户电话</w:t>
            </w:r>
          </w:p>
        </w:tc>
        <w:tc>
          <w:tcPr>
            <w:tcW w:w="2977" w:type="dxa"/>
            <w:tcBorders>
              <w:top w:val="single" w:color="auto" w:sz="4" w:space="0"/>
              <w:left w:val="single" w:color="auto" w:sz="4" w:space="0"/>
              <w:bottom w:val="single" w:color="auto" w:sz="4" w:space="0"/>
              <w:right w:val="single" w:color="auto" w:sz="4" w:space="0"/>
            </w:tcBorders>
          </w:tcPr>
          <w:p w14:paraId="4BAA8D07">
            <w:pPr>
              <w:spacing w:line="360" w:lineRule="auto"/>
              <w:jc w:val="center"/>
              <w:rPr>
                <w:rFonts w:hint="eastAsia" w:ascii="宋体" w:hAnsi="宋体" w:eastAsia="宋体"/>
                <w:szCs w:val="21"/>
              </w:rPr>
            </w:pPr>
            <w:r>
              <w:rPr>
                <w:rFonts w:hint="eastAsia" w:ascii="宋体" w:hAnsi="宋体" w:eastAsia="宋体"/>
                <w:szCs w:val="21"/>
              </w:rPr>
              <w:t>getUserPhone</w:t>
            </w:r>
            <w:r>
              <w:rPr>
                <w:rFonts w:ascii="宋体" w:hAnsi="宋体" w:eastAsia="宋体"/>
                <w:szCs w:val="21"/>
              </w:rPr>
              <w:t>()</w:t>
            </w:r>
          </w:p>
        </w:tc>
        <w:tc>
          <w:tcPr>
            <w:tcW w:w="1702" w:type="dxa"/>
            <w:tcBorders>
              <w:top w:val="single" w:color="auto" w:sz="4" w:space="0"/>
              <w:left w:val="single" w:color="auto" w:sz="4" w:space="0"/>
              <w:bottom w:val="single" w:color="auto" w:sz="4" w:space="0"/>
              <w:right w:val="single" w:color="auto" w:sz="4" w:space="0"/>
            </w:tcBorders>
          </w:tcPr>
          <w:p w14:paraId="68F119E9">
            <w:pPr>
              <w:spacing w:line="360" w:lineRule="auto"/>
              <w:jc w:val="center"/>
              <w:rPr>
                <w:rFonts w:hint="eastAsia" w:ascii="宋体" w:hAnsi="宋体" w:eastAsia="宋体"/>
                <w:szCs w:val="21"/>
              </w:rPr>
            </w:pPr>
            <w:r>
              <w:rPr>
                <w:rFonts w:hint="eastAsia" w:ascii="宋体" w:hAnsi="宋体" w:eastAsia="宋体"/>
                <w:szCs w:val="21"/>
              </w:rPr>
              <w:t>string</w:t>
            </w:r>
          </w:p>
        </w:tc>
      </w:tr>
      <w:tr w14:paraId="2914E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215B58CE">
            <w:pPr>
              <w:spacing w:line="360" w:lineRule="auto"/>
              <w:jc w:val="center"/>
              <w:rPr>
                <w:rFonts w:hint="eastAsia" w:ascii="宋体" w:hAnsi="宋体" w:eastAsia="宋体"/>
                <w:szCs w:val="21"/>
              </w:rPr>
            </w:pPr>
            <w:r>
              <w:rPr>
                <w:rFonts w:hint="eastAsia" w:ascii="宋体" w:hAnsi="宋体" w:eastAsia="宋体"/>
                <w:szCs w:val="21"/>
              </w:rPr>
              <w:t>设置用户电话</w:t>
            </w:r>
          </w:p>
        </w:tc>
        <w:tc>
          <w:tcPr>
            <w:tcW w:w="2977" w:type="dxa"/>
            <w:tcBorders>
              <w:top w:val="single" w:color="auto" w:sz="4" w:space="0"/>
              <w:left w:val="single" w:color="auto" w:sz="4" w:space="0"/>
              <w:bottom w:val="single" w:color="auto" w:sz="4" w:space="0"/>
              <w:right w:val="single" w:color="auto" w:sz="4" w:space="0"/>
            </w:tcBorders>
          </w:tcPr>
          <w:p w14:paraId="486A89B6">
            <w:pPr>
              <w:spacing w:line="360" w:lineRule="auto"/>
              <w:jc w:val="center"/>
              <w:rPr>
                <w:rFonts w:hint="eastAsia" w:ascii="宋体" w:hAnsi="宋体" w:eastAsia="宋体"/>
                <w:szCs w:val="21"/>
              </w:rPr>
            </w:pPr>
            <w:r>
              <w:rPr>
                <w:rFonts w:hint="eastAsia" w:ascii="宋体" w:hAnsi="宋体" w:eastAsia="宋体"/>
                <w:szCs w:val="21"/>
              </w:rPr>
              <w:t>setUserPhone ()</w:t>
            </w:r>
          </w:p>
        </w:tc>
        <w:tc>
          <w:tcPr>
            <w:tcW w:w="1702" w:type="dxa"/>
            <w:tcBorders>
              <w:top w:val="single" w:color="auto" w:sz="4" w:space="0"/>
              <w:left w:val="single" w:color="auto" w:sz="4" w:space="0"/>
              <w:bottom w:val="single" w:color="auto" w:sz="4" w:space="0"/>
              <w:right w:val="single" w:color="auto" w:sz="4" w:space="0"/>
            </w:tcBorders>
          </w:tcPr>
          <w:p w14:paraId="3A31F1C5">
            <w:pPr>
              <w:spacing w:line="360" w:lineRule="auto"/>
              <w:jc w:val="center"/>
              <w:rPr>
                <w:rFonts w:hint="eastAsia" w:ascii="宋体" w:hAnsi="宋体" w:eastAsia="宋体"/>
                <w:szCs w:val="21"/>
              </w:rPr>
            </w:pPr>
            <w:r>
              <w:rPr>
                <w:rFonts w:ascii="宋体" w:hAnsi="宋体" w:eastAsia="宋体"/>
                <w:szCs w:val="21"/>
              </w:rPr>
              <w:t>b</w:t>
            </w:r>
            <w:r>
              <w:rPr>
                <w:rFonts w:hint="eastAsia" w:ascii="宋体" w:hAnsi="宋体" w:eastAsia="宋体"/>
                <w:szCs w:val="21"/>
              </w:rPr>
              <w:t>ool</w:t>
            </w:r>
          </w:p>
        </w:tc>
      </w:tr>
      <w:tr w14:paraId="11858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21DDED8B">
            <w:pPr>
              <w:spacing w:line="360" w:lineRule="auto"/>
              <w:jc w:val="center"/>
              <w:rPr>
                <w:rFonts w:hint="eastAsia" w:ascii="宋体" w:hAnsi="宋体" w:eastAsia="宋体"/>
                <w:szCs w:val="21"/>
              </w:rPr>
            </w:pPr>
            <w:r>
              <w:rPr>
                <w:rFonts w:hint="eastAsia" w:ascii="宋体" w:hAnsi="宋体" w:eastAsia="宋体"/>
                <w:szCs w:val="21"/>
              </w:rPr>
              <w:t>返回用户邮箱</w:t>
            </w:r>
          </w:p>
        </w:tc>
        <w:tc>
          <w:tcPr>
            <w:tcW w:w="2977" w:type="dxa"/>
            <w:tcBorders>
              <w:top w:val="single" w:color="auto" w:sz="4" w:space="0"/>
              <w:left w:val="single" w:color="auto" w:sz="4" w:space="0"/>
              <w:bottom w:val="single" w:color="auto" w:sz="4" w:space="0"/>
              <w:right w:val="single" w:color="auto" w:sz="4" w:space="0"/>
            </w:tcBorders>
          </w:tcPr>
          <w:p w14:paraId="59EEAF0F">
            <w:pPr>
              <w:spacing w:line="360" w:lineRule="auto"/>
              <w:jc w:val="center"/>
              <w:rPr>
                <w:rFonts w:hint="eastAsia" w:ascii="宋体" w:hAnsi="宋体" w:eastAsia="宋体"/>
                <w:szCs w:val="21"/>
              </w:rPr>
            </w:pPr>
            <w:r>
              <w:rPr>
                <w:rFonts w:hint="eastAsia" w:ascii="宋体" w:hAnsi="宋体" w:eastAsia="宋体"/>
                <w:szCs w:val="21"/>
              </w:rPr>
              <w:t>getUser</w:t>
            </w:r>
            <w:r>
              <w:rPr>
                <w:rFonts w:ascii="宋体" w:hAnsi="宋体" w:eastAsia="宋体"/>
                <w:szCs w:val="21"/>
              </w:rPr>
              <w:t>M</w:t>
            </w:r>
            <w:r>
              <w:rPr>
                <w:rFonts w:hint="eastAsia" w:ascii="宋体" w:hAnsi="宋体" w:eastAsia="宋体"/>
                <w:szCs w:val="21"/>
              </w:rPr>
              <w:t>ailbox</w:t>
            </w:r>
            <w:r>
              <w:rPr>
                <w:rFonts w:ascii="宋体" w:hAnsi="宋体" w:eastAsia="宋体"/>
                <w:szCs w:val="21"/>
              </w:rPr>
              <w:t>()</w:t>
            </w:r>
          </w:p>
        </w:tc>
        <w:tc>
          <w:tcPr>
            <w:tcW w:w="1702" w:type="dxa"/>
            <w:tcBorders>
              <w:top w:val="single" w:color="auto" w:sz="4" w:space="0"/>
              <w:left w:val="single" w:color="auto" w:sz="4" w:space="0"/>
              <w:bottom w:val="single" w:color="auto" w:sz="4" w:space="0"/>
              <w:right w:val="single" w:color="auto" w:sz="4" w:space="0"/>
            </w:tcBorders>
          </w:tcPr>
          <w:p w14:paraId="34BEA9D1">
            <w:pPr>
              <w:spacing w:line="360" w:lineRule="auto"/>
              <w:jc w:val="center"/>
              <w:rPr>
                <w:rFonts w:hint="eastAsia" w:ascii="宋体" w:hAnsi="宋体" w:eastAsia="宋体"/>
                <w:szCs w:val="21"/>
              </w:rPr>
            </w:pPr>
            <w:r>
              <w:rPr>
                <w:rFonts w:hint="eastAsia" w:ascii="宋体" w:hAnsi="宋体" w:eastAsia="宋体"/>
                <w:szCs w:val="21"/>
              </w:rPr>
              <w:t>string</w:t>
            </w:r>
          </w:p>
        </w:tc>
      </w:tr>
      <w:tr w14:paraId="4785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4ADECE95">
            <w:pPr>
              <w:spacing w:line="360" w:lineRule="auto"/>
              <w:jc w:val="center"/>
              <w:rPr>
                <w:rFonts w:hint="eastAsia" w:ascii="宋体" w:hAnsi="宋体" w:eastAsia="宋体"/>
                <w:szCs w:val="21"/>
              </w:rPr>
            </w:pPr>
            <w:r>
              <w:rPr>
                <w:rFonts w:hint="eastAsia" w:ascii="宋体" w:hAnsi="宋体" w:eastAsia="宋体"/>
                <w:szCs w:val="21"/>
              </w:rPr>
              <w:t>设置用户邮箱</w:t>
            </w:r>
          </w:p>
        </w:tc>
        <w:tc>
          <w:tcPr>
            <w:tcW w:w="2977" w:type="dxa"/>
            <w:tcBorders>
              <w:top w:val="single" w:color="auto" w:sz="4" w:space="0"/>
              <w:left w:val="single" w:color="auto" w:sz="4" w:space="0"/>
              <w:bottom w:val="single" w:color="auto" w:sz="4" w:space="0"/>
              <w:right w:val="single" w:color="auto" w:sz="4" w:space="0"/>
            </w:tcBorders>
          </w:tcPr>
          <w:p w14:paraId="60A8125A">
            <w:pPr>
              <w:spacing w:line="360" w:lineRule="auto"/>
              <w:jc w:val="center"/>
              <w:rPr>
                <w:rFonts w:hint="eastAsia" w:ascii="宋体" w:hAnsi="宋体" w:eastAsia="宋体"/>
                <w:szCs w:val="21"/>
              </w:rPr>
            </w:pPr>
            <w:r>
              <w:rPr>
                <w:rFonts w:hint="eastAsia" w:ascii="宋体" w:hAnsi="宋体" w:eastAsia="宋体"/>
                <w:szCs w:val="21"/>
              </w:rPr>
              <w:t>setUser</w:t>
            </w:r>
            <w:r>
              <w:rPr>
                <w:rFonts w:ascii="宋体" w:hAnsi="宋体" w:eastAsia="宋体"/>
                <w:szCs w:val="21"/>
              </w:rPr>
              <w:t>M</w:t>
            </w:r>
            <w:r>
              <w:rPr>
                <w:rFonts w:hint="eastAsia" w:ascii="宋体" w:hAnsi="宋体" w:eastAsia="宋体"/>
                <w:szCs w:val="21"/>
              </w:rPr>
              <w:t>ailbox()</w:t>
            </w:r>
          </w:p>
        </w:tc>
        <w:tc>
          <w:tcPr>
            <w:tcW w:w="1702" w:type="dxa"/>
            <w:tcBorders>
              <w:top w:val="single" w:color="auto" w:sz="4" w:space="0"/>
              <w:left w:val="single" w:color="auto" w:sz="4" w:space="0"/>
              <w:bottom w:val="single" w:color="auto" w:sz="4" w:space="0"/>
              <w:right w:val="single" w:color="auto" w:sz="4" w:space="0"/>
            </w:tcBorders>
          </w:tcPr>
          <w:p w14:paraId="2AD4F9F0">
            <w:pPr>
              <w:spacing w:line="360" w:lineRule="auto"/>
              <w:jc w:val="center"/>
              <w:rPr>
                <w:rFonts w:hint="eastAsia" w:ascii="宋体" w:hAnsi="宋体" w:eastAsia="宋体"/>
                <w:szCs w:val="21"/>
              </w:rPr>
            </w:pPr>
            <w:r>
              <w:rPr>
                <w:rFonts w:hint="eastAsia" w:ascii="宋体" w:hAnsi="宋体" w:eastAsia="宋体"/>
                <w:szCs w:val="21"/>
              </w:rPr>
              <w:t>bool</w:t>
            </w:r>
          </w:p>
        </w:tc>
      </w:tr>
      <w:tr w14:paraId="1EDD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5B333660">
            <w:pPr>
              <w:spacing w:line="360" w:lineRule="auto"/>
              <w:jc w:val="center"/>
              <w:rPr>
                <w:rFonts w:hint="eastAsia" w:ascii="宋体" w:hAnsi="宋体" w:eastAsia="宋体"/>
                <w:szCs w:val="21"/>
              </w:rPr>
            </w:pPr>
            <w:r>
              <w:rPr>
                <w:rFonts w:ascii="宋体" w:hAnsi="宋体" w:eastAsia="宋体"/>
                <w:szCs w:val="21"/>
              </w:rPr>
              <w:t>返回用户密码</w:t>
            </w:r>
          </w:p>
        </w:tc>
        <w:tc>
          <w:tcPr>
            <w:tcW w:w="2977" w:type="dxa"/>
            <w:tcBorders>
              <w:top w:val="single" w:color="auto" w:sz="4" w:space="0"/>
              <w:left w:val="single" w:color="auto" w:sz="4" w:space="0"/>
              <w:bottom w:val="single" w:color="auto" w:sz="4" w:space="0"/>
              <w:right w:val="single" w:color="auto" w:sz="4" w:space="0"/>
            </w:tcBorders>
          </w:tcPr>
          <w:p w14:paraId="56B9DB03">
            <w:pPr>
              <w:spacing w:line="360" w:lineRule="auto"/>
              <w:jc w:val="center"/>
              <w:rPr>
                <w:rFonts w:hint="eastAsia" w:ascii="宋体" w:hAnsi="宋体" w:eastAsia="宋体"/>
                <w:szCs w:val="21"/>
              </w:rPr>
            </w:pPr>
            <w:r>
              <w:rPr>
                <w:rFonts w:ascii="宋体" w:hAnsi="宋体" w:eastAsia="宋体"/>
                <w:szCs w:val="21"/>
              </w:rPr>
              <w:t>getUserPassword()</w:t>
            </w:r>
          </w:p>
        </w:tc>
        <w:tc>
          <w:tcPr>
            <w:tcW w:w="1702" w:type="dxa"/>
            <w:tcBorders>
              <w:top w:val="single" w:color="auto" w:sz="4" w:space="0"/>
              <w:left w:val="single" w:color="auto" w:sz="4" w:space="0"/>
              <w:bottom w:val="single" w:color="auto" w:sz="4" w:space="0"/>
              <w:right w:val="single" w:color="auto" w:sz="4" w:space="0"/>
            </w:tcBorders>
          </w:tcPr>
          <w:p w14:paraId="3313EFA3">
            <w:pPr>
              <w:spacing w:line="360" w:lineRule="auto"/>
              <w:jc w:val="center"/>
              <w:rPr>
                <w:rFonts w:hint="eastAsia" w:ascii="宋体" w:hAnsi="宋体" w:eastAsia="宋体"/>
                <w:szCs w:val="21"/>
              </w:rPr>
            </w:pPr>
            <w:r>
              <w:rPr>
                <w:rFonts w:ascii="宋体" w:hAnsi="宋体" w:eastAsia="宋体"/>
                <w:szCs w:val="21"/>
              </w:rPr>
              <w:t>String</w:t>
            </w:r>
          </w:p>
        </w:tc>
      </w:tr>
      <w:tr w14:paraId="0714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20B3B9FD">
            <w:pPr>
              <w:spacing w:line="360" w:lineRule="auto"/>
              <w:jc w:val="center"/>
              <w:rPr>
                <w:rFonts w:hint="eastAsia" w:ascii="宋体" w:hAnsi="宋体" w:eastAsia="宋体"/>
                <w:szCs w:val="21"/>
              </w:rPr>
            </w:pPr>
            <w:r>
              <w:rPr>
                <w:rFonts w:ascii="宋体" w:hAnsi="宋体" w:eastAsia="宋体"/>
                <w:szCs w:val="21"/>
              </w:rPr>
              <w:t>设置用户密码</w:t>
            </w:r>
          </w:p>
        </w:tc>
        <w:tc>
          <w:tcPr>
            <w:tcW w:w="2977" w:type="dxa"/>
            <w:tcBorders>
              <w:top w:val="single" w:color="auto" w:sz="4" w:space="0"/>
              <w:left w:val="single" w:color="auto" w:sz="4" w:space="0"/>
              <w:bottom w:val="single" w:color="auto" w:sz="4" w:space="0"/>
              <w:right w:val="single" w:color="auto" w:sz="4" w:space="0"/>
            </w:tcBorders>
          </w:tcPr>
          <w:p w14:paraId="29F2DC94">
            <w:pPr>
              <w:spacing w:line="360" w:lineRule="auto"/>
              <w:jc w:val="center"/>
              <w:rPr>
                <w:rFonts w:hint="eastAsia" w:ascii="宋体" w:hAnsi="宋体" w:eastAsia="宋体"/>
                <w:szCs w:val="21"/>
              </w:rPr>
            </w:pPr>
            <w:r>
              <w:rPr>
                <w:rFonts w:ascii="宋体" w:hAnsi="宋体" w:eastAsia="宋体"/>
                <w:szCs w:val="21"/>
              </w:rPr>
              <w:t>setUserPassword()</w:t>
            </w:r>
          </w:p>
        </w:tc>
        <w:tc>
          <w:tcPr>
            <w:tcW w:w="1702" w:type="dxa"/>
            <w:tcBorders>
              <w:top w:val="single" w:color="auto" w:sz="4" w:space="0"/>
              <w:left w:val="single" w:color="auto" w:sz="4" w:space="0"/>
              <w:bottom w:val="single" w:color="auto" w:sz="4" w:space="0"/>
              <w:right w:val="single" w:color="auto" w:sz="4" w:space="0"/>
            </w:tcBorders>
          </w:tcPr>
          <w:p w14:paraId="6504E00C">
            <w:pPr>
              <w:spacing w:line="360" w:lineRule="auto"/>
              <w:jc w:val="center"/>
              <w:rPr>
                <w:rFonts w:hint="eastAsia" w:ascii="宋体" w:hAnsi="宋体" w:eastAsia="宋体"/>
                <w:szCs w:val="21"/>
              </w:rPr>
            </w:pPr>
            <w:r>
              <w:rPr>
                <w:rFonts w:ascii="宋体" w:hAnsi="宋体" w:eastAsia="宋体"/>
                <w:szCs w:val="21"/>
              </w:rPr>
              <w:t>bool</w:t>
            </w:r>
          </w:p>
        </w:tc>
      </w:tr>
      <w:tr w14:paraId="2FB87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28" w:author="Love Maths [2]" w:date="2025-11-14T19:33:06Z"/>
        </w:trPr>
        <w:tc>
          <w:tcPr>
            <w:tcW w:w="2328" w:type="dxa"/>
            <w:tcBorders>
              <w:top w:val="single" w:color="auto" w:sz="4" w:space="0"/>
              <w:left w:val="single" w:color="auto" w:sz="4" w:space="0"/>
              <w:bottom w:val="single" w:color="auto" w:sz="4" w:space="0"/>
              <w:right w:val="single" w:color="auto" w:sz="4" w:space="0"/>
            </w:tcBorders>
          </w:tcPr>
          <w:p w14:paraId="39CE1AC7">
            <w:pPr>
              <w:spacing w:line="360" w:lineRule="auto"/>
              <w:jc w:val="center"/>
              <w:rPr>
                <w:ins w:id="129" w:author="Love Maths [2]" w:date="2025-11-14T19:33:06Z"/>
                <w:rFonts w:hint="default" w:ascii="宋体" w:hAnsi="宋体" w:eastAsia="宋体"/>
                <w:szCs w:val="21"/>
                <w:lang w:val="en-US" w:eastAsia="zh-CN"/>
              </w:rPr>
            </w:pPr>
            <w:ins w:id="130" w:author="Love Maths [2]" w:date="2025-11-14T19:33:10Z">
              <w:r>
                <w:rPr>
                  <w:rFonts w:hint="eastAsia" w:ascii="宋体" w:hAnsi="宋体" w:eastAsia="宋体"/>
                  <w:szCs w:val="21"/>
                  <w:lang w:val="en-US" w:eastAsia="zh-CN"/>
                </w:rPr>
                <w:t>返回</w:t>
              </w:r>
            </w:ins>
            <w:ins w:id="131" w:author="Love Maths [2]" w:date="2025-11-14T19:33:11Z">
              <w:r>
                <w:rPr>
                  <w:rFonts w:hint="eastAsia" w:ascii="宋体" w:hAnsi="宋体" w:eastAsia="宋体"/>
                  <w:szCs w:val="21"/>
                  <w:lang w:val="en-US" w:eastAsia="zh-CN"/>
                </w:rPr>
                <w:t>用户</w:t>
              </w:r>
            </w:ins>
            <w:ins w:id="132" w:author="Love Maths [2]" w:date="2025-11-14T19:33:22Z">
              <w:r>
                <w:rPr>
                  <w:rFonts w:hint="eastAsia" w:ascii="宋体" w:hAnsi="宋体" w:eastAsia="宋体"/>
                  <w:szCs w:val="21"/>
                  <w:lang w:val="en-US" w:eastAsia="zh-CN"/>
                </w:rPr>
                <w:t>类型</w:t>
              </w:r>
            </w:ins>
          </w:p>
        </w:tc>
        <w:tc>
          <w:tcPr>
            <w:tcW w:w="2977" w:type="dxa"/>
            <w:tcBorders>
              <w:top w:val="single" w:color="auto" w:sz="4" w:space="0"/>
              <w:left w:val="single" w:color="auto" w:sz="4" w:space="0"/>
              <w:bottom w:val="single" w:color="auto" w:sz="4" w:space="0"/>
              <w:right w:val="single" w:color="auto" w:sz="4" w:space="0"/>
            </w:tcBorders>
          </w:tcPr>
          <w:p w14:paraId="5A863259">
            <w:pPr>
              <w:spacing w:line="360" w:lineRule="auto"/>
              <w:jc w:val="center"/>
              <w:rPr>
                <w:ins w:id="133" w:author="Love Maths [2]" w:date="2025-11-14T19:33:06Z"/>
                <w:rFonts w:hint="default" w:ascii="宋体" w:hAnsi="宋体" w:eastAsia="宋体"/>
                <w:szCs w:val="21"/>
                <w:lang w:val="en-US" w:eastAsia="zh-CN"/>
              </w:rPr>
            </w:pPr>
            <w:ins w:id="134" w:author="Love Maths [2]" w:date="2025-11-14T19:33:34Z">
              <w:r>
                <w:rPr>
                  <w:rFonts w:hint="eastAsia" w:ascii="宋体" w:hAnsi="宋体" w:eastAsia="宋体"/>
                  <w:szCs w:val="21"/>
                  <w:lang w:val="en-US" w:eastAsia="zh-CN"/>
                </w:rPr>
                <w:t>ge</w:t>
              </w:r>
            </w:ins>
            <w:ins w:id="135" w:author="Love Maths [2]" w:date="2025-11-14T19:33:36Z">
              <w:r>
                <w:rPr>
                  <w:rFonts w:hint="eastAsia" w:ascii="宋体" w:hAnsi="宋体" w:eastAsia="宋体"/>
                  <w:szCs w:val="21"/>
                  <w:lang w:val="en-US" w:eastAsia="zh-CN"/>
                </w:rPr>
                <w:t>t</w:t>
              </w:r>
            </w:ins>
            <w:ins w:id="136" w:author="Love Maths [2]" w:date="2025-11-14T19:33:37Z">
              <w:r>
                <w:rPr>
                  <w:rFonts w:hint="eastAsia" w:ascii="宋体" w:hAnsi="宋体" w:eastAsia="宋体"/>
                  <w:szCs w:val="21"/>
                  <w:lang w:val="en-US" w:eastAsia="zh-CN"/>
                </w:rPr>
                <w:t>U</w:t>
              </w:r>
            </w:ins>
            <w:ins w:id="137" w:author="Love Maths [2]" w:date="2025-11-14T19:33:42Z">
              <w:r>
                <w:rPr>
                  <w:rFonts w:hint="eastAsia" w:ascii="宋体" w:hAnsi="宋体" w:eastAsia="宋体"/>
                  <w:szCs w:val="21"/>
                  <w:lang w:val="en-US" w:eastAsia="zh-CN"/>
                </w:rPr>
                <w:t>ser</w:t>
              </w:r>
            </w:ins>
            <w:ins w:id="138" w:author="Love Maths [2]" w:date="2025-11-14T19:33:43Z">
              <w:r>
                <w:rPr>
                  <w:rFonts w:hint="eastAsia" w:ascii="宋体" w:hAnsi="宋体" w:eastAsia="宋体"/>
                  <w:szCs w:val="21"/>
                  <w:lang w:val="en-US" w:eastAsia="zh-CN"/>
                </w:rPr>
                <w:t>T</w:t>
              </w:r>
            </w:ins>
            <w:ins w:id="139" w:author="Love Maths [2]" w:date="2025-11-14T19:33:44Z">
              <w:r>
                <w:rPr>
                  <w:rFonts w:hint="eastAsia" w:ascii="宋体" w:hAnsi="宋体" w:eastAsia="宋体"/>
                  <w:szCs w:val="21"/>
                  <w:lang w:val="en-US" w:eastAsia="zh-CN"/>
                </w:rPr>
                <w:t>ype</w:t>
              </w:r>
            </w:ins>
            <w:ins w:id="140" w:author="Love Maths [2]" w:date="2025-11-14T19:33:45Z">
              <w:r>
                <w:rPr>
                  <w:rFonts w:hint="eastAsia" w:ascii="宋体" w:hAnsi="宋体" w:eastAsia="宋体"/>
                  <w:szCs w:val="21"/>
                  <w:lang w:val="en-US" w:eastAsia="zh-CN"/>
                </w:rPr>
                <w:t>()</w:t>
              </w:r>
            </w:ins>
          </w:p>
        </w:tc>
        <w:tc>
          <w:tcPr>
            <w:tcW w:w="1702" w:type="dxa"/>
            <w:tcBorders>
              <w:top w:val="single" w:color="auto" w:sz="4" w:space="0"/>
              <w:left w:val="single" w:color="auto" w:sz="4" w:space="0"/>
              <w:bottom w:val="single" w:color="auto" w:sz="4" w:space="0"/>
              <w:right w:val="single" w:color="auto" w:sz="4" w:space="0"/>
            </w:tcBorders>
          </w:tcPr>
          <w:p w14:paraId="2A51150A">
            <w:pPr>
              <w:spacing w:line="360" w:lineRule="auto"/>
              <w:jc w:val="center"/>
              <w:rPr>
                <w:ins w:id="141" w:author="Love Maths [2]" w:date="2025-11-14T19:33:06Z"/>
                <w:rFonts w:hint="default" w:ascii="宋体" w:hAnsi="宋体" w:eastAsia="宋体"/>
                <w:szCs w:val="21"/>
                <w:lang w:val="en-US" w:eastAsia="zh-CN"/>
              </w:rPr>
            </w:pPr>
            <w:ins w:id="142" w:author="Love Maths [2]" w:date="2025-11-14T19:33:57Z">
              <w:r>
                <w:rPr>
                  <w:rFonts w:hint="eastAsia" w:ascii="宋体" w:hAnsi="宋体" w:eastAsia="宋体"/>
                  <w:szCs w:val="21"/>
                  <w:lang w:val="en-US" w:eastAsia="zh-CN"/>
                </w:rPr>
                <w:t>String</w:t>
              </w:r>
            </w:ins>
          </w:p>
        </w:tc>
      </w:tr>
      <w:tr w14:paraId="66A06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43" w:author="Love Maths [2]" w:date="2025-11-14T19:33:06Z"/>
        </w:trPr>
        <w:tc>
          <w:tcPr>
            <w:tcW w:w="2328" w:type="dxa"/>
            <w:tcBorders>
              <w:top w:val="single" w:color="auto" w:sz="4" w:space="0"/>
              <w:left w:val="single" w:color="auto" w:sz="4" w:space="0"/>
              <w:bottom w:val="single" w:color="auto" w:sz="4" w:space="0"/>
              <w:right w:val="single" w:color="auto" w:sz="4" w:space="0"/>
            </w:tcBorders>
          </w:tcPr>
          <w:p w14:paraId="556791F0">
            <w:pPr>
              <w:spacing w:line="360" w:lineRule="auto"/>
              <w:jc w:val="center"/>
              <w:rPr>
                <w:ins w:id="144" w:author="Love Maths [2]" w:date="2025-11-14T19:33:06Z"/>
                <w:rFonts w:hint="default" w:ascii="宋体" w:hAnsi="宋体" w:eastAsia="宋体"/>
                <w:szCs w:val="21"/>
                <w:lang w:val="en-US" w:eastAsia="zh-CN"/>
              </w:rPr>
            </w:pPr>
            <w:ins w:id="145" w:author="Love Maths [2]" w:date="2025-11-14T19:33:24Z">
              <w:r>
                <w:rPr>
                  <w:rFonts w:hint="eastAsia" w:ascii="宋体" w:hAnsi="宋体" w:eastAsia="宋体"/>
                  <w:szCs w:val="21"/>
                  <w:lang w:val="en-US" w:eastAsia="zh-CN"/>
                </w:rPr>
                <w:t>设置</w:t>
              </w:r>
            </w:ins>
            <w:ins w:id="146" w:author="Love Maths [2]" w:date="2025-11-14T19:33:26Z">
              <w:r>
                <w:rPr>
                  <w:rFonts w:hint="eastAsia" w:ascii="宋体" w:hAnsi="宋体" w:eastAsia="宋体"/>
                  <w:szCs w:val="21"/>
                  <w:lang w:val="en-US" w:eastAsia="zh-CN"/>
                </w:rPr>
                <w:t>用户</w:t>
              </w:r>
            </w:ins>
            <w:ins w:id="147" w:author="Love Maths [2]" w:date="2025-11-14T19:33:29Z">
              <w:r>
                <w:rPr>
                  <w:rFonts w:hint="eastAsia" w:ascii="宋体" w:hAnsi="宋体" w:eastAsia="宋体"/>
                  <w:szCs w:val="21"/>
                  <w:lang w:val="en-US" w:eastAsia="zh-CN"/>
                </w:rPr>
                <w:t>类型</w:t>
              </w:r>
            </w:ins>
          </w:p>
        </w:tc>
        <w:tc>
          <w:tcPr>
            <w:tcW w:w="2977" w:type="dxa"/>
            <w:tcBorders>
              <w:top w:val="single" w:color="auto" w:sz="4" w:space="0"/>
              <w:left w:val="single" w:color="auto" w:sz="4" w:space="0"/>
              <w:bottom w:val="single" w:color="auto" w:sz="4" w:space="0"/>
              <w:right w:val="single" w:color="auto" w:sz="4" w:space="0"/>
            </w:tcBorders>
          </w:tcPr>
          <w:p w14:paraId="6A98D2BB">
            <w:pPr>
              <w:spacing w:line="360" w:lineRule="auto"/>
              <w:jc w:val="center"/>
              <w:rPr>
                <w:ins w:id="148" w:author="Love Maths [2]" w:date="2025-11-14T19:33:06Z"/>
                <w:rFonts w:hint="default" w:ascii="宋体" w:hAnsi="宋体" w:eastAsia="宋体"/>
                <w:szCs w:val="21"/>
                <w:lang w:val="en-US" w:eastAsia="zh-CN"/>
              </w:rPr>
            </w:pPr>
            <w:ins w:id="149" w:author="Love Maths [2]" w:date="2025-11-14T19:33:47Z">
              <w:r>
                <w:rPr>
                  <w:rFonts w:hint="eastAsia" w:ascii="宋体" w:hAnsi="宋体" w:eastAsia="宋体"/>
                  <w:szCs w:val="21"/>
                  <w:lang w:val="en-US" w:eastAsia="zh-CN"/>
                </w:rPr>
                <w:t>Set</w:t>
              </w:r>
            </w:ins>
            <w:ins w:id="150" w:author="Love Maths [2]" w:date="2025-11-14T19:33:49Z">
              <w:r>
                <w:rPr>
                  <w:rFonts w:hint="eastAsia" w:ascii="宋体" w:hAnsi="宋体" w:eastAsia="宋体"/>
                  <w:szCs w:val="21"/>
                  <w:lang w:val="en-US" w:eastAsia="zh-CN"/>
                </w:rPr>
                <w:t>U</w:t>
              </w:r>
            </w:ins>
            <w:ins w:id="151" w:author="Love Maths [2]" w:date="2025-11-14T19:33:51Z">
              <w:r>
                <w:rPr>
                  <w:rFonts w:hint="eastAsia" w:ascii="宋体" w:hAnsi="宋体" w:eastAsia="宋体"/>
                  <w:szCs w:val="21"/>
                  <w:lang w:val="en-US" w:eastAsia="zh-CN"/>
                </w:rPr>
                <w:t>ser</w:t>
              </w:r>
            </w:ins>
            <w:ins w:id="152" w:author="Love Maths [2]" w:date="2025-11-14T19:33:52Z">
              <w:r>
                <w:rPr>
                  <w:rFonts w:hint="eastAsia" w:ascii="宋体" w:hAnsi="宋体" w:eastAsia="宋体"/>
                  <w:szCs w:val="21"/>
                  <w:lang w:val="en-US" w:eastAsia="zh-CN"/>
                </w:rPr>
                <w:t>Typ</w:t>
              </w:r>
            </w:ins>
            <w:ins w:id="153" w:author="Love Maths [2]" w:date="2025-11-14T19:33:53Z">
              <w:r>
                <w:rPr>
                  <w:rFonts w:hint="eastAsia" w:ascii="宋体" w:hAnsi="宋体" w:eastAsia="宋体"/>
                  <w:szCs w:val="21"/>
                  <w:lang w:val="en-US" w:eastAsia="zh-CN"/>
                </w:rPr>
                <w:t>e()</w:t>
              </w:r>
            </w:ins>
          </w:p>
        </w:tc>
        <w:tc>
          <w:tcPr>
            <w:tcW w:w="1702" w:type="dxa"/>
            <w:tcBorders>
              <w:top w:val="single" w:color="auto" w:sz="4" w:space="0"/>
              <w:left w:val="single" w:color="auto" w:sz="4" w:space="0"/>
              <w:bottom w:val="single" w:color="auto" w:sz="4" w:space="0"/>
              <w:right w:val="single" w:color="auto" w:sz="4" w:space="0"/>
            </w:tcBorders>
          </w:tcPr>
          <w:p w14:paraId="4BB55320">
            <w:pPr>
              <w:spacing w:line="360" w:lineRule="auto"/>
              <w:jc w:val="center"/>
              <w:rPr>
                <w:ins w:id="154" w:author="Love Maths [2]" w:date="2025-11-14T19:33:06Z"/>
                <w:rFonts w:hint="default" w:ascii="宋体" w:hAnsi="宋体" w:eastAsia="宋体"/>
                <w:szCs w:val="21"/>
                <w:lang w:val="en-US" w:eastAsia="zh-CN"/>
              </w:rPr>
            </w:pPr>
            <w:ins w:id="155" w:author="Love Maths [2]" w:date="2025-11-14T19:33:58Z">
              <w:r>
                <w:rPr>
                  <w:rFonts w:hint="eastAsia" w:ascii="宋体" w:hAnsi="宋体" w:eastAsia="宋体"/>
                  <w:szCs w:val="21"/>
                  <w:lang w:val="en-US" w:eastAsia="zh-CN"/>
                </w:rPr>
                <w:t>b</w:t>
              </w:r>
            </w:ins>
            <w:ins w:id="156" w:author="Love Maths [2]" w:date="2025-11-14T19:33:59Z">
              <w:r>
                <w:rPr>
                  <w:rFonts w:hint="eastAsia" w:ascii="宋体" w:hAnsi="宋体" w:eastAsia="宋体"/>
                  <w:szCs w:val="21"/>
                  <w:lang w:val="en-US" w:eastAsia="zh-CN"/>
                </w:rPr>
                <w:t>ool</w:t>
              </w:r>
            </w:ins>
          </w:p>
        </w:tc>
      </w:tr>
    </w:tbl>
    <w:p w14:paraId="4DAFC90E">
      <w:pPr>
        <w:spacing w:line="360" w:lineRule="auto"/>
        <w:jc w:val="center"/>
        <w:rPr>
          <w:rFonts w:hint="eastAsia" w:ascii="宋体" w:hAnsi="宋体" w:eastAsia="宋体"/>
          <w:szCs w:val="21"/>
        </w:rPr>
      </w:pPr>
    </w:p>
    <w:p w14:paraId="5D8A50B4">
      <w:pPr>
        <w:spacing w:line="360" w:lineRule="auto"/>
        <w:jc w:val="left"/>
        <w:rPr>
          <w:rFonts w:hint="eastAsia" w:ascii="宋体" w:hAnsi="宋体" w:eastAsia="宋体"/>
          <w:b/>
          <w:bCs/>
          <w:szCs w:val="21"/>
        </w:rPr>
      </w:pPr>
      <w:r>
        <w:rPr>
          <w:rFonts w:hint="eastAsia" w:ascii="宋体" w:hAnsi="宋体" w:eastAsia="宋体"/>
          <w:b/>
          <w:bCs/>
          <w:szCs w:val="21"/>
        </w:rPr>
        <w:t>类名：Administrator</w:t>
      </w:r>
      <w:r>
        <w:rPr>
          <w:rFonts w:ascii="宋体" w:hAnsi="宋体" w:eastAsia="宋体"/>
          <w:b/>
          <w:bCs/>
          <w:szCs w:val="21"/>
        </w:rPr>
        <w:t>（</w:t>
      </w:r>
      <w:r>
        <w:rPr>
          <w:rFonts w:hint="eastAsia" w:ascii="宋体" w:hAnsi="宋体" w:eastAsia="宋体"/>
          <w:b/>
          <w:bCs/>
          <w:szCs w:val="21"/>
        </w:rPr>
        <w:t>管理员</w:t>
      </w:r>
      <w:r>
        <w:rPr>
          <w:rFonts w:ascii="宋体" w:hAnsi="宋体" w:eastAsia="宋体"/>
          <w:b/>
          <w:bCs/>
          <w:szCs w:val="21"/>
        </w:rPr>
        <w:t>类）</w:t>
      </w:r>
    </w:p>
    <w:p w14:paraId="1E46F9EF">
      <w:pPr>
        <w:spacing w:line="360" w:lineRule="auto"/>
        <w:jc w:val="left"/>
        <w:rPr>
          <w:rFonts w:hint="eastAsia" w:ascii="宋体" w:hAnsi="宋体" w:eastAsia="宋体"/>
          <w:b/>
          <w:bCs/>
          <w:szCs w:val="21"/>
        </w:rPr>
      </w:pPr>
      <w:r>
        <w:rPr>
          <w:rFonts w:ascii="宋体" w:hAnsi="宋体" w:eastAsia="宋体"/>
          <w:b/>
          <w:bCs/>
          <w:szCs w:val="21"/>
        </w:rPr>
        <w:t xml:space="preserve">  </w:t>
      </w:r>
      <w:r>
        <w:rPr>
          <w:rFonts w:ascii="宋体" w:hAnsi="宋体" w:eastAsia="宋体"/>
          <w:b/>
          <w:bCs/>
          <w:szCs w:val="21"/>
        </w:rPr>
        <w:tab/>
      </w: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.2.2所示：</w:t>
      </w:r>
    </w:p>
    <w:p w14:paraId="23EF18EC">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 xml:space="preserve">.2.2 </w:t>
      </w:r>
      <w:r>
        <w:rPr>
          <w:rFonts w:hint="eastAsia" w:ascii="宋体" w:hAnsi="宋体" w:eastAsia="宋体"/>
          <w:szCs w:val="21"/>
        </w:rPr>
        <w:t>Administrator</w:t>
      </w:r>
      <w:r>
        <w:rPr>
          <w:rFonts w:ascii="宋体" w:hAnsi="宋体" w:eastAsia="宋体"/>
          <w:szCs w:val="21"/>
        </w:rPr>
        <w:t>类操作表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8"/>
        <w:gridCol w:w="2410"/>
        <w:gridCol w:w="1846"/>
      </w:tblGrid>
      <w:tr w14:paraId="11FED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269BDA12">
            <w:pPr>
              <w:spacing w:line="360" w:lineRule="auto"/>
              <w:jc w:val="center"/>
              <w:rPr>
                <w:rFonts w:hint="eastAsia" w:ascii="宋体" w:hAnsi="宋体" w:eastAsia="宋体"/>
                <w:szCs w:val="21"/>
              </w:rPr>
            </w:pPr>
            <w:r>
              <w:rPr>
                <w:rFonts w:ascii="宋体" w:hAnsi="宋体" w:eastAsia="宋体"/>
                <w:szCs w:val="21"/>
              </w:rPr>
              <w:t>中文名</w:t>
            </w:r>
          </w:p>
        </w:tc>
        <w:tc>
          <w:tcPr>
            <w:tcW w:w="2410" w:type="dxa"/>
          </w:tcPr>
          <w:p w14:paraId="4409B131">
            <w:pPr>
              <w:spacing w:line="360" w:lineRule="auto"/>
              <w:jc w:val="center"/>
              <w:rPr>
                <w:rFonts w:hint="eastAsia" w:ascii="宋体" w:hAnsi="宋体" w:eastAsia="宋体"/>
                <w:szCs w:val="21"/>
              </w:rPr>
            </w:pPr>
            <w:r>
              <w:rPr>
                <w:rFonts w:ascii="宋体" w:hAnsi="宋体" w:eastAsia="宋体"/>
                <w:szCs w:val="21"/>
              </w:rPr>
              <w:t>文名</w:t>
            </w:r>
          </w:p>
        </w:tc>
        <w:tc>
          <w:tcPr>
            <w:tcW w:w="1846" w:type="dxa"/>
          </w:tcPr>
          <w:p w14:paraId="42DF77AC">
            <w:pPr>
              <w:spacing w:line="360" w:lineRule="auto"/>
              <w:jc w:val="center"/>
              <w:rPr>
                <w:rFonts w:hint="eastAsia" w:ascii="宋体" w:hAnsi="宋体" w:eastAsia="宋体"/>
                <w:szCs w:val="21"/>
              </w:rPr>
            </w:pPr>
            <w:r>
              <w:rPr>
                <w:rFonts w:ascii="宋体" w:hAnsi="宋体" w:eastAsia="宋体"/>
                <w:szCs w:val="21"/>
              </w:rPr>
              <w:t>数据类型</w:t>
            </w:r>
          </w:p>
        </w:tc>
      </w:tr>
      <w:tr w14:paraId="51993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789597CE">
            <w:pPr>
              <w:spacing w:line="360" w:lineRule="auto"/>
              <w:jc w:val="center"/>
              <w:rPr>
                <w:rFonts w:hint="eastAsia" w:ascii="宋体" w:hAnsi="宋体" w:eastAsia="宋体"/>
                <w:szCs w:val="21"/>
              </w:rPr>
            </w:pPr>
            <w:r>
              <w:rPr>
                <w:rFonts w:ascii="宋体" w:hAnsi="宋体" w:eastAsia="宋体"/>
                <w:szCs w:val="21"/>
              </w:rPr>
              <w:t>添加用户</w:t>
            </w:r>
          </w:p>
        </w:tc>
        <w:tc>
          <w:tcPr>
            <w:tcW w:w="2410" w:type="dxa"/>
          </w:tcPr>
          <w:p w14:paraId="1DEDB1F3">
            <w:pPr>
              <w:spacing w:line="360" w:lineRule="auto"/>
              <w:jc w:val="center"/>
              <w:rPr>
                <w:rFonts w:hint="eastAsia" w:ascii="宋体" w:hAnsi="宋体" w:eastAsia="宋体"/>
                <w:szCs w:val="21"/>
              </w:rPr>
            </w:pPr>
            <w:r>
              <w:rPr>
                <w:rFonts w:ascii="宋体" w:hAnsi="宋体" w:eastAsia="宋体"/>
                <w:szCs w:val="21"/>
              </w:rPr>
              <w:t>addUser()</w:t>
            </w:r>
          </w:p>
        </w:tc>
        <w:tc>
          <w:tcPr>
            <w:tcW w:w="1846" w:type="dxa"/>
          </w:tcPr>
          <w:p w14:paraId="42D07159">
            <w:pPr>
              <w:spacing w:line="360" w:lineRule="auto"/>
              <w:jc w:val="center"/>
              <w:rPr>
                <w:rFonts w:hint="eastAsia" w:ascii="宋体" w:hAnsi="宋体" w:eastAsia="宋体"/>
                <w:szCs w:val="21"/>
              </w:rPr>
            </w:pPr>
            <w:r>
              <w:rPr>
                <w:rFonts w:ascii="宋体" w:hAnsi="宋体" w:eastAsia="宋体"/>
                <w:szCs w:val="21"/>
              </w:rPr>
              <w:t>bool</w:t>
            </w:r>
          </w:p>
        </w:tc>
      </w:tr>
      <w:tr w14:paraId="3A098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7D7C41C9">
            <w:pPr>
              <w:spacing w:line="360" w:lineRule="auto"/>
              <w:jc w:val="center"/>
              <w:rPr>
                <w:rFonts w:hint="eastAsia" w:ascii="宋体" w:hAnsi="宋体" w:eastAsia="宋体"/>
                <w:szCs w:val="21"/>
              </w:rPr>
            </w:pPr>
            <w:r>
              <w:rPr>
                <w:rFonts w:hint="eastAsia" w:ascii="宋体" w:hAnsi="宋体" w:eastAsia="宋体"/>
                <w:szCs w:val="21"/>
              </w:rPr>
              <w:t>删除用户</w:t>
            </w:r>
          </w:p>
        </w:tc>
        <w:tc>
          <w:tcPr>
            <w:tcW w:w="2410" w:type="dxa"/>
          </w:tcPr>
          <w:p w14:paraId="22F4AB37">
            <w:pPr>
              <w:spacing w:line="360" w:lineRule="auto"/>
              <w:jc w:val="center"/>
              <w:rPr>
                <w:rFonts w:hint="eastAsia" w:ascii="宋体" w:hAnsi="宋体" w:eastAsia="宋体"/>
                <w:szCs w:val="21"/>
              </w:rPr>
            </w:pPr>
            <w:r>
              <w:rPr>
                <w:rFonts w:hint="eastAsia" w:ascii="宋体" w:hAnsi="宋体" w:eastAsia="宋体"/>
                <w:szCs w:val="21"/>
              </w:rPr>
              <w:t>dele</w:t>
            </w:r>
            <w:r>
              <w:rPr>
                <w:rFonts w:ascii="宋体" w:hAnsi="宋体" w:eastAsia="宋体"/>
                <w:szCs w:val="21"/>
              </w:rPr>
              <w:t>teUser()</w:t>
            </w:r>
          </w:p>
        </w:tc>
        <w:tc>
          <w:tcPr>
            <w:tcW w:w="1846" w:type="dxa"/>
          </w:tcPr>
          <w:p w14:paraId="1F5925BD">
            <w:pPr>
              <w:spacing w:line="360" w:lineRule="auto"/>
              <w:jc w:val="center"/>
              <w:rPr>
                <w:rFonts w:hint="eastAsia" w:ascii="宋体" w:hAnsi="宋体" w:eastAsia="宋体"/>
                <w:szCs w:val="21"/>
              </w:rPr>
            </w:pPr>
            <w:r>
              <w:rPr>
                <w:rFonts w:hint="eastAsia" w:ascii="宋体" w:hAnsi="宋体" w:eastAsia="宋体"/>
                <w:szCs w:val="21"/>
              </w:rPr>
              <w:t>bool</w:t>
            </w:r>
          </w:p>
        </w:tc>
      </w:tr>
      <w:tr w14:paraId="00DE5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1A5152B0">
            <w:pPr>
              <w:spacing w:line="360" w:lineRule="auto"/>
              <w:jc w:val="center"/>
              <w:rPr>
                <w:rFonts w:hint="eastAsia" w:ascii="宋体" w:hAnsi="宋体" w:eastAsia="宋体"/>
                <w:szCs w:val="21"/>
              </w:rPr>
            </w:pPr>
            <w:r>
              <w:rPr>
                <w:rFonts w:ascii="宋体" w:hAnsi="宋体" w:eastAsia="宋体"/>
                <w:szCs w:val="21"/>
              </w:rPr>
              <w:t>返回用户ID</w:t>
            </w:r>
          </w:p>
        </w:tc>
        <w:tc>
          <w:tcPr>
            <w:tcW w:w="2410" w:type="dxa"/>
          </w:tcPr>
          <w:p w14:paraId="3CDDEF79">
            <w:pPr>
              <w:spacing w:line="360" w:lineRule="auto"/>
              <w:jc w:val="center"/>
              <w:rPr>
                <w:rFonts w:hint="eastAsia" w:ascii="宋体" w:hAnsi="宋体" w:eastAsia="宋体"/>
                <w:szCs w:val="21"/>
              </w:rPr>
            </w:pPr>
            <w:r>
              <w:rPr>
                <w:rFonts w:ascii="宋体" w:hAnsi="宋体" w:eastAsia="宋体"/>
                <w:szCs w:val="21"/>
              </w:rPr>
              <w:t>getUserID()</w:t>
            </w:r>
          </w:p>
        </w:tc>
        <w:tc>
          <w:tcPr>
            <w:tcW w:w="1846" w:type="dxa"/>
          </w:tcPr>
          <w:p w14:paraId="2938BE04">
            <w:pPr>
              <w:spacing w:line="360" w:lineRule="auto"/>
              <w:jc w:val="center"/>
              <w:rPr>
                <w:rFonts w:hint="eastAsia" w:ascii="宋体" w:hAnsi="宋体" w:eastAsia="宋体"/>
                <w:szCs w:val="21"/>
              </w:rPr>
            </w:pPr>
            <w:r>
              <w:rPr>
                <w:rFonts w:ascii="宋体" w:hAnsi="宋体" w:eastAsia="宋体"/>
                <w:szCs w:val="21"/>
              </w:rPr>
              <w:t>string</w:t>
            </w:r>
          </w:p>
        </w:tc>
      </w:tr>
      <w:tr w14:paraId="41B95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6CB2DF89">
            <w:pPr>
              <w:spacing w:line="360" w:lineRule="auto"/>
              <w:jc w:val="center"/>
              <w:rPr>
                <w:rFonts w:hint="eastAsia" w:ascii="宋体" w:hAnsi="宋体" w:eastAsia="宋体"/>
                <w:szCs w:val="21"/>
              </w:rPr>
            </w:pPr>
            <w:r>
              <w:rPr>
                <w:rFonts w:ascii="宋体" w:hAnsi="宋体" w:eastAsia="宋体"/>
                <w:szCs w:val="21"/>
              </w:rPr>
              <w:t>返回用户</w:t>
            </w:r>
            <w:r>
              <w:rPr>
                <w:rFonts w:hint="eastAsia" w:ascii="宋体" w:hAnsi="宋体" w:eastAsia="宋体"/>
                <w:szCs w:val="21"/>
              </w:rPr>
              <w:t>名</w:t>
            </w:r>
          </w:p>
        </w:tc>
        <w:tc>
          <w:tcPr>
            <w:tcW w:w="2410" w:type="dxa"/>
          </w:tcPr>
          <w:p w14:paraId="2536782B">
            <w:pPr>
              <w:spacing w:line="360" w:lineRule="auto"/>
              <w:jc w:val="center"/>
              <w:rPr>
                <w:rFonts w:hint="eastAsia" w:ascii="宋体" w:hAnsi="宋体" w:eastAsia="宋体"/>
                <w:szCs w:val="21"/>
              </w:rPr>
            </w:pPr>
            <w:r>
              <w:rPr>
                <w:rFonts w:ascii="宋体" w:hAnsi="宋体" w:eastAsia="宋体"/>
                <w:szCs w:val="21"/>
              </w:rPr>
              <w:t>getUserName()</w:t>
            </w:r>
          </w:p>
        </w:tc>
        <w:tc>
          <w:tcPr>
            <w:tcW w:w="1846" w:type="dxa"/>
          </w:tcPr>
          <w:p w14:paraId="35ACD021">
            <w:pPr>
              <w:spacing w:line="360" w:lineRule="auto"/>
              <w:jc w:val="center"/>
              <w:rPr>
                <w:rFonts w:hint="eastAsia" w:ascii="宋体" w:hAnsi="宋体" w:eastAsia="宋体"/>
                <w:szCs w:val="21"/>
              </w:rPr>
            </w:pPr>
            <w:r>
              <w:rPr>
                <w:rFonts w:ascii="宋体" w:hAnsi="宋体" w:eastAsia="宋体"/>
                <w:szCs w:val="21"/>
              </w:rPr>
              <w:t>string</w:t>
            </w:r>
          </w:p>
        </w:tc>
      </w:tr>
      <w:tr w14:paraId="1E9F8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7E948ABA">
            <w:pPr>
              <w:spacing w:line="360" w:lineRule="auto"/>
              <w:jc w:val="center"/>
              <w:rPr>
                <w:rFonts w:hint="eastAsia" w:ascii="宋体" w:hAnsi="宋体" w:eastAsia="宋体"/>
                <w:szCs w:val="21"/>
              </w:rPr>
            </w:pPr>
            <w:r>
              <w:rPr>
                <w:rFonts w:hint="eastAsia" w:ascii="宋体" w:hAnsi="宋体" w:eastAsia="宋体"/>
                <w:szCs w:val="21"/>
              </w:rPr>
              <w:t>返回用户电话</w:t>
            </w:r>
          </w:p>
        </w:tc>
        <w:tc>
          <w:tcPr>
            <w:tcW w:w="2410" w:type="dxa"/>
          </w:tcPr>
          <w:p w14:paraId="239B0898">
            <w:pPr>
              <w:spacing w:line="360" w:lineRule="auto"/>
              <w:jc w:val="center"/>
              <w:rPr>
                <w:rFonts w:hint="eastAsia" w:ascii="宋体" w:hAnsi="宋体" w:eastAsia="宋体"/>
                <w:szCs w:val="21"/>
              </w:rPr>
            </w:pPr>
            <w:r>
              <w:rPr>
                <w:rFonts w:hint="eastAsia" w:ascii="宋体" w:hAnsi="宋体" w:eastAsia="宋体"/>
                <w:szCs w:val="21"/>
              </w:rPr>
              <w:t>getUserPhone</w:t>
            </w:r>
            <w:r>
              <w:rPr>
                <w:rFonts w:ascii="宋体" w:hAnsi="宋体" w:eastAsia="宋体"/>
                <w:szCs w:val="21"/>
              </w:rPr>
              <w:t>()</w:t>
            </w:r>
          </w:p>
        </w:tc>
        <w:tc>
          <w:tcPr>
            <w:tcW w:w="1846" w:type="dxa"/>
          </w:tcPr>
          <w:p w14:paraId="0DA56EFC">
            <w:pPr>
              <w:spacing w:line="360" w:lineRule="auto"/>
              <w:jc w:val="center"/>
              <w:rPr>
                <w:rFonts w:hint="eastAsia" w:ascii="宋体" w:hAnsi="宋体" w:eastAsia="宋体"/>
                <w:szCs w:val="21"/>
              </w:rPr>
            </w:pPr>
            <w:r>
              <w:rPr>
                <w:rFonts w:hint="eastAsia" w:ascii="宋体" w:hAnsi="宋体" w:eastAsia="宋体"/>
                <w:szCs w:val="21"/>
              </w:rPr>
              <w:t>string</w:t>
            </w:r>
          </w:p>
        </w:tc>
      </w:tr>
      <w:tr w14:paraId="1C71E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68764AB3">
            <w:pPr>
              <w:spacing w:line="360" w:lineRule="auto"/>
              <w:jc w:val="center"/>
              <w:rPr>
                <w:rFonts w:hint="eastAsia" w:ascii="宋体" w:hAnsi="宋体" w:eastAsia="宋体"/>
                <w:szCs w:val="21"/>
              </w:rPr>
            </w:pPr>
            <w:r>
              <w:rPr>
                <w:rFonts w:hint="eastAsia" w:ascii="宋体" w:hAnsi="宋体" w:eastAsia="宋体"/>
                <w:szCs w:val="21"/>
              </w:rPr>
              <w:t>返回用户邮箱</w:t>
            </w:r>
          </w:p>
        </w:tc>
        <w:tc>
          <w:tcPr>
            <w:tcW w:w="2410" w:type="dxa"/>
          </w:tcPr>
          <w:p w14:paraId="1D1C9A55">
            <w:pPr>
              <w:spacing w:line="360" w:lineRule="auto"/>
              <w:jc w:val="center"/>
              <w:rPr>
                <w:rFonts w:hint="eastAsia" w:ascii="宋体" w:hAnsi="宋体" w:eastAsia="宋体"/>
                <w:szCs w:val="21"/>
              </w:rPr>
            </w:pPr>
            <w:r>
              <w:rPr>
                <w:rFonts w:hint="eastAsia" w:ascii="宋体" w:hAnsi="宋体" w:eastAsia="宋体"/>
                <w:szCs w:val="21"/>
              </w:rPr>
              <w:t>getUser</w:t>
            </w:r>
            <w:r>
              <w:rPr>
                <w:rFonts w:ascii="宋体" w:hAnsi="宋体" w:eastAsia="宋体"/>
                <w:szCs w:val="21"/>
              </w:rPr>
              <w:t>M</w:t>
            </w:r>
            <w:r>
              <w:rPr>
                <w:rFonts w:hint="eastAsia" w:ascii="宋体" w:hAnsi="宋体" w:eastAsia="宋体"/>
                <w:szCs w:val="21"/>
              </w:rPr>
              <w:t>ailbox</w:t>
            </w:r>
            <w:r>
              <w:rPr>
                <w:rFonts w:ascii="宋体" w:hAnsi="宋体" w:eastAsia="宋体"/>
                <w:szCs w:val="21"/>
              </w:rPr>
              <w:t>()</w:t>
            </w:r>
          </w:p>
        </w:tc>
        <w:tc>
          <w:tcPr>
            <w:tcW w:w="1846" w:type="dxa"/>
          </w:tcPr>
          <w:p w14:paraId="6D597888">
            <w:pPr>
              <w:spacing w:line="360" w:lineRule="auto"/>
              <w:jc w:val="center"/>
              <w:rPr>
                <w:rFonts w:hint="eastAsia" w:ascii="宋体" w:hAnsi="宋体" w:eastAsia="宋体"/>
                <w:szCs w:val="21"/>
              </w:rPr>
            </w:pPr>
            <w:r>
              <w:rPr>
                <w:rFonts w:hint="eastAsia" w:ascii="宋体" w:hAnsi="宋体" w:eastAsia="宋体"/>
                <w:szCs w:val="21"/>
              </w:rPr>
              <w:t>string</w:t>
            </w:r>
          </w:p>
        </w:tc>
      </w:tr>
      <w:tr w14:paraId="6F06D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58EF651C">
            <w:pPr>
              <w:spacing w:line="360" w:lineRule="auto"/>
              <w:jc w:val="center"/>
              <w:rPr>
                <w:rFonts w:hint="eastAsia" w:ascii="宋体" w:hAnsi="宋体" w:eastAsia="宋体"/>
                <w:szCs w:val="21"/>
              </w:rPr>
            </w:pPr>
            <w:r>
              <w:rPr>
                <w:rFonts w:ascii="宋体" w:hAnsi="宋体" w:eastAsia="宋体"/>
                <w:szCs w:val="21"/>
              </w:rPr>
              <w:t>返回用户密码</w:t>
            </w:r>
          </w:p>
        </w:tc>
        <w:tc>
          <w:tcPr>
            <w:tcW w:w="2410" w:type="dxa"/>
          </w:tcPr>
          <w:p w14:paraId="7306BB23">
            <w:pPr>
              <w:spacing w:line="360" w:lineRule="auto"/>
              <w:jc w:val="center"/>
              <w:rPr>
                <w:rFonts w:hint="eastAsia" w:ascii="宋体" w:hAnsi="宋体" w:eastAsia="宋体"/>
                <w:szCs w:val="21"/>
              </w:rPr>
            </w:pPr>
            <w:r>
              <w:rPr>
                <w:rFonts w:ascii="宋体" w:hAnsi="宋体" w:eastAsia="宋体"/>
                <w:szCs w:val="21"/>
              </w:rPr>
              <w:t>getUserPassword()</w:t>
            </w:r>
          </w:p>
        </w:tc>
        <w:tc>
          <w:tcPr>
            <w:tcW w:w="1846" w:type="dxa"/>
          </w:tcPr>
          <w:p w14:paraId="644610FE">
            <w:pPr>
              <w:spacing w:line="360" w:lineRule="auto"/>
              <w:jc w:val="center"/>
              <w:rPr>
                <w:rFonts w:hint="eastAsia" w:ascii="宋体" w:hAnsi="宋体" w:eastAsia="宋体"/>
                <w:szCs w:val="21"/>
              </w:rPr>
            </w:pPr>
            <w:r>
              <w:rPr>
                <w:rFonts w:ascii="宋体" w:hAnsi="宋体" w:eastAsia="宋体"/>
                <w:szCs w:val="21"/>
              </w:rPr>
              <w:t>string</w:t>
            </w:r>
          </w:p>
        </w:tc>
      </w:tr>
      <w:tr w14:paraId="7939E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74014F75">
            <w:pPr>
              <w:spacing w:line="360" w:lineRule="auto"/>
              <w:jc w:val="center"/>
              <w:rPr>
                <w:rFonts w:hint="eastAsia" w:ascii="宋体" w:hAnsi="宋体" w:eastAsia="宋体"/>
                <w:szCs w:val="21"/>
              </w:rPr>
            </w:pPr>
            <w:r>
              <w:rPr>
                <w:rFonts w:hint="eastAsia" w:ascii="宋体" w:hAnsi="宋体" w:eastAsia="宋体"/>
                <w:szCs w:val="21"/>
              </w:rPr>
              <w:t>查询用户</w:t>
            </w:r>
          </w:p>
        </w:tc>
        <w:tc>
          <w:tcPr>
            <w:tcW w:w="2410" w:type="dxa"/>
          </w:tcPr>
          <w:p w14:paraId="715234CF">
            <w:pPr>
              <w:spacing w:line="360" w:lineRule="auto"/>
              <w:jc w:val="center"/>
              <w:rPr>
                <w:rFonts w:hint="eastAsia" w:ascii="宋体" w:hAnsi="宋体" w:eastAsia="宋体"/>
                <w:szCs w:val="21"/>
              </w:rPr>
            </w:pPr>
            <w:r>
              <w:rPr>
                <w:rFonts w:ascii="宋体" w:hAnsi="宋体" w:eastAsia="宋体"/>
                <w:szCs w:val="21"/>
              </w:rPr>
              <w:t>searchUser()</w:t>
            </w:r>
          </w:p>
        </w:tc>
        <w:tc>
          <w:tcPr>
            <w:tcW w:w="1846" w:type="dxa"/>
          </w:tcPr>
          <w:p w14:paraId="79C0EC65">
            <w:pPr>
              <w:spacing w:line="360" w:lineRule="auto"/>
              <w:jc w:val="center"/>
              <w:rPr>
                <w:rFonts w:hint="eastAsia" w:ascii="宋体" w:hAnsi="宋体" w:eastAsia="宋体"/>
                <w:szCs w:val="21"/>
              </w:rPr>
            </w:pPr>
            <w:r>
              <w:rPr>
                <w:rFonts w:hint="eastAsia" w:ascii="宋体" w:hAnsi="宋体" w:eastAsia="宋体"/>
                <w:szCs w:val="21"/>
              </w:rPr>
              <w:t>b</w:t>
            </w:r>
            <w:r>
              <w:rPr>
                <w:rFonts w:ascii="宋体" w:hAnsi="宋体" w:eastAsia="宋体"/>
                <w:szCs w:val="21"/>
              </w:rPr>
              <w:t>ool</w:t>
            </w:r>
          </w:p>
        </w:tc>
      </w:tr>
      <w:tr w14:paraId="582F5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57" w:author="Love Maths [2]" w:date="2025-11-14T19:34:05Z"/>
        </w:trPr>
        <w:tc>
          <w:tcPr>
            <w:tcW w:w="2188" w:type="dxa"/>
            <w:shd w:val="clear" w:color="auto" w:fill="auto"/>
            <w:vAlign w:val="top"/>
          </w:tcPr>
          <w:p w14:paraId="0FD558B7">
            <w:pPr>
              <w:spacing w:line="360" w:lineRule="auto"/>
              <w:jc w:val="center"/>
              <w:rPr>
                <w:ins w:id="158" w:author="Love Maths [2]" w:date="2025-11-14T19:34:05Z"/>
                <w:rFonts w:hint="eastAsia" w:ascii="宋体" w:hAnsi="宋体" w:eastAsia="宋体" w:cstheme="minorBidi"/>
                <w:kern w:val="2"/>
                <w:sz w:val="21"/>
                <w:szCs w:val="21"/>
                <w:lang w:val="en-US" w:eastAsia="zh-CN" w:bidi="ar-SA"/>
              </w:rPr>
            </w:pPr>
            <w:ins w:id="159" w:author="Love Maths [2]" w:date="2025-11-14T19:34:09Z">
              <w:r>
                <w:rPr>
                  <w:rFonts w:hint="eastAsia" w:ascii="宋体" w:hAnsi="宋体" w:eastAsia="宋体"/>
                  <w:szCs w:val="21"/>
                  <w:lang w:val="en-US" w:eastAsia="zh-CN"/>
                </w:rPr>
                <w:t>返回用户类型</w:t>
              </w:r>
            </w:ins>
          </w:p>
        </w:tc>
        <w:tc>
          <w:tcPr>
            <w:tcW w:w="2410" w:type="dxa"/>
            <w:shd w:val="clear" w:color="auto" w:fill="auto"/>
            <w:vAlign w:val="top"/>
          </w:tcPr>
          <w:p w14:paraId="19F9BB5A">
            <w:pPr>
              <w:spacing w:line="360" w:lineRule="auto"/>
              <w:jc w:val="center"/>
              <w:rPr>
                <w:ins w:id="160" w:author="Love Maths [2]" w:date="2025-11-14T19:34:05Z"/>
                <w:rFonts w:hint="default" w:ascii="宋体" w:hAnsi="宋体" w:eastAsia="宋体" w:cstheme="minorBidi"/>
                <w:kern w:val="2"/>
                <w:sz w:val="21"/>
                <w:szCs w:val="21"/>
                <w:lang w:val="en-US" w:eastAsia="zh-CN" w:bidi="ar-SA"/>
              </w:rPr>
            </w:pPr>
            <w:ins w:id="161" w:author="Love Maths [2]" w:date="2025-11-14T19:34:09Z">
              <w:r>
                <w:rPr>
                  <w:rFonts w:hint="eastAsia" w:ascii="宋体" w:hAnsi="宋体" w:eastAsia="宋体"/>
                  <w:szCs w:val="21"/>
                  <w:lang w:val="en-US" w:eastAsia="zh-CN"/>
                </w:rPr>
                <w:t>getUserType()</w:t>
              </w:r>
            </w:ins>
          </w:p>
        </w:tc>
        <w:tc>
          <w:tcPr>
            <w:tcW w:w="1846" w:type="dxa"/>
            <w:shd w:val="clear" w:color="auto" w:fill="auto"/>
            <w:vAlign w:val="top"/>
          </w:tcPr>
          <w:p w14:paraId="0FDD64A7">
            <w:pPr>
              <w:spacing w:line="360" w:lineRule="auto"/>
              <w:jc w:val="center"/>
              <w:rPr>
                <w:ins w:id="162" w:author="Love Maths [2]" w:date="2025-11-14T19:34:05Z"/>
                <w:rFonts w:hint="eastAsia" w:ascii="宋体" w:hAnsi="宋体" w:eastAsia="宋体" w:cstheme="minorBidi"/>
                <w:kern w:val="2"/>
                <w:sz w:val="21"/>
                <w:szCs w:val="21"/>
                <w:lang w:val="en-US" w:eastAsia="zh-CN" w:bidi="ar-SA"/>
              </w:rPr>
            </w:pPr>
            <w:ins w:id="163" w:author="Love Maths [2]" w:date="2025-11-14T19:34:10Z">
              <w:r>
                <w:rPr>
                  <w:rFonts w:hint="eastAsia" w:ascii="宋体" w:hAnsi="宋体" w:eastAsia="宋体"/>
                  <w:szCs w:val="21"/>
                  <w:lang w:val="en-US" w:eastAsia="zh-CN"/>
                </w:rPr>
                <w:t>String</w:t>
              </w:r>
            </w:ins>
          </w:p>
        </w:tc>
      </w:tr>
      <w:tr w14:paraId="5F4E7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64" w:author="Love Maths [2]" w:date="2025-11-14T19:34:08Z"/>
        </w:trPr>
        <w:tc>
          <w:tcPr>
            <w:tcW w:w="2188" w:type="dxa"/>
            <w:shd w:val="clear" w:color="auto" w:fill="auto"/>
            <w:vAlign w:val="top"/>
          </w:tcPr>
          <w:p w14:paraId="5CB48E28">
            <w:pPr>
              <w:spacing w:line="360" w:lineRule="auto"/>
              <w:jc w:val="center"/>
              <w:rPr>
                <w:ins w:id="165" w:author="Love Maths [2]" w:date="2025-11-14T19:34:08Z"/>
                <w:rFonts w:hint="eastAsia" w:ascii="宋体" w:hAnsi="宋体" w:eastAsia="宋体" w:cstheme="minorBidi"/>
                <w:kern w:val="2"/>
                <w:sz w:val="21"/>
                <w:szCs w:val="21"/>
                <w:lang w:val="en-US" w:eastAsia="zh-CN" w:bidi="ar-SA"/>
              </w:rPr>
            </w:pPr>
            <w:ins w:id="166" w:author="Love Maths [2]" w:date="2025-11-14T19:34:10Z">
              <w:r>
                <w:rPr>
                  <w:rFonts w:hint="eastAsia" w:ascii="宋体" w:hAnsi="宋体" w:eastAsia="宋体"/>
                  <w:szCs w:val="21"/>
                  <w:lang w:val="en-US" w:eastAsia="zh-CN"/>
                </w:rPr>
                <w:t>设置用户类型</w:t>
              </w:r>
            </w:ins>
          </w:p>
        </w:tc>
        <w:tc>
          <w:tcPr>
            <w:tcW w:w="2410" w:type="dxa"/>
            <w:shd w:val="clear" w:color="auto" w:fill="auto"/>
            <w:vAlign w:val="top"/>
          </w:tcPr>
          <w:p w14:paraId="261DC873">
            <w:pPr>
              <w:spacing w:line="360" w:lineRule="auto"/>
              <w:jc w:val="center"/>
              <w:rPr>
                <w:ins w:id="167" w:author="Love Maths [2]" w:date="2025-11-14T19:34:08Z"/>
                <w:rFonts w:hint="default" w:ascii="宋体" w:hAnsi="宋体" w:eastAsia="宋体" w:cstheme="minorBidi"/>
                <w:kern w:val="2"/>
                <w:sz w:val="21"/>
                <w:szCs w:val="21"/>
                <w:lang w:val="en-US" w:eastAsia="zh-CN" w:bidi="ar-SA"/>
              </w:rPr>
            </w:pPr>
            <w:ins w:id="168" w:author="Love Maths [2]" w:date="2025-11-14T19:34:10Z">
              <w:r>
                <w:rPr>
                  <w:rFonts w:hint="eastAsia" w:ascii="宋体" w:hAnsi="宋体" w:eastAsia="宋体"/>
                  <w:szCs w:val="21"/>
                  <w:lang w:val="en-US" w:eastAsia="zh-CN"/>
                </w:rPr>
                <w:t>SetUserType()</w:t>
              </w:r>
            </w:ins>
          </w:p>
        </w:tc>
        <w:tc>
          <w:tcPr>
            <w:tcW w:w="1846" w:type="dxa"/>
            <w:shd w:val="clear" w:color="auto" w:fill="auto"/>
            <w:vAlign w:val="top"/>
          </w:tcPr>
          <w:p w14:paraId="51510E57">
            <w:pPr>
              <w:spacing w:line="360" w:lineRule="auto"/>
              <w:jc w:val="center"/>
              <w:rPr>
                <w:ins w:id="169" w:author="Love Maths [2]" w:date="2025-11-14T19:34:08Z"/>
                <w:rFonts w:hint="eastAsia" w:ascii="宋体" w:hAnsi="宋体" w:eastAsia="宋体" w:cstheme="minorBidi"/>
                <w:kern w:val="2"/>
                <w:sz w:val="21"/>
                <w:szCs w:val="21"/>
                <w:lang w:val="en-US" w:eastAsia="zh-CN" w:bidi="ar-SA"/>
              </w:rPr>
            </w:pPr>
            <w:ins w:id="170" w:author="Love Maths [2]" w:date="2025-11-14T19:34:10Z">
              <w:r>
                <w:rPr>
                  <w:rFonts w:hint="eastAsia" w:ascii="宋体" w:hAnsi="宋体" w:eastAsia="宋体"/>
                  <w:szCs w:val="21"/>
                  <w:lang w:val="en-US" w:eastAsia="zh-CN"/>
                </w:rPr>
                <w:t>bool</w:t>
              </w:r>
            </w:ins>
          </w:p>
        </w:tc>
      </w:tr>
    </w:tbl>
    <w:p w14:paraId="67E16D32">
      <w:pPr>
        <w:spacing w:line="360" w:lineRule="auto"/>
        <w:jc w:val="center"/>
        <w:rPr>
          <w:rFonts w:hint="eastAsia" w:ascii="宋体" w:hAnsi="宋体" w:eastAsia="宋体"/>
          <w:szCs w:val="21"/>
        </w:rPr>
      </w:pPr>
    </w:p>
    <w:p w14:paraId="13651490">
      <w:pPr>
        <w:spacing w:line="360" w:lineRule="auto"/>
        <w:jc w:val="left"/>
        <w:rPr>
          <w:rFonts w:hint="eastAsia" w:ascii="宋体" w:hAnsi="宋体" w:eastAsia="宋体"/>
          <w:b/>
          <w:bCs/>
          <w:szCs w:val="21"/>
        </w:rPr>
      </w:pPr>
      <w:r>
        <w:rPr>
          <w:rFonts w:hint="eastAsia" w:ascii="宋体" w:hAnsi="宋体" w:eastAsia="宋体"/>
          <w:b/>
          <w:bCs/>
          <w:szCs w:val="21"/>
        </w:rPr>
        <w:t>类名：Ordinary</w:t>
      </w:r>
      <w:r>
        <w:rPr>
          <w:rFonts w:ascii="宋体" w:hAnsi="宋体" w:eastAsia="宋体"/>
          <w:b/>
          <w:bCs/>
          <w:szCs w:val="21"/>
        </w:rPr>
        <w:t>User（</w:t>
      </w:r>
      <w:r>
        <w:rPr>
          <w:rFonts w:hint="eastAsia" w:ascii="宋体" w:hAnsi="宋体" w:eastAsia="宋体"/>
          <w:b/>
          <w:bCs/>
          <w:szCs w:val="21"/>
        </w:rPr>
        <w:t>普通</w:t>
      </w:r>
      <w:r>
        <w:rPr>
          <w:rFonts w:ascii="宋体" w:hAnsi="宋体" w:eastAsia="宋体"/>
          <w:b/>
          <w:bCs/>
          <w:szCs w:val="21"/>
        </w:rPr>
        <w:t>用户类）</w:t>
      </w:r>
    </w:p>
    <w:p w14:paraId="27D28D83">
      <w:pPr>
        <w:spacing w:line="360" w:lineRule="auto"/>
        <w:jc w:val="left"/>
        <w:rPr>
          <w:rFonts w:hint="eastAsia" w:ascii="宋体" w:hAnsi="宋体" w:eastAsia="宋体"/>
          <w:b/>
          <w:bCs/>
          <w:szCs w:val="21"/>
        </w:rPr>
      </w:pPr>
      <w:r>
        <w:rPr>
          <w:rFonts w:ascii="宋体" w:hAnsi="宋体" w:eastAsia="宋体"/>
          <w:b/>
          <w:bCs/>
          <w:szCs w:val="21"/>
        </w:rPr>
        <w:t xml:space="preserve">  </w:t>
      </w:r>
      <w:r>
        <w:rPr>
          <w:rFonts w:ascii="宋体" w:hAnsi="宋体" w:eastAsia="宋体"/>
          <w:b/>
          <w:bCs/>
          <w:szCs w:val="21"/>
        </w:rPr>
        <w:tab/>
      </w: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.2.3所示：</w:t>
      </w:r>
    </w:p>
    <w:p w14:paraId="538BB314">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 xml:space="preserve">.2.3 </w:t>
      </w:r>
      <w:r>
        <w:rPr>
          <w:rFonts w:hint="eastAsia" w:ascii="宋体" w:hAnsi="宋体" w:eastAsia="宋体"/>
          <w:szCs w:val="21"/>
        </w:rPr>
        <w:t>Ordinary</w:t>
      </w:r>
      <w:r>
        <w:rPr>
          <w:rFonts w:ascii="宋体" w:hAnsi="宋体" w:eastAsia="宋体"/>
          <w:szCs w:val="21"/>
        </w:rPr>
        <w:t>User类操作表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4"/>
        <w:gridCol w:w="3000"/>
        <w:gridCol w:w="940"/>
      </w:tblGrid>
      <w:tr w14:paraId="286BB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3161F3F6">
            <w:pPr>
              <w:spacing w:line="360" w:lineRule="auto"/>
              <w:jc w:val="center"/>
              <w:rPr>
                <w:rFonts w:hint="eastAsia" w:ascii="宋体" w:hAnsi="宋体" w:eastAsia="宋体"/>
                <w:szCs w:val="21"/>
              </w:rPr>
            </w:pPr>
            <w:r>
              <w:rPr>
                <w:rFonts w:ascii="宋体" w:hAnsi="宋体" w:eastAsia="宋体"/>
                <w:szCs w:val="21"/>
              </w:rPr>
              <w:t>中文名</w:t>
            </w:r>
          </w:p>
        </w:tc>
        <w:tc>
          <w:tcPr>
            <w:tcW w:w="3000" w:type="dxa"/>
          </w:tcPr>
          <w:p w14:paraId="15D8FB36">
            <w:pPr>
              <w:spacing w:line="360" w:lineRule="auto"/>
              <w:jc w:val="center"/>
              <w:rPr>
                <w:rFonts w:hint="eastAsia" w:ascii="宋体" w:hAnsi="宋体" w:eastAsia="宋体"/>
                <w:szCs w:val="21"/>
              </w:rPr>
            </w:pPr>
            <w:r>
              <w:rPr>
                <w:rFonts w:ascii="宋体" w:hAnsi="宋体" w:eastAsia="宋体"/>
                <w:szCs w:val="21"/>
              </w:rPr>
              <w:t>文名</w:t>
            </w:r>
          </w:p>
        </w:tc>
        <w:tc>
          <w:tcPr>
            <w:tcW w:w="940" w:type="dxa"/>
          </w:tcPr>
          <w:p w14:paraId="402A0E19">
            <w:pPr>
              <w:spacing w:line="360" w:lineRule="auto"/>
              <w:jc w:val="center"/>
              <w:rPr>
                <w:rFonts w:hint="eastAsia" w:ascii="宋体" w:hAnsi="宋体" w:eastAsia="宋体"/>
                <w:szCs w:val="21"/>
              </w:rPr>
            </w:pPr>
            <w:r>
              <w:rPr>
                <w:rFonts w:ascii="宋体" w:hAnsi="宋体" w:eastAsia="宋体"/>
                <w:szCs w:val="21"/>
              </w:rPr>
              <w:t>数据类型</w:t>
            </w:r>
          </w:p>
        </w:tc>
      </w:tr>
      <w:tr w14:paraId="2ED9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47C61286">
            <w:pPr>
              <w:spacing w:line="360" w:lineRule="auto"/>
              <w:jc w:val="center"/>
              <w:rPr>
                <w:rFonts w:hint="eastAsia" w:ascii="宋体" w:hAnsi="宋体" w:eastAsia="宋体"/>
                <w:szCs w:val="21"/>
              </w:rPr>
            </w:pPr>
            <w:r>
              <w:rPr>
                <w:rFonts w:ascii="宋体" w:hAnsi="宋体" w:eastAsia="宋体"/>
                <w:szCs w:val="21"/>
              </w:rPr>
              <w:t>添加用户</w:t>
            </w:r>
          </w:p>
        </w:tc>
        <w:tc>
          <w:tcPr>
            <w:tcW w:w="3000" w:type="dxa"/>
          </w:tcPr>
          <w:p w14:paraId="14C18436">
            <w:pPr>
              <w:spacing w:line="360" w:lineRule="auto"/>
              <w:jc w:val="center"/>
              <w:rPr>
                <w:rFonts w:hint="eastAsia" w:ascii="宋体" w:hAnsi="宋体" w:eastAsia="宋体"/>
                <w:szCs w:val="21"/>
              </w:rPr>
            </w:pPr>
            <w:r>
              <w:rPr>
                <w:rFonts w:ascii="宋体" w:hAnsi="宋体" w:eastAsia="宋体"/>
                <w:szCs w:val="21"/>
              </w:rPr>
              <w:t>addUser()</w:t>
            </w:r>
          </w:p>
        </w:tc>
        <w:tc>
          <w:tcPr>
            <w:tcW w:w="940" w:type="dxa"/>
          </w:tcPr>
          <w:p w14:paraId="5EF9C3D0">
            <w:pPr>
              <w:spacing w:line="360" w:lineRule="auto"/>
              <w:jc w:val="center"/>
              <w:rPr>
                <w:rFonts w:hint="eastAsia" w:ascii="宋体" w:hAnsi="宋体" w:eastAsia="宋体"/>
                <w:szCs w:val="21"/>
              </w:rPr>
            </w:pPr>
            <w:r>
              <w:rPr>
                <w:rFonts w:ascii="宋体" w:hAnsi="宋体" w:eastAsia="宋体"/>
                <w:szCs w:val="21"/>
              </w:rPr>
              <w:t>bool</w:t>
            </w:r>
          </w:p>
        </w:tc>
      </w:tr>
      <w:tr w14:paraId="7E64D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783C5DD4">
            <w:pPr>
              <w:spacing w:line="360" w:lineRule="auto"/>
              <w:jc w:val="center"/>
              <w:rPr>
                <w:rFonts w:hint="eastAsia" w:ascii="宋体" w:hAnsi="宋体" w:eastAsia="宋体"/>
                <w:szCs w:val="21"/>
              </w:rPr>
            </w:pPr>
            <w:r>
              <w:rPr>
                <w:rFonts w:hint="eastAsia" w:ascii="宋体" w:hAnsi="宋体" w:eastAsia="宋体"/>
                <w:szCs w:val="21"/>
              </w:rPr>
              <w:t>删除用户</w:t>
            </w:r>
          </w:p>
        </w:tc>
        <w:tc>
          <w:tcPr>
            <w:tcW w:w="3000" w:type="dxa"/>
          </w:tcPr>
          <w:p w14:paraId="3EE873D8">
            <w:pPr>
              <w:spacing w:line="360" w:lineRule="auto"/>
              <w:jc w:val="center"/>
              <w:rPr>
                <w:rFonts w:hint="eastAsia" w:ascii="宋体" w:hAnsi="宋体" w:eastAsia="宋体"/>
                <w:szCs w:val="21"/>
              </w:rPr>
            </w:pPr>
            <w:r>
              <w:rPr>
                <w:rFonts w:hint="eastAsia" w:ascii="宋体" w:hAnsi="宋体" w:eastAsia="宋体"/>
                <w:szCs w:val="21"/>
              </w:rPr>
              <w:t>dele</w:t>
            </w:r>
            <w:r>
              <w:rPr>
                <w:rFonts w:ascii="宋体" w:hAnsi="宋体" w:eastAsia="宋体"/>
                <w:szCs w:val="21"/>
              </w:rPr>
              <w:t>teUser()</w:t>
            </w:r>
          </w:p>
        </w:tc>
        <w:tc>
          <w:tcPr>
            <w:tcW w:w="940" w:type="dxa"/>
          </w:tcPr>
          <w:p w14:paraId="76B0F99C">
            <w:pPr>
              <w:spacing w:line="360" w:lineRule="auto"/>
              <w:jc w:val="center"/>
              <w:rPr>
                <w:rFonts w:hint="eastAsia" w:ascii="宋体" w:hAnsi="宋体" w:eastAsia="宋体"/>
                <w:szCs w:val="21"/>
              </w:rPr>
            </w:pPr>
            <w:r>
              <w:rPr>
                <w:rFonts w:hint="eastAsia" w:ascii="宋体" w:hAnsi="宋体" w:eastAsia="宋体"/>
                <w:szCs w:val="21"/>
              </w:rPr>
              <w:t>bool</w:t>
            </w:r>
          </w:p>
        </w:tc>
      </w:tr>
      <w:tr w14:paraId="47EE6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7D53E55B">
            <w:pPr>
              <w:spacing w:line="360" w:lineRule="auto"/>
              <w:jc w:val="center"/>
              <w:rPr>
                <w:rFonts w:hint="eastAsia" w:ascii="宋体" w:hAnsi="宋体" w:eastAsia="宋体"/>
                <w:szCs w:val="21"/>
              </w:rPr>
            </w:pPr>
            <w:r>
              <w:rPr>
                <w:rFonts w:ascii="宋体" w:hAnsi="宋体" w:eastAsia="宋体"/>
                <w:szCs w:val="21"/>
              </w:rPr>
              <w:t>返回用户ID</w:t>
            </w:r>
          </w:p>
        </w:tc>
        <w:tc>
          <w:tcPr>
            <w:tcW w:w="3000" w:type="dxa"/>
          </w:tcPr>
          <w:p w14:paraId="1692E08D">
            <w:pPr>
              <w:spacing w:line="360" w:lineRule="auto"/>
              <w:jc w:val="center"/>
              <w:rPr>
                <w:rFonts w:hint="eastAsia" w:ascii="宋体" w:hAnsi="宋体" w:eastAsia="宋体"/>
                <w:szCs w:val="21"/>
              </w:rPr>
            </w:pPr>
            <w:r>
              <w:rPr>
                <w:rFonts w:ascii="宋体" w:hAnsi="宋体" w:eastAsia="宋体"/>
                <w:szCs w:val="21"/>
              </w:rPr>
              <w:t>getUserID()</w:t>
            </w:r>
          </w:p>
        </w:tc>
        <w:tc>
          <w:tcPr>
            <w:tcW w:w="940" w:type="dxa"/>
          </w:tcPr>
          <w:p w14:paraId="1BBD4AE1">
            <w:pPr>
              <w:spacing w:line="360" w:lineRule="auto"/>
              <w:jc w:val="center"/>
              <w:rPr>
                <w:rFonts w:hint="eastAsia" w:ascii="宋体" w:hAnsi="宋体" w:eastAsia="宋体"/>
                <w:szCs w:val="21"/>
              </w:rPr>
            </w:pPr>
            <w:r>
              <w:rPr>
                <w:rFonts w:ascii="宋体" w:hAnsi="宋体" w:eastAsia="宋体"/>
                <w:szCs w:val="21"/>
              </w:rPr>
              <w:t>string</w:t>
            </w:r>
          </w:p>
        </w:tc>
      </w:tr>
      <w:tr w14:paraId="79208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1F42840E">
            <w:pPr>
              <w:spacing w:line="360" w:lineRule="auto"/>
              <w:jc w:val="center"/>
              <w:rPr>
                <w:rFonts w:hint="eastAsia" w:ascii="宋体" w:hAnsi="宋体" w:eastAsia="宋体"/>
                <w:szCs w:val="21"/>
              </w:rPr>
            </w:pPr>
            <w:r>
              <w:rPr>
                <w:rFonts w:ascii="宋体" w:hAnsi="宋体" w:eastAsia="宋体"/>
                <w:szCs w:val="21"/>
              </w:rPr>
              <w:t>设置用户ID</w:t>
            </w:r>
          </w:p>
        </w:tc>
        <w:tc>
          <w:tcPr>
            <w:tcW w:w="3000" w:type="dxa"/>
          </w:tcPr>
          <w:p w14:paraId="55D0D71D">
            <w:pPr>
              <w:spacing w:line="360" w:lineRule="auto"/>
              <w:jc w:val="center"/>
              <w:rPr>
                <w:rFonts w:hint="eastAsia" w:ascii="宋体" w:hAnsi="宋体" w:eastAsia="宋体"/>
                <w:szCs w:val="21"/>
              </w:rPr>
            </w:pPr>
            <w:r>
              <w:rPr>
                <w:rFonts w:ascii="宋体" w:hAnsi="宋体" w:eastAsia="宋体"/>
                <w:szCs w:val="21"/>
              </w:rPr>
              <w:t>setUserId()</w:t>
            </w:r>
          </w:p>
        </w:tc>
        <w:tc>
          <w:tcPr>
            <w:tcW w:w="940" w:type="dxa"/>
          </w:tcPr>
          <w:p w14:paraId="47D95F0F">
            <w:pPr>
              <w:spacing w:line="360" w:lineRule="auto"/>
              <w:jc w:val="center"/>
              <w:rPr>
                <w:rFonts w:hint="eastAsia" w:ascii="宋体" w:hAnsi="宋体" w:eastAsia="宋体"/>
                <w:szCs w:val="21"/>
              </w:rPr>
            </w:pPr>
            <w:r>
              <w:rPr>
                <w:rFonts w:ascii="宋体" w:hAnsi="宋体" w:eastAsia="宋体"/>
                <w:szCs w:val="21"/>
              </w:rPr>
              <w:t>bool</w:t>
            </w:r>
          </w:p>
        </w:tc>
      </w:tr>
      <w:tr w14:paraId="1A2A0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711BCB71">
            <w:pPr>
              <w:spacing w:line="360" w:lineRule="auto"/>
              <w:jc w:val="center"/>
              <w:rPr>
                <w:rFonts w:hint="eastAsia" w:ascii="宋体" w:hAnsi="宋体" w:eastAsia="宋体"/>
                <w:szCs w:val="21"/>
              </w:rPr>
            </w:pPr>
            <w:r>
              <w:rPr>
                <w:rFonts w:ascii="宋体" w:hAnsi="宋体" w:eastAsia="宋体"/>
                <w:szCs w:val="21"/>
              </w:rPr>
              <w:t>返回用户</w:t>
            </w:r>
            <w:r>
              <w:rPr>
                <w:rFonts w:hint="eastAsia" w:ascii="宋体" w:hAnsi="宋体" w:eastAsia="宋体"/>
                <w:szCs w:val="21"/>
              </w:rPr>
              <w:t>名</w:t>
            </w:r>
          </w:p>
        </w:tc>
        <w:tc>
          <w:tcPr>
            <w:tcW w:w="3000" w:type="dxa"/>
          </w:tcPr>
          <w:p w14:paraId="5258AE67">
            <w:pPr>
              <w:spacing w:line="360" w:lineRule="auto"/>
              <w:jc w:val="center"/>
              <w:rPr>
                <w:rFonts w:hint="eastAsia" w:ascii="宋体" w:hAnsi="宋体" w:eastAsia="宋体"/>
                <w:szCs w:val="21"/>
              </w:rPr>
            </w:pPr>
            <w:r>
              <w:rPr>
                <w:rFonts w:ascii="宋体" w:hAnsi="宋体" w:eastAsia="宋体"/>
                <w:szCs w:val="21"/>
              </w:rPr>
              <w:t>getUserName()</w:t>
            </w:r>
          </w:p>
        </w:tc>
        <w:tc>
          <w:tcPr>
            <w:tcW w:w="940" w:type="dxa"/>
          </w:tcPr>
          <w:p w14:paraId="2F27851A">
            <w:pPr>
              <w:spacing w:line="360" w:lineRule="auto"/>
              <w:jc w:val="center"/>
              <w:rPr>
                <w:rFonts w:hint="eastAsia" w:ascii="宋体" w:hAnsi="宋体" w:eastAsia="宋体"/>
                <w:szCs w:val="21"/>
              </w:rPr>
            </w:pPr>
            <w:r>
              <w:rPr>
                <w:rFonts w:ascii="宋体" w:hAnsi="宋体" w:eastAsia="宋体"/>
                <w:szCs w:val="21"/>
              </w:rPr>
              <w:t>string</w:t>
            </w:r>
          </w:p>
        </w:tc>
      </w:tr>
      <w:tr w14:paraId="56659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5A7D752A">
            <w:pPr>
              <w:spacing w:line="360" w:lineRule="auto"/>
              <w:jc w:val="center"/>
              <w:rPr>
                <w:rFonts w:hint="eastAsia" w:ascii="宋体" w:hAnsi="宋体" w:eastAsia="宋体"/>
                <w:szCs w:val="21"/>
              </w:rPr>
            </w:pPr>
            <w:r>
              <w:rPr>
                <w:rFonts w:ascii="宋体" w:hAnsi="宋体" w:eastAsia="宋体"/>
                <w:szCs w:val="21"/>
              </w:rPr>
              <w:t>设置用户</w:t>
            </w:r>
            <w:r>
              <w:rPr>
                <w:rFonts w:hint="eastAsia" w:ascii="宋体" w:hAnsi="宋体" w:eastAsia="宋体"/>
                <w:szCs w:val="21"/>
              </w:rPr>
              <w:t>名</w:t>
            </w:r>
          </w:p>
        </w:tc>
        <w:tc>
          <w:tcPr>
            <w:tcW w:w="3000" w:type="dxa"/>
          </w:tcPr>
          <w:p w14:paraId="1A04B7B5">
            <w:pPr>
              <w:spacing w:line="360" w:lineRule="auto"/>
              <w:jc w:val="center"/>
              <w:rPr>
                <w:rFonts w:hint="eastAsia" w:ascii="宋体" w:hAnsi="宋体" w:eastAsia="宋体"/>
                <w:szCs w:val="21"/>
              </w:rPr>
            </w:pPr>
            <w:r>
              <w:rPr>
                <w:rFonts w:ascii="宋体" w:hAnsi="宋体" w:eastAsia="宋体"/>
                <w:szCs w:val="21"/>
              </w:rPr>
              <w:t>setUserName()</w:t>
            </w:r>
          </w:p>
        </w:tc>
        <w:tc>
          <w:tcPr>
            <w:tcW w:w="940" w:type="dxa"/>
          </w:tcPr>
          <w:p w14:paraId="4208605D">
            <w:pPr>
              <w:spacing w:line="360" w:lineRule="auto"/>
              <w:jc w:val="center"/>
              <w:rPr>
                <w:rFonts w:hint="eastAsia" w:ascii="宋体" w:hAnsi="宋体" w:eastAsia="宋体"/>
                <w:szCs w:val="21"/>
              </w:rPr>
            </w:pPr>
            <w:r>
              <w:rPr>
                <w:rFonts w:ascii="宋体" w:hAnsi="宋体" w:eastAsia="宋体"/>
                <w:szCs w:val="21"/>
              </w:rPr>
              <w:t>bool</w:t>
            </w:r>
          </w:p>
        </w:tc>
      </w:tr>
      <w:tr w14:paraId="3044F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13B0A1BE">
            <w:pPr>
              <w:spacing w:line="360" w:lineRule="auto"/>
              <w:jc w:val="center"/>
              <w:rPr>
                <w:rFonts w:hint="eastAsia" w:ascii="宋体" w:hAnsi="宋体" w:eastAsia="宋体"/>
                <w:szCs w:val="21"/>
              </w:rPr>
            </w:pPr>
            <w:r>
              <w:rPr>
                <w:rFonts w:hint="eastAsia" w:ascii="宋体" w:hAnsi="宋体" w:eastAsia="宋体"/>
                <w:szCs w:val="21"/>
              </w:rPr>
              <w:t>返回用户电话</w:t>
            </w:r>
          </w:p>
        </w:tc>
        <w:tc>
          <w:tcPr>
            <w:tcW w:w="3000" w:type="dxa"/>
          </w:tcPr>
          <w:p w14:paraId="7A39ABD2">
            <w:pPr>
              <w:spacing w:line="360" w:lineRule="auto"/>
              <w:jc w:val="center"/>
              <w:rPr>
                <w:rFonts w:hint="eastAsia" w:ascii="宋体" w:hAnsi="宋体" w:eastAsia="宋体"/>
                <w:szCs w:val="21"/>
              </w:rPr>
            </w:pPr>
            <w:r>
              <w:rPr>
                <w:rFonts w:hint="eastAsia" w:ascii="宋体" w:hAnsi="宋体" w:eastAsia="宋体"/>
                <w:szCs w:val="21"/>
              </w:rPr>
              <w:t>getUserPhone</w:t>
            </w:r>
            <w:r>
              <w:rPr>
                <w:rFonts w:ascii="宋体" w:hAnsi="宋体" w:eastAsia="宋体"/>
                <w:szCs w:val="21"/>
              </w:rPr>
              <w:t>()</w:t>
            </w:r>
          </w:p>
        </w:tc>
        <w:tc>
          <w:tcPr>
            <w:tcW w:w="940" w:type="dxa"/>
          </w:tcPr>
          <w:p w14:paraId="1181812A">
            <w:pPr>
              <w:spacing w:line="360" w:lineRule="auto"/>
              <w:jc w:val="center"/>
              <w:rPr>
                <w:rFonts w:hint="eastAsia" w:ascii="宋体" w:hAnsi="宋体" w:eastAsia="宋体"/>
                <w:szCs w:val="21"/>
              </w:rPr>
            </w:pPr>
            <w:r>
              <w:rPr>
                <w:rFonts w:hint="eastAsia" w:ascii="宋体" w:hAnsi="宋体" w:eastAsia="宋体"/>
                <w:szCs w:val="21"/>
              </w:rPr>
              <w:t>string</w:t>
            </w:r>
          </w:p>
        </w:tc>
      </w:tr>
      <w:tr w14:paraId="72D0B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607A2141">
            <w:pPr>
              <w:spacing w:line="360" w:lineRule="auto"/>
              <w:jc w:val="center"/>
              <w:rPr>
                <w:rFonts w:hint="eastAsia" w:ascii="宋体" w:hAnsi="宋体" w:eastAsia="宋体"/>
                <w:szCs w:val="21"/>
              </w:rPr>
            </w:pPr>
            <w:r>
              <w:rPr>
                <w:rFonts w:hint="eastAsia" w:ascii="宋体" w:hAnsi="宋体" w:eastAsia="宋体"/>
                <w:szCs w:val="21"/>
              </w:rPr>
              <w:t>设置用户电话</w:t>
            </w:r>
          </w:p>
        </w:tc>
        <w:tc>
          <w:tcPr>
            <w:tcW w:w="3000" w:type="dxa"/>
          </w:tcPr>
          <w:p w14:paraId="485AAE87">
            <w:pPr>
              <w:spacing w:line="360" w:lineRule="auto"/>
              <w:jc w:val="center"/>
              <w:rPr>
                <w:rFonts w:hint="eastAsia" w:ascii="宋体" w:hAnsi="宋体" w:eastAsia="宋体"/>
                <w:szCs w:val="21"/>
              </w:rPr>
            </w:pPr>
            <w:r>
              <w:rPr>
                <w:rFonts w:hint="eastAsia" w:ascii="宋体" w:hAnsi="宋体" w:eastAsia="宋体"/>
                <w:szCs w:val="21"/>
              </w:rPr>
              <w:t>setUserPhone ()</w:t>
            </w:r>
          </w:p>
        </w:tc>
        <w:tc>
          <w:tcPr>
            <w:tcW w:w="940" w:type="dxa"/>
          </w:tcPr>
          <w:p w14:paraId="59E64ACE">
            <w:pPr>
              <w:spacing w:line="360" w:lineRule="auto"/>
              <w:jc w:val="center"/>
              <w:rPr>
                <w:rFonts w:hint="eastAsia" w:ascii="宋体" w:hAnsi="宋体" w:eastAsia="宋体"/>
                <w:szCs w:val="21"/>
              </w:rPr>
            </w:pPr>
            <w:r>
              <w:rPr>
                <w:rFonts w:ascii="宋体" w:hAnsi="宋体" w:eastAsia="宋体"/>
                <w:szCs w:val="21"/>
              </w:rPr>
              <w:t>b</w:t>
            </w:r>
            <w:r>
              <w:rPr>
                <w:rFonts w:hint="eastAsia" w:ascii="宋体" w:hAnsi="宋体" w:eastAsia="宋体"/>
                <w:szCs w:val="21"/>
              </w:rPr>
              <w:t>ool</w:t>
            </w:r>
          </w:p>
        </w:tc>
      </w:tr>
      <w:tr w14:paraId="35C2F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4B45C86E">
            <w:pPr>
              <w:spacing w:line="360" w:lineRule="auto"/>
              <w:jc w:val="center"/>
              <w:rPr>
                <w:rFonts w:hint="eastAsia" w:ascii="宋体" w:hAnsi="宋体" w:eastAsia="宋体"/>
                <w:szCs w:val="21"/>
              </w:rPr>
            </w:pPr>
            <w:r>
              <w:rPr>
                <w:rFonts w:hint="eastAsia" w:ascii="宋体" w:hAnsi="宋体" w:eastAsia="宋体"/>
                <w:szCs w:val="21"/>
              </w:rPr>
              <w:t>返回用户邮箱</w:t>
            </w:r>
          </w:p>
        </w:tc>
        <w:tc>
          <w:tcPr>
            <w:tcW w:w="3000" w:type="dxa"/>
          </w:tcPr>
          <w:p w14:paraId="4F26F1D0">
            <w:pPr>
              <w:spacing w:line="360" w:lineRule="auto"/>
              <w:jc w:val="center"/>
              <w:rPr>
                <w:rFonts w:hint="eastAsia" w:ascii="宋体" w:hAnsi="宋体" w:eastAsia="宋体"/>
                <w:szCs w:val="21"/>
              </w:rPr>
            </w:pPr>
            <w:r>
              <w:rPr>
                <w:rFonts w:hint="eastAsia" w:ascii="宋体" w:hAnsi="宋体" w:eastAsia="宋体"/>
                <w:szCs w:val="21"/>
              </w:rPr>
              <w:t>getUser</w:t>
            </w:r>
            <w:r>
              <w:rPr>
                <w:rFonts w:ascii="宋体" w:hAnsi="宋体" w:eastAsia="宋体"/>
                <w:szCs w:val="21"/>
              </w:rPr>
              <w:t>M</w:t>
            </w:r>
            <w:r>
              <w:rPr>
                <w:rFonts w:hint="eastAsia" w:ascii="宋体" w:hAnsi="宋体" w:eastAsia="宋体"/>
                <w:szCs w:val="21"/>
              </w:rPr>
              <w:t>ailbox</w:t>
            </w:r>
            <w:r>
              <w:rPr>
                <w:rFonts w:ascii="宋体" w:hAnsi="宋体" w:eastAsia="宋体"/>
                <w:szCs w:val="21"/>
              </w:rPr>
              <w:t>()</w:t>
            </w:r>
          </w:p>
        </w:tc>
        <w:tc>
          <w:tcPr>
            <w:tcW w:w="940" w:type="dxa"/>
          </w:tcPr>
          <w:p w14:paraId="241787D7">
            <w:pPr>
              <w:spacing w:line="360" w:lineRule="auto"/>
              <w:jc w:val="center"/>
              <w:rPr>
                <w:rFonts w:hint="eastAsia" w:ascii="宋体" w:hAnsi="宋体" w:eastAsia="宋体"/>
                <w:szCs w:val="21"/>
              </w:rPr>
            </w:pPr>
            <w:r>
              <w:rPr>
                <w:rFonts w:hint="eastAsia" w:ascii="宋体" w:hAnsi="宋体" w:eastAsia="宋体"/>
                <w:szCs w:val="21"/>
              </w:rPr>
              <w:t>string</w:t>
            </w:r>
          </w:p>
        </w:tc>
      </w:tr>
      <w:tr w14:paraId="5F614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147D382A">
            <w:pPr>
              <w:spacing w:line="360" w:lineRule="auto"/>
              <w:jc w:val="center"/>
              <w:rPr>
                <w:rFonts w:hint="eastAsia" w:ascii="宋体" w:hAnsi="宋体" w:eastAsia="宋体"/>
                <w:szCs w:val="21"/>
              </w:rPr>
            </w:pPr>
            <w:r>
              <w:rPr>
                <w:rFonts w:hint="eastAsia" w:ascii="宋体" w:hAnsi="宋体" w:eastAsia="宋体"/>
                <w:szCs w:val="21"/>
              </w:rPr>
              <w:t>设置用户邮箱</w:t>
            </w:r>
          </w:p>
        </w:tc>
        <w:tc>
          <w:tcPr>
            <w:tcW w:w="3000" w:type="dxa"/>
          </w:tcPr>
          <w:p w14:paraId="22E06306">
            <w:pPr>
              <w:spacing w:line="360" w:lineRule="auto"/>
              <w:jc w:val="center"/>
              <w:rPr>
                <w:rFonts w:hint="eastAsia" w:ascii="宋体" w:hAnsi="宋体" w:eastAsia="宋体"/>
                <w:szCs w:val="21"/>
              </w:rPr>
            </w:pPr>
            <w:r>
              <w:rPr>
                <w:rFonts w:hint="eastAsia" w:ascii="宋体" w:hAnsi="宋体" w:eastAsia="宋体"/>
                <w:szCs w:val="21"/>
              </w:rPr>
              <w:t>setUser</w:t>
            </w:r>
            <w:r>
              <w:rPr>
                <w:rFonts w:ascii="宋体" w:hAnsi="宋体" w:eastAsia="宋体"/>
                <w:szCs w:val="21"/>
              </w:rPr>
              <w:t>M</w:t>
            </w:r>
            <w:r>
              <w:rPr>
                <w:rFonts w:hint="eastAsia" w:ascii="宋体" w:hAnsi="宋体" w:eastAsia="宋体"/>
                <w:szCs w:val="21"/>
              </w:rPr>
              <w:t>ailbox()</w:t>
            </w:r>
          </w:p>
        </w:tc>
        <w:tc>
          <w:tcPr>
            <w:tcW w:w="940" w:type="dxa"/>
          </w:tcPr>
          <w:p w14:paraId="1543A6C3">
            <w:pPr>
              <w:spacing w:line="360" w:lineRule="auto"/>
              <w:jc w:val="center"/>
              <w:rPr>
                <w:rFonts w:hint="eastAsia" w:ascii="宋体" w:hAnsi="宋体" w:eastAsia="宋体"/>
                <w:szCs w:val="21"/>
              </w:rPr>
            </w:pPr>
            <w:r>
              <w:rPr>
                <w:rFonts w:hint="eastAsia" w:ascii="宋体" w:hAnsi="宋体" w:eastAsia="宋体"/>
                <w:szCs w:val="21"/>
              </w:rPr>
              <w:t>bool</w:t>
            </w:r>
          </w:p>
        </w:tc>
      </w:tr>
      <w:tr w14:paraId="132B5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32292E87">
            <w:pPr>
              <w:spacing w:line="360" w:lineRule="auto"/>
              <w:jc w:val="center"/>
              <w:rPr>
                <w:rFonts w:hint="eastAsia" w:ascii="宋体" w:hAnsi="宋体" w:eastAsia="宋体"/>
                <w:szCs w:val="21"/>
              </w:rPr>
            </w:pPr>
            <w:r>
              <w:rPr>
                <w:rFonts w:ascii="宋体" w:hAnsi="宋体" w:eastAsia="宋体"/>
                <w:szCs w:val="21"/>
              </w:rPr>
              <w:t>返回用户密码</w:t>
            </w:r>
          </w:p>
        </w:tc>
        <w:tc>
          <w:tcPr>
            <w:tcW w:w="3000" w:type="dxa"/>
          </w:tcPr>
          <w:p w14:paraId="70EABAB2">
            <w:pPr>
              <w:spacing w:line="360" w:lineRule="auto"/>
              <w:jc w:val="center"/>
              <w:rPr>
                <w:rFonts w:hint="eastAsia" w:ascii="宋体" w:hAnsi="宋体" w:eastAsia="宋体"/>
                <w:szCs w:val="21"/>
              </w:rPr>
            </w:pPr>
            <w:r>
              <w:rPr>
                <w:rFonts w:ascii="宋体" w:hAnsi="宋体" w:eastAsia="宋体"/>
                <w:szCs w:val="21"/>
              </w:rPr>
              <w:t>getUserPassword()</w:t>
            </w:r>
          </w:p>
        </w:tc>
        <w:tc>
          <w:tcPr>
            <w:tcW w:w="940" w:type="dxa"/>
          </w:tcPr>
          <w:p w14:paraId="78092DB4">
            <w:pPr>
              <w:spacing w:line="360" w:lineRule="auto"/>
              <w:jc w:val="center"/>
              <w:rPr>
                <w:rFonts w:hint="eastAsia" w:ascii="宋体" w:hAnsi="宋体" w:eastAsia="宋体"/>
                <w:szCs w:val="21"/>
              </w:rPr>
            </w:pPr>
            <w:r>
              <w:rPr>
                <w:rFonts w:ascii="宋体" w:hAnsi="宋体" w:eastAsia="宋体"/>
                <w:szCs w:val="21"/>
              </w:rPr>
              <w:t>String</w:t>
            </w:r>
          </w:p>
        </w:tc>
      </w:tr>
      <w:tr w14:paraId="2E0E6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012BD609">
            <w:pPr>
              <w:spacing w:line="360" w:lineRule="auto"/>
              <w:jc w:val="center"/>
              <w:rPr>
                <w:rFonts w:hint="eastAsia" w:ascii="宋体" w:hAnsi="宋体" w:eastAsia="宋体"/>
                <w:szCs w:val="21"/>
              </w:rPr>
            </w:pPr>
            <w:r>
              <w:rPr>
                <w:rFonts w:ascii="宋体" w:hAnsi="宋体" w:eastAsia="宋体"/>
                <w:szCs w:val="21"/>
              </w:rPr>
              <w:t>设置用户密码</w:t>
            </w:r>
          </w:p>
        </w:tc>
        <w:tc>
          <w:tcPr>
            <w:tcW w:w="3000" w:type="dxa"/>
          </w:tcPr>
          <w:p w14:paraId="09BEDB29">
            <w:pPr>
              <w:spacing w:line="360" w:lineRule="auto"/>
              <w:jc w:val="center"/>
              <w:rPr>
                <w:rFonts w:hint="eastAsia" w:ascii="宋体" w:hAnsi="宋体" w:eastAsia="宋体"/>
                <w:szCs w:val="21"/>
              </w:rPr>
            </w:pPr>
            <w:r>
              <w:rPr>
                <w:rFonts w:ascii="宋体" w:hAnsi="宋体" w:eastAsia="宋体"/>
                <w:szCs w:val="21"/>
              </w:rPr>
              <w:t>setUserPassword()</w:t>
            </w:r>
          </w:p>
        </w:tc>
        <w:tc>
          <w:tcPr>
            <w:tcW w:w="940" w:type="dxa"/>
          </w:tcPr>
          <w:p w14:paraId="79EA56BC">
            <w:pPr>
              <w:spacing w:line="360" w:lineRule="auto"/>
              <w:jc w:val="center"/>
              <w:rPr>
                <w:rFonts w:hint="eastAsia" w:ascii="宋体" w:hAnsi="宋体" w:eastAsia="宋体"/>
                <w:szCs w:val="21"/>
              </w:rPr>
            </w:pPr>
            <w:r>
              <w:rPr>
                <w:rFonts w:ascii="宋体" w:hAnsi="宋体" w:eastAsia="宋体"/>
                <w:szCs w:val="21"/>
              </w:rPr>
              <w:t>bool</w:t>
            </w:r>
          </w:p>
        </w:tc>
      </w:tr>
      <w:tr w14:paraId="33487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78BB41EB">
            <w:pPr>
              <w:spacing w:line="360" w:lineRule="auto"/>
              <w:jc w:val="center"/>
              <w:rPr>
                <w:rFonts w:hint="eastAsia" w:ascii="宋体" w:hAnsi="宋体" w:eastAsia="宋体"/>
                <w:szCs w:val="21"/>
              </w:rPr>
            </w:pPr>
            <w:r>
              <w:rPr>
                <w:rFonts w:hint="eastAsia" w:ascii="宋体" w:hAnsi="宋体" w:eastAsia="宋体"/>
                <w:szCs w:val="21"/>
              </w:rPr>
              <w:t>返回用户真实姓名</w:t>
            </w:r>
          </w:p>
        </w:tc>
        <w:tc>
          <w:tcPr>
            <w:tcW w:w="3000" w:type="dxa"/>
          </w:tcPr>
          <w:p w14:paraId="42DCD998">
            <w:pPr>
              <w:spacing w:line="360" w:lineRule="auto"/>
              <w:jc w:val="center"/>
              <w:rPr>
                <w:rFonts w:hint="eastAsia" w:ascii="宋体" w:hAnsi="宋体" w:eastAsia="宋体"/>
                <w:szCs w:val="21"/>
              </w:rPr>
            </w:pPr>
            <w:r>
              <w:rPr>
                <w:rFonts w:hint="eastAsia" w:ascii="宋体" w:hAnsi="宋体" w:eastAsia="宋体"/>
                <w:szCs w:val="21"/>
              </w:rPr>
              <w:t>getRea</w:t>
            </w:r>
            <w:r>
              <w:rPr>
                <w:rFonts w:ascii="宋体" w:hAnsi="宋体" w:eastAsia="宋体"/>
                <w:szCs w:val="21"/>
              </w:rPr>
              <w:t>lName()</w:t>
            </w:r>
          </w:p>
        </w:tc>
        <w:tc>
          <w:tcPr>
            <w:tcW w:w="940" w:type="dxa"/>
          </w:tcPr>
          <w:p w14:paraId="2D947490">
            <w:pPr>
              <w:spacing w:line="360" w:lineRule="auto"/>
              <w:jc w:val="center"/>
              <w:rPr>
                <w:rFonts w:hint="eastAsia" w:ascii="宋体" w:hAnsi="宋体" w:eastAsia="宋体"/>
                <w:szCs w:val="21"/>
              </w:rPr>
            </w:pPr>
            <w:r>
              <w:rPr>
                <w:rFonts w:ascii="宋体" w:hAnsi="宋体" w:eastAsia="宋体"/>
                <w:szCs w:val="21"/>
              </w:rPr>
              <w:t>s</w:t>
            </w:r>
            <w:r>
              <w:rPr>
                <w:rFonts w:hint="eastAsia" w:ascii="宋体" w:hAnsi="宋体" w:eastAsia="宋体"/>
                <w:szCs w:val="21"/>
              </w:rPr>
              <w:t>tring</w:t>
            </w:r>
          </w:p>
        </w:tc>
      </w:tr>
      <w:tr w14:paraId="7BB50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7D3F0BD6">
            <w:pPr>
              <w:spacing w:line="360" w:lineRule="auto"/>
              <w:jc w:val="center"/>
              <w:rPr>
                <w:rFonts w:hint="eastAsia" w:ascii="宋体" w:hAnsi="宋体" w:eastAsia="宋体"/>
                <w:szCs w:val="21"/>
              </w:rPr>
            </w:pPr>
            <w:r>
              <w:rPr>
                <w:rFonts w:hint="eastAsia" w:ascii="宋体" w:hAnsi="宋体" w:eastAsia="宋体"/>
                <w:szCs w:val="21"/>
              </w:rPr>
              <w:t>设置用户真实姓名</w:t>
            </w:r>
          </w:p>
        </w:tc>
        <w:tc>
          <w:tcPr>
            <w:tcW w:w="3000" w:type="dxa"/>
          </w:tcPr>
          <w:p w14:paraId="76B5FDD6">
            <w:pPr>
              <w:spacing w:line="360" w:lineRule="auto"/>
              <w:jc w:val="center"/>
              <w:rPr>
                <w:rFonts w:hint="eastAsia" w:ascii="宋体" w:hAnsi="宋体" w:eastAsia="宋体"/>
                <w:szCs w:val="21"/>
              </w:rPr>
            </w:pPr>
            <w:r>
              <w:rPr>
                <w:rFonts w:ascii="宋体" w:hAnsi="宋体" w:eastAsia="宋体"/>
                <w:szCs w:val="21"/>
              </w:rPr>
              <w:t>s</w:t>
            </w:r>
            <w:r>
              <w:rPr>
                <w:rFonts w:hint="eastAsia" w:ascii="宋体" w:hAnsi="宋体" w:eastAsia="宋体"/>
                <w:szCs w:val="21"/>
              </w:rPr>
              <w:t>etRea</w:t>
            </w:r>
            <w:r>
              <w:rPr>
                <w:rFonts w:ascii="宋体" w:hAnsi="宋体" w:eastAsia="宋体"/>
                <w:szCs w:val="21"/>
              </w:rPr>
              <w:t>lName()</w:t>
            </w:r>
          </w:p>
        </w:tc>
        <w:tc>
          <w:tcPr>
            <w:tcW w:w="940" w:type="dxa"/>
          </w:tcPr>
          <w:p w14:paraId="3ED7E690">
            <w:pPr>
              <w:spacing w:line="360" w:lineRule="auto"/>
              <w:jc w:val="center"/>
              <w:rPr>
                <w:rFonts w:hint="eastAsia" w:ascii="宋体" w:hAnsi="宋体" w:eastAsia="宋体"/>
                <w:szCs w:val="21"/>
              </w:rPr>
            </w:pPr>
            <w:r>
              <w:rPr>
                <w:rFonts w:ascii="宋体" w:hAnsi="宋体" w:eastAsia="宋体"/>
                <w:szCs w:val="21"/>
              </w:rPr>
              <w:t>b</w:t>
            </w:r>
            <w:r>
              <w:rPr>
                <w:rFonts w:hint="eastAsia" w:ascii="宋体" w:hAnsi="宋体" w:eastAsia="宋体"/>
                <w:szCs w:val="21"/>
              </w:rPr>
              <w:t>ool</w:t>
            </w:r>
          </w:p>
        </w:tc>
      </w:tr>
      <w:tr w14:paraId="209E7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6B6D9C7D">
            <w:pPr>
              <w:spacing w:line="360" w:lineRule="auto"/>
              <w:jc w:val="center"/>
              <w:rPr>
                <w:rFonts w:hint="eastAsia" w:ascii="宋体" w:hAnsi="宋体" w:eastAsia="宋体"/>
                <w:szCs w:val="21"/>
              </w:rPr>
            </w:pPr>
            <w:r>
              <w:rPr>
                <w:rFonts w:hint="eastAsia" w:ascii="宋体" w:hAnsi="宋体" w:eastAsia="宋体"/>
                <w:szCs w:val="21"/>
              </w:rPr>
              <w:t>返回用户身份证号</w:t>
            </w:r>
          </w:p>
        </w:tc>
        <w:tc>
          <w:tcPr>
            <w:tcW w:w="3000" w:type="dxa"/>
          </w:tcPr>
          <w:p w14:paraId="67196536">
            <w:pPr>
              <w:spacing w:line="360" w:lineRule="auto"/>
              <w:jc w:val="center"/>
              <w:rPr>
                <w:rFonts w:hint="eastAsia" w:ascii="宋体" w:hAnsi="宋体" w:eastAsia="宋体"/>
                <w:szCs w:val="21"/>
              </w:rPr>
            </w:pPr>
            <w:r>
              <w:rPr>
                <w:rFonts w:hint="eastAsia" w:ascii="宋体" w:hAnsi="宋体" w:eastAsia="宋体"/>
                <w:szCs w:val="21"/>
              </w:rPr>
              <w:t>g</w:t>
            </w:r>
            <w:r>
              <w:rPr>
                <w:rFonts w:ascii="宋体" w:hAnsi="宋体" w:eastAsia="宋体"/>
                <w:szCs w:val="21"/>
              </w:rPr>
              <w:t>et</w:t>
            </w:r>
            <w:r>
              <w:rPr>
                <w:rFonts w:hint="eastAsia" w:ascii="宋体" w:hAnsi="宋体" w:eastAsia="宋体"/>
                <w:szCs w:val="21"/>
              </w:rPr>
              <w:t>ID</w:t>
            </w:r>
            <w:r>
              <w:rPr>
                <w:rFonts w:ascii="宋体" w:hAnsi="宋体" w:eastAsia="宋体"/>
                <w:szCs w:val="21"/>
              </w:rPr>
              <w:t>Number()</w:t>
            </w:r>
          </w:p>
        </w:tc>
        <w:tc>
          <w:tcPr>
            <w:tcW w:w="940" w:type="dxa"/>
          </w:tcPr>
          <w:p w14:paraId="544CC7EB">
            <w:pPr>
              <w:spacing w:line="360" w:lineRule="auto"/>
              <w:jc w:val="center"/>
              <w:rPr>
                <w:rFonts w:hint="eastAsia" w:ascii="宋体" w:hAnsi="宋体" w:eastAsia="宋体"/>
                <w:szCs w:val="21"/>
              </w:rPr>
            </w:pPr>
            <w:r>
              <w:rPr>
                <w:rFonts w:ascii="宋体" w:hAnsi="宋体" w:eastAsia="宋体"/>
                <w:szCs w:val="21"/>
              </w:rPr>
              <w:t>s</w:t>
            </w:r>
            <w:r>
              <w:rPr>
                <w:rFonts w:hint="eastAsia" w:ascii="宋体" w:hAnsi="宋体" w:eastAsia="宋体"/>
                <w:szCs w:val="21"/>
              </w:rPr>
              <w:t>tring</w:t>
            </w:r>
          </w:p>
        </w:tc>
      </w:tr>
      <w:tr w14:paraId="37DCF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79C24D11">
            <w:pPr>
              <w:spacing w:line="360" w:lineRule="auto"/>
              <w:jc w:val="center"/>
              <w:rPr>
                <w:rFonts w:hint="eastAsia" w:ascii="宋体" w:hAnsi="宋体" w:eastAsia="宋体"/>
                <w:szCs w:val="21"/>
              </w:rPr>
            </w:pPr>
            <w:r>
              <w:rPr>
                <w:rFonts w:hint="eastAsia" w:ascii="宋体" w:hAnsi="宋体" w:eastAsia="宋体"/>
                <w:szCs w:val="21"/>
              </w:rPr>
              <w:t>设置用户身份证号</w:t>
            </w:r>
          </w:p>
        </w:tc>
        <w:tc>
          <w:tcPr>
            <w:tcW w:w="3000" w:type="dxa"/>
          </w:tcPr>
          <w:p w14:paraId="2E137545">
            <w:pPr>
              <w:spacing w:line="360" w:lineRule="auto"/>
              <w:jc w:val="center"/>
              <w:rPr>
                <w:rFonts w:hint="eastAsia" w:ascii="宋体" w:hAnsi="宋体" w:eastAsia="宋体"/>
                <w:szCs w:val="21"/>
              </w:rPr>
            </w:pPr>
            <w:r>
              <w:rPr>
                <w:rFonts w:ascii="宋体" w:hAnsi="宋体" w:eastAsia="宋体"/>
                <w:szCs w:val="21"/>
              </w:rPr>
              <w:t>set</w:t>
            </w:r>
            <w:r>
              <w:rPr>
                <w:rFonts w:hint="eastAsia" w:ascii="宋体" w:hAnsi="宋体" w:eastAsia="宋体"/>
                <w:szCs w:val="21"/>
              </w:rPr>
              <w:t>ID</w:t>
            </w:r>
            <w:r>
              <w:rPr>
                <w:rFonts w:ascii="宋体" w:hAnsi="宋体" w:eastAsia="宋体"/>
                <w:szCs w:val="21"/>
              </w:rPr>
              <w:t>Number()</w:t>
            </w:r>
          </w:p>
        </w:tc>
        <w:tc>
          <w:tcPr>
            <w:tcW w:w="940" w:type="dxa"/>
          </w:tcPr>
          <w:p w14:paraId="3B86A7B7">
            <w:pPr>
              <w:spacing w:line="360" w:lineRule="auto"/>
              <w:jc w:val="center"/>
              <w:rPr>
                <w:rFonts w:hint="eastAsia" w:ascii="宋体" w:hAnsi="宋体" w:eastAsia="宋体"/>
                <w:szCs w:val="21"/>
              </w:rPr>
            </w:pPr>
            <w:r>
              <w:rPr>
                <w:rFonts w:ascii="宋体" w:hAnsi="宋体" w:eastAsia="宋体"/>
                <w:szCs w:val="21"/>
              </w:rPr>
              <w:t>b</w:t>
            </w:r>
            <w:r>
              <w:rPr>
                <w:rFonts w:hint="eastAsia" w:ascii="宋体" w:hAnsi="宋体" w:eastAsia="宋体"/>
                <w:szCs w:val="21"/>
              </w:rPr>
              <w:t>ool</w:t>
            </w:r>
          </w:p>
        </w:tc>
      </w:tr>
      <w:tr w14:paraId="41117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329E42E7">
            <w:pPr>
              <w:spacing w:line="360" w:lineRule="auto"/>
              <w:jc w:val="center"/>
              <w:rPr>
                <w:rFonts w:hint="eastAsia" w:ascii="宋体" w:hAnsi="宋体" w:eastAsia="宋体"/>
                <w:szCs w:val="21"/>
              </w:rPr>
            </w:pPr>
            <w:r>
              <w:rPr>
                <w:rFonts w:hint="eastAsia" w:ascii="宋体" w:hAnsi="宋体" w:eastAsia="宋体"/>
                <w:szCs w:val="21"/>
              </w:rPr>
              <w:t>返回用户性别</w:t>
            </w:r>
          </w:p>
        </w:tc>
        <w:tc>
          <w:tcPr>
            <w:tcW w:w="3000" w:type="dxa"/>
          </w:tcPr>
          <w:p w14:paraId="7C79598D">
            <w:pPr>
              <w:spacing w:line="360" w:lineRule="auto"/>
              <w:jc w:val="center"/>
              <w:rPr>
                <w:rFonts w:hint="eastAsia" w:ascii="宋体" w:hAnsi="宋体" w:eastAsia="宋体"/>
                <w:szCs w:val="21"/>
              </w:rPr>
            </w:pPr>
            <w:r>
              <w:rPr>
                <w:rFonts w:ascii="宋体" w:hAnsi="宋体" w:eastAsia="宋体"/>
                <w:szCs w:val="21"/>
              </w:rPr>
              <w:t>get</w:t>
            </w:r>
            <w:r>
              <w:rPr>
                <w:rFonts w:hint="eastAsia" w:ascii="宋体" w:hAnsi="宋体" w:eastAsia="宋体"/>
                <w:szCs w:val="21"/>
              </w:rPr>
              <w:t>G</w:t>
            </w:r>
            <w:r>
              <w:rPr>
                <w:rFonts w:ascii="宋体" w:hAnsi="宋体" w:eastAsia="宋体"/>
                <w:szCs w:val="21"/>
              </w:rPr>
              <w:t>ender()</w:t>
            </w:r>
          </w:p>
        </w:tc>
        <w:tc>
          <w:tcPr>
            <w:tcW w:w="940" w:type="dxa"/>
          </w:tcPr>
          <w:p w14:paraId="566D7AEB">
            <w:pPr>
              <w:spacing w:line="360" w:lineRule="auto"/>
              <w:jc w:val="center"/>
              <w:rPr>
                <w:rFonts w:hint="eastAsia" w:ascii="宋体" w:hAnsi="宋体" w:eastAsia="宋体"/>
                <w:szCs w:val="21"/>
              </w:rPr>
            </w:pPr>
            <w:r>
              <w:rPr>
                <w:rFonts w:ascii="宋体" w:hAnsi="宋体" w:eastAsia="宋体"/>
                <w:szCs w:val="21"/>
              </w:rPr>
              <w:t>s</w:t>
            </w:r>
            <w:r>
              <w:rPr>
                <w:rFonts w:hint="eastAsia" w:ascii="宋体" w:hAnsi="宋体" w:eastAsia="宋体"/>
                <w:szCs w:val="21"/>
              </w:rPr>
              <w:t>tring</w:t>
            </w:r>
          </w:p>
        </w:tc>
      </w:tr>
      <w:tr w14:paraId="6D592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570BB2C4">
            <w:pPr>
              <w:spacing w:line="360" w:lineRule="auto"/>
              <w:jc w:val="center"/>
              <w:rPr>
                <w:rFonts w:hint="eastAsia" w:ascii="宋体" w:hAnsi="宋体" w:eastAsia="宋体"/>
                <w:szCs w:val="21"/>
              </w:rPr>
            </w:pPr>
            <w:r>
              <w:rPr>
                <w:rFonts w:hint="eastAsia" w:ascii="宋体" w:hAnsi="宋体" w:eastAsia="宋体"/>
                <w:szCs w:val="21"/>
              </w:rPr>
              <w:t>设置用户性别</w:t>
            </w:r>
          </w:p>
        </w:tc>
        <w:tc>
          <w:tcPr>
            <w:tcW w:w="3000" w:type="dxa"/>
          </w:tcPr>
          <w:p w14:paraId="76D5E9C8">
            <w:pPr>
              <w:spacing w:line="360" w:lineRule="auto"/>
              <w:jc w:val="center"/>
              <w:rPr>
                <w:rFonts w:hint="eastAsia" w:ascii="宋体" w:hAnsi="宋体" w:eastAsia="宋体"/>
                <w:szCs w:val="21"/>
              </w:rPr>
            </w:pPr>
            <w:r>
              <w:rPr>
                <w:rFonts w:ascii="宋体" w:hAnsi="宋体" w:eastAsia="宋体"/>
                <w:szCs w:val="21"/>
              </w:rPr>
              <w:t>set</w:t>
            </w:r>
            <w:r>
              <w:rPr>
                <w:rFonts w:hint="eastAsia" w:ascii="宋体" w:hAnsi="宋体" w:eastAsia="宋体"/>
                <w:szCs w:val="21"/>
              </w:rPr>
              <w:t>G</w:t>
            </w:r>
            <w:r>
              <w:rPr>
                <w:rFonts w:ascii="宋体" w:hAnsi="宋体" w:eastAsia="宋体"/>
                <w:szCs w:val="21"/>
              </w:rPr>
              <w:t>ender()</w:t>
            </w:r>
          </w:p>
        </w:tc>
        <w:tc>
          <w:tcPr>
            <w:tcW w:w="940" w:type="dxa"/>
          </w:tcPr>
          <w:p w14:paraId="0776A308">
            <w:pPr>
              <w:spacing w:line="360" w:lineRule="auto"/>
              <w:jc w:val="center"/>
              <w:rPr>
                <w:rFonts w:hint="eastAsia" w:ascii="宋体" w:hAnsi="宋体" w:eastAsia="宋体"/>
                <w:szCs w:val="21"/>
              </w:rPr>
            </w:pPr>
            <w:r>
              <w:rPr>
                <w:rFonts w:ascii="宋体" w:hAnsi="宋体" w:eastAsia="宋体"/>
                <w:szCs w:val="21"/>
              </w:rPr>
              <w:t>b</w:t>
            </w:r>
            <w:r>
              <w:rPr>
                <w:rFonts w:hint="eastAsia" w:ascii="宋体" w:hAnsi="宋体" w:eastAsia="宋体"/>
                <w:szCs w:val="21"/>
              </w:rPr>
              <w:t>ool</w:t>
            </w:r>
          </w:p>
        </w:tc>
      </w:tr>
      <w:tr w14:paraId="69BE8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10A07511">
            <w:pPr>
              <w:spacing w:line="360" w:lineRule="auto"/>
              <w:jc w:val="center"/>
              <w:rPr>
                <w:rFonts w:hint="eastAsia" w:ascii="宋体" w:hAnsi="宋体" w:eastAsia="宋体"/>
                <w:szCs w:val="21"/>
              </w:rPr>
            </w:pPr>
            <w:r>
              <w:rPr>
                <w:rFonts w:hint="eastAsia" w:ascii="宋体" w:hAnsi="宋体" w:eastAsia="宋体"/>
                <w:szCs w:val="21"/>
              </w:rPr>
              <w:t>返回用户生日</w:t>
            </w:r>
          </w:p>
        </w:tc>
        <w:tc>
          <w:tcPr>
            <w:tcW w:w="3000" w:type="dxa"/>
          </w:tcPr>
          <w:p w14:paraId="76B7CF09">
            <w:pPr>
              <w:spacing w:line="360" w:lineRule="auto"/>
              <w:jc w:val="center"/>
              <w:rPr>
                <w:rFonts w:hint="eastAsia" w:ascii="宋体" w:hAnsi="宋体" w:eastAsia="宋体"/>
                <w:szCs w:val="21"/>
              </w:rPr>
            </w:pPr>
            <w:r>
              <w:rPr>
                <w:rFonts w:ascii="宋体" w:hAnsi="宋体" w:eastAsia="宋体"/>
                <w:szCs w:val="21"/>
              </w:rPr>
              <w:t>getBirthday()</w:t>
            </w:r>
          </w:p>
        </w:tc>
        <w:tc>
          <w:tcPr>
            <w:tcW w:w="940" w:type="dxa"/>
          </w:tcPr>
          <w:p w14:paraId="048E7F83">
            <w:pPr>
              <w:spacing w:line="360" w:lineRule="auto"/>
              <w:jc w:val="center"/>
              <w:rPr>
                <w:rFonts w:hint="eastAsia" w:ascii="宋体" w:hAnsi="宋体" w:eastAsia="宋体"/>
                <w:szCs w:val="21"/>
              </w:rPr>
            </w:pPr>
            <w:r>
              <w:rPr>
                <w:rFonts w:ascii="宋体" w:hAnsi="宋体" w:eastAsia="宋体"/>
                <w:szCs w:val="21"/>
              </w:rPr>
              <w:t>s</w:t>
            </w:r>
            <w:r>
              <w:rPr>
                <w:rFonts w:hint="eastAsia" w:ascii="宋体" w:hAnsi="宋体" w:eastAsia="宋体"/>
                <w:szCs w:val="21"/>
              </w:rPr>
              <w:t>tring</w:t>
            </w:r>
          </w:p>
        </w:tc>
      </w:tr>
      <w:tr w14:paraId="17E15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4D2D5D89">
            <w:pPr>
              <w:spacing w:line="360" w:lineRule="auto"/>
              <w:jc w:val="center"/>
              <w:rPr>
                <w:rFonts w:hint="eastAsia" w:ascii="宋体" w:hAnsi="宋体" w:eastAsia="宋体"/>
                <w:szCs w:val="21"/>
              </w:rPr>
            </w:pPr>
            <w:r>
              <w:rPr>
                <w:rFonts w:hint="eastAsia" w:ascii="宋体" w:hAnsi="宋体" w:eastAsia="宋体"/>
                <w:szCs w:val="21"/>
              </w:rPr>
              <w:t>设置用户生日</w:t>
            </w:r>
          </w:p>
        </w:tc>
        <w:tc>
          <w:tcPr>
            <w:tcW w:w="3000" w:type="dxa"/>
          </w:tcPr>
          <w:p w14:paraId="606A22AA">
            <w:pPr>
              <w:spacing w:line="360" w:lineRule="auto"/>
              <w:jc w:val="center"/>
              <w:rPr>
                <w:rFonts w:hint="eastAsia" w:ascii="宋体" w:hAnsi="宋体" w:eastAsia="宋体"/>
                <w:szCs w:val="21"/>
              </w:rPr>
            </w:pPr>
            <w:r>
              <w:rPr>
                <w:rFonts w:ascii="宋体" w:hAnsi="宋体" w:eastAsia="宋体"/>
                <w:szCs w:val="21"/>
              </w:rPr>
              <w:t>setBirthday()</w:t>
            </w:r>
          </w:p>
        </w:tc>
        <w:tc>
          <w:tcPr>
            <w:tcW w:w="940" w:type="dxa"/>
          </w:tcPr>
          <w:p w14:paraId="62C0C20D">
            <w:pPr>
              <w:spacing w:line="360" w:lineRule="auto"/>
              <w:jc w:val="center"/>
              <w:rPr>
                <w:rFonts w:hint="eastAsia" w:ascii="宋体" w:hAnsi="宋体" w:eastAsia="宋体"/>
                <w:szCs w:val="21"/>
              </w:rPr>
            </w:pPr>
            <w:r>
              <w:rPr>
                <w:rFonts w:ascii="宋体" w:hAnsi="宋体" w:eastAsia="宋体"/>
                <w:szCs w:val="21"/>
              </w:rPr>
              <w:t>b</w:t>
            </w:r>
            <w:r>
              <w:rPr>
                <w:rFonts w:hint="eastAsia" w:ascii="宋体" w:hAnsi="宋体" w:eastAsia="宋体"/>
                <w:szCs w:val="21"/>
              </w:rPr>
              <w:t>ool</w:t>
            </w:r>
          </w:p>
        </w:tc>
      </w:tr>
      <w:tr w14:paraId="0BBE5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71" w:author="Love Maths [2]" w:date="2025-11-14T19:34:13Z"/>
        </w:trPr>
        <w:tc>
          <w:tcPr>
            <w:tcW w:w="2504" w:type="dxa"/>
            <w:shd w:val="clear" w:color="auto" w:fill="auto"/>
            <w:vAlign w:val="top"/>
          </w:tcPr>
          <w:p w14:paraId="46475EF2">
            <w:pPr>
              <w:spacing w:line="360" w:lineRule="auto"/>
              <w:jc w:val="center"/>
              <w:rPr>
                <w:ins w:id="172" w:author="Love Maths [2]" w:date="2025-11-14T19:34:13Z"/>
                <w:rFonts w:hint="eastAsia" w:ascii="宋体" w:hAnsi="宋体" w:eastAsia="宋体" w:cstheme="minorBidi"/>
                <w:kern w:val="2"/>
                <w:sz w:val="21"/>
                <w:szCs w:val="21"/>
                <w:lang w:val="en-US" w:eastAsia="zh-CN" w:bidi="ar-SA"/>
              </w:rPr>
            </w:pPr>
            <w:ins w:id="173" w:author="Love Maths [2]" w:date="2025-11-14T19:34:15Z">
              <w:r>
                <w:rPr>
                  <w:rFonts w:hint="eastAsia" w:ascii="宋体" w:hAnsi="宋体" w:eastAsia="宋体"/>
                  <w:szCs w:val="21"/>
                  <w:lang w:val="en-US" w:eastAsia="zh-CN"/>
                </w:rPr>
                <w:t>返回用户类型</w:t>
              </w:r>
            </w:ins>
          </w:p>
        </w:tc>
        <w:tc>
          <w:tcPr>
            <w:tcW w:w="3000" w:type="dxa"/>
            <w:shd w:val="clear" w:color="auto" w:fill="auto"/>
            <w:vAlign w:val="top"/>
          </w:tcPr>
          <w:p w14:paraId="59545007">
            <w:pPr>
              <w:spacing w:line="360" w:lineRule="auto"/>
              <w:jc w:val="center"/>
              <w:rPr>
                <w:ins w:id="174" w:author="Love Maths [2]" w:date="2025-11-14T19:34:13Z"/>
                <w:rFonts w:hint="default" w:ascii="宋体" w:hAnsi="宋体" w:eastAsia="宋体" w:cstheme="minorBidi"/>
                <w:kern w:val="2"/>
                <w:sz w:val="21"/>
                <w:szCs w:val="21"/>
                <w:lang w:val="en-US" w:eastAsia="zh-CN" w:bidi="ar-SA"/>
              </w:rPr>
            </w:pPr>
            <w:ins w:id="175" w:author="Love Maths [2]" w:date="2025-11-14T19:34:15Z">
              <w:r>
                <w:rPr>
                  <w:rFonts w:hint="eastAsia" w:ascii="宋体" w:hAnsi="宋体" w:eastAsia="宋体"/>
                  <w:szCs w:val="21"/>
                  <w:lang w:val="en-US" w:eastAsia="zh-CN"/>
                </w:rPr>
                <w:t>getUserType()</w:t>
              </w:r>
            </w:ins>
          </w:p>
        </w:tc>
        <w:tc>
          <w:tcPr>
            <w:tcW w:w="940" w:type="dxa"/>
            <w:shd w:val="clear" w:color="auto" w:fill="auto"/>
            <w:vAlign w:val="top"/>
          </w:tcPr>
          <w:p w14:paraId="58023201">
            <w:pPr>
              <w:spacing w:line="360" w:lineRule="auto"/>
              <w:jc w:val="center"/>
              <w:rPr>
                <w:ins w:id="176" w:author="Love Maths [2]" w:date="2025-11-14T19:34:13Z"/>
                <w:rFonts w:hint="default" w:ascii="宋体" w:hAnsi="宋体" w:eastAsia="宋体" w:cstheme="minorBidi"/>
                <w:kern w:val="2"/>
                <w:sz w:val="21"/>
                <w:szCs w:val="21"/>
                <w:lang w:val="en-US" w:eastAsia="zh-CN" w:bidi="ar-SA"/>
              </w:rPr>
            </w:pPr>
            <w:ins w:id="177" w:author="Love Maths [2]" w:date="2025-11-14T19:34:15Z">
              <w:r>
                <w:rPr>
                  <w:rFonts w:hint="eastAsia" w:ascii="宋体" w:hAnsi="宋体" w:eastAsia="宋体"/>
                  <w:szCs w:val="21"/>
                  <w:lang w:val="en-US" w:eastAsia="zh-CN"/>
                </w:rPr>
                <w:t>String</w:t>
              </w:r>
            </w:ins>
          </w:p>
        </w:tc>
      </w:tr>
      <w:tr w14:paraId="74201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78" w:author="Love Maths [2]" w:date="2025-11-14T19:34:14Z"/>
        </w:trPr>
        <w:tc>
          <w:tcPr>
            <w:tcW w:w="2504" w:type="dxa"/>
            <w:shd w:val="clear" w:color="auto" w:fill="auto"/>
            <w:vAlign w:val="top"/>
          </w:tcPr>
          <w:p w14:paraId="2B450E68">
            <w:pPr>
              <w:spacing w:line="360" w:lineRule="auto"/>
              <w:jc w:val="center"/>
              <w:rPr>
                <w:ins w:id="179" w:author="Love Maths [2]" w:date="2025-11-14T19:34:14Z"/>
                <w:rFonts w:hint="eastAsia" w:ascii="宋体" w:hAnsi="宋体" w:eastAsia="宋体" w:cstheme="minorBidi"/>
                <w:kern w:val="2"/>
                <w:sz w:val="21"/>
                <w:szCs w:val="21"/>
                <w:lang w:val="en-US" w:eastAsia="zh-CN" w:bidi="ar-SA"/>
              </w:rPr>
            </w:pPr>
            <w:ins w:id="180" w:author="Love Maths [2]" w:date="2025-11-14T19:34:15Z">
              <w:r>
                <w:rPr>
                  <w:rFonts w:hint="eastAsia" w:ascii="宋体" w:hAnsi="宋体" w:eastAsia="宋体"/>
                  <w:szCs w:val="21"/>
                  <w:lang w:val="en-US" w:eastAsia="zh-CN"/>
                </w:rPr>
                <w:t>设置用户类型</w:t>
              </w:r>
            </w:ins>
          </w:p>
        </w:tc>
        <w:tc>
          <w:tcPr>
            <w:tcW w:w="3000" w:type="dxa"/>
            <w:shd w:val="clear" w:color="auto" w:fill="auto"/>
            <w:vAlign w:val="top"/>
          </w:tcPr>
          <w:p w14:paraId="06A98974">
            <w:pPr>
              <w:spacing w:line="360" w:lineRule="auto"/>
              <w:jc w:val="center"/>
              <w:rPr>
                <w:ins w:id="181" w:author="Love Maths [2]" w:date="2025-11-14T19:34:14Z"/>
                <w:rFonts w:hint="default" w:ascii="宋体" w:hAnsi="宋体" w:eastAsia="宋体" w:cstheme="minorBidi"/>
                <w:kern w:val="2"/>
                <w:sz w:val="21"/>
                <w:szCs w:val="21"/>
                <w:lang w:val="en-US" w:eastAsia="zh-CN" w:bidi="ar-SA"/>
              </w:rPr>
            </w:pPr>
            <w:ins w:id="182" w:author="Love Maths [2]" w:date="2025-11-14T19:34:15Z">
              <w:r>
                <w:rPr>
                  <w:rFonts w:hint="eastAsia" w:ascii="宋体" w:hAnsi="宋体" w:eastAsia="宋体"/>
                  <w:szCs w:val="21"/>
                  <w:lang w:val="en-US" w:eastAsia="zh-CN"/>
                </w:rPr>
                <w:t>SetUserType()</w:t>
              </w:r>
            </w:ins>
          </w:p>
        </w:tc>
        <w:tc>
          <w:tcPr>
            <w:tcW w:w="940" w:type="dxa"/>
            <w:shd w:val="clear" w:color="auto" w:fill="auto"/>
            <w:vAlign w:val="top"/>
          </w:tcPr>
          <w:p w14:paraId="61F60397">
            <w:pPr>
              <w:spacing w:line="360" w:lineRule="auto"/>
              <w:jc w:val="center"/>
              <w:rPr>
                <w:ins w:id="183" w:author="Love Maths [2]" w:date="2025-11-14T19:34:14Z"/>
                <w:rFonts w:hint="default" w:ascii="宋体" w:hAnsi="宋体" w:eastAsia="宋体" w:cstheme="minorBidi"/>
                <w:kern w:val="2"/>
                <w:sz w:val="21"/>
                <w:szCs w:val="21"/>
                <w:lang w:val="en-US" w:eastAsia="zh-CN" w:bidi="ar-SA"/>
              </w:rPr>
            </w:pPr>
            <w:ins w:id="184" w:author="Love Maths [2]" w:date="2025-11-14T19:34:15Z">
              <w:r>
                <w:rPr>
                  <w:rFonts w:hint="eastAsia" w:ascii="宋体" w:hAnsi="宋体" w:eastAsia="宋体"/>
                  <w:szCs w:val="21"/>
                  <w:lang w:val="en-US" w:eastAsia="zh-CN"/>
                </w:rPr>
                <w:t>bool</w:t>
              </w:r>
            </w:ins>
          </w:p>
        </w:tc>
      </w:tr>
    </w:tbl>
    <w:p w14:paraId="2C7BBBBF">
      <w:pPr>
        <w:spacing w:line="360" w:lineRule="auto"/>
        <w:jc w:val="center"/>
        <w:rPr>
          <w:rFonts w:hint="eastAsia" w:ascii="宋体" w:hAnsi="宋体" w:eastAsia="宋体"/>
          <w:szCs w:val="21"/>
        </w:rPr>
      </w:pPr>
    </w:p>
    <w:p w14:paraId="110CAEF2">
      <w:pPr>
        <w:spacing w:line="360" w:lineRule="auto"/>
        <w:jc w:val="left"/>
        <w:rPr>
          <w:rFonts w:hint="eastAsia" w:ascii="宋体" w:hAnsi="宋体" w:eastAsia="宋体"/>
          <w:b/>
          <w:bCs/>
          <w:szCs w:val="21"/>
        </w:rPr>
      </w:pPr>
      <w:r>
        <w:rPr>
          <w:rFonts w:hint="eastAsia" w:ascii="宋体" w:hAnsi="宋体" w:eastAsia="宋体"/>
          <w:b/>
          <w:bCs/>
          <w:szCs w:val="21"/>
        </w:rPr>
        <w:t>类名：Group</w:t>
      </w:r>
      <w:r>
        <w:rPr>
          <w:rFonts w:ascii="宋体" w:hAnsi="宋体" w:eastAsia="宋体"/>
          <w:b/>
          <w:bCs/>
          <w:szCs w:val="21"/>
        </w:rPr>
        <w:t>Activity</w:t>
      </w:r>
      <w:r>
        <w:rPr>
          <w:rFonts w:hint="eastAsia" w:ascii="宋体" w:hAnsi="宋体" w:eastAsia="宋体"/>
          <w:b/>
          <w:bCs/>
          <w:szCs w:val="21"/>
        </w:rPr>
        <w:t>（团体项目类）</w:t>
      </w:r>
    </w:p>
    <w:p w14:paraId="2EA04358">
      <w:pPr>
        <w:spacing w:line="360" w:lineRule="auto"/>
        <w:jc w:val="left"/>
        <w:rPr>
          <w:rFonts w:hint="eastAsia" w:ascii="宋体" w:hAnsi="宋体" w:eastAsia="宋体"/>
          <w:b/>
          <w:bCs/>
          <w:szCs w:val="21"/>
        </w:rPr>
      </w:pPr>
      <w:r>
        <w:rPr>
          <w:rFonts w:ascii="宋体" w:hAnsi="宋体" w:eastAsia="宋体"/>
          <w:b/>
          <w:bCs/>
          <w:szCs w:val="21"/>
        </w:rPr>
        <w:t xml:space="preserve">  </w:t>
      </w:r>
      <w:r>
        <w:rPr>
          <w:rFonts w:ascii="宋体" w:hAnsi="宋体" w:eastAsia="宋体"/>
          <w:b/>
          <w:bCs/>
          <w:szCs w:val="21"/>
        </w:rPr>
        <w:tab/>
      </w: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w:t>
      </w:r>
      <w:r>
        <w:rPr>
          <w:rFonts w:hint="eastAsia" w:ascii="宋体" w:hAnsi="宋体" w:eastAsia="宋体"/>
          <w:b/>
          <w:bCs/>
          <w:szCs w:val="21"/>
        </w:rPr>
        <w:t>4</w:t>
      </w:r>
      <w:r>
        <w:rPr>
          <w:rFonts w:ascii="宋体" w:hAnsi="宋体" w:eastAsia="宋体"/>
          <w:b/>
          <w:bCs/>
          <w:szCs w:val="21"/>
        </w:rPr>
        <w:t>所示：</w:t>
      </w:r>
    </w:p>
    <w:p w14:paraId="5544611B">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3.2.4</w:t>
      </w:r>
      <w:r>
        <w:rPr>
          <w:rFonts w:ascii="宋体" w:hAnsi="宋体" w:eastAsia="宋体"/>
          <w:szCs w:val="21"/>
        </w:rPr>
        <w:t xml:space="preserve"> </w:t>
      </w:r>
      <w:r>
        <w:rPr>
          <w:rFonts w:hint="eastAsia" w:ascii="宋体" w:hAnsi="宋体" w:eastAsia="宋体"/>
          <w:szCs w:val="21"/>
        </w:rPr>
        <w:t>Group</w:t>
      </w:r>
      <w:r>
        <w:rPr>
          <w:rFonts w:ascii="宋体" w:hAnsi="宋体" w:eastAsia="宋体"/>
          <w:szCs w:val="21"/>
        </w:rPr>
        <w:t>Activity类操作表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8"/>
        <w:gridCol w:w="2613"/>
        <w:gridCol w:w="1643"/>
      </w:tblGrid>
      <w:tr w14:paraId="43FDF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88" w:type="dxa"/>
          </w:tcPr>
          <w:p w14:paraId="3B4E365B">
            <w:pPr>
              <w:spacing w:line="360" w:lineRule="auto"/>
              <w:jc w:val="center"/>
              <w:rPr>
                <w:rFonts w:hint="eastAsia" w:ascii="宋体" w:hAnsi="宋体" w:eastAsia="宋体"/>
                <w:szCs w:val="21"/>
              </w:rPr>
            </w:pPr>
            <w:r>
              <w:rPr>
                <w:rFonts w:ascii="宋体" w:hAnsi="宋体" w:eastAsia="宋体"/>
                <w:szCs w:val="21"/>
              </w:rPr>
              <w:t>中文名</w:t>
            </w:r>
          </w:p>
        </w:tc>
        <w:tc>
          <w:tcPr>
            <w:tcW w:w="2613" w:type="dxa"/>
          </w:tcPr>
          <w:p w14:paraId="428809F7">
            <w:pPr>
              <w:spacing w:line="360" w:lineRule="auto"/>
              <w:jc w:val="center"/>
              <w:rPr>
                <w:rFonts w:hint="eastAsia" w:ascii="宋体" w:hAnsi="宋体" w:eastAsia="宋体"/>
                <w:szCs w:val="21"/>
              </w:rPr>
            </w:pPr>
            <w:r>
              <w:rPr>
                <w:rFonts w:ascii="宋体" w:hAnsi="宋体" w:eastAsia="宋体"/>
                <w:szCs w:val="21"/>
              </w:rPr>
              <w:t>英文名</w:t>
            </w:r>
          </w:p>
        </w:tc>
        <w:tc>
          <w:tcPr>
            <w:tcW w:w="1643" w:type="dxa"/>
          </w:tcPr>
          <w:p w14:paraId="77F31873">
            <w:pPr>
              <w:spacing w:line="360" w:lineRule="auto"/>
              <w:jc w:val="center"/>
              <w:rPr>
                <w:rFonts w:hint="eastAsia" w:ascii="宋体" w:hAnsi="宋体" w:eastAsia="宋体"/>
                <w:szCs w:val="21"/>
              </w:rPr>
            </w:pPr>
            <w:r>
              <w:rPr>
                <w:rFonts w:ascii="宋体" w:hAnsi="宋体" w:eastAsia="宋体"/>
                <w:szCs w:val="21"/>
              </w:rPr>
              <w:t>数据类型</w:t>
            </w:r>
          </w:p>
        </w:tc>
      </w:tr>
      <w:tr w14:paraId="5D714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020CA459">
            <w:pPr>
              <w:spacing w:line="360" w:lineRule="auto"/>
              <w:jc w:val="center"/>
              <w:rPr>
                <w:rFonts w:hint="eastAsia" w:ascii="宋体" w:hAnsi="宋体" w:eastAsia="宋体"/>
                <w:szCs w:val="21"/>
              </w:rPr>
            </w:pPr>
            <w:r>
              <w:rPr>
                <w:rFonts w:ascii="宋体" w:hAnsi="宋体" w:eastAsia="宋体"/>
                <w:szCs w:val="21"/>
              </w:rPr>
              <w:t>创建项目</w:t>
            </w:r>
          </w:p>
        </w:tc>
        <w:tc>
          <w:tcPr>
            <w:tcW w:w="2613" w:type="dxa"/>
            <w:shd w:val="clear" w:color="auto" w:fill="FFFFFF"/>
            <w:vAlign w:val="center"/>
          </w:tcPr>
          <w:p w14:paraId="3A098CF3">
            <w:pPr>
              <w:spacing w:line="360" w:lineRule="auto"/>
              <w:jc w:val="center"/>
              <w:rPr>
                <w:rFonts w:hint="eastAsia" w:ascii="宋体" w:hAnsi="宋体" w:eastAsia="宋体"/>
                <w:szCs w:val="21"/>
              </w:rPr>
            </w:pPr>
            <w:r>
              <w:rPr>
                <w:rFonts w:ascii="宋体" w:hAnsi="宋体" w:eastAsia="宋体"/>
                <w:szCs w:val="21"/>
              </w:rPr>
              <w:t>createActivity()</w:t>
            </w:r>
          </w:p>
        </w:tc>
        <w:tc>
          <w:tcPr>
            <w:tcW w:w="1643" w:type="dxa"/>
            <w:shd w:val="clear" w:color="auto" w:fill="FFFFFF"/>
            <w:vAlign w:val="center"/>
          </w:tcPr>
          <w:p w14:paraId="1B711CF9">
            <w:pPr>
              <w:spacing w:line="360" w:lineRule="auto"/>
              <w:jc w:val="center"/>
              <w:rPr>
                <w:rFonts w:hint="eastAsia" w:ascii="宋体" w:hAnsi="宋体" w:eastAsia="宋体"/>
                <w:szCs w:val="21"/>
              </w:rPr>
            </w:pPr>
            <w:r>
              <w:rPr>
                <w:rFonts w:ascii="宋体" w:hAnsi="宋体" w:eastAsia="宋体"/>
                <w:szCs w:val="21"/>
              </w:rPr>
              <w:t>bool</w:t>
            </w:r>
          </w:p>
        </w:tc>
      </w:tr>
      <w:tr w14:paraId="5D2C0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5EA40351">
            <w:pPr>
              <w:spacing w:line="360" w:lineRule="auto"/>
              <w:jc w:val="center"/>
              <w:rPr>
                <w:rFonts w:hint="eastAsia" w:ascii="宋体" w:hAnsi="宋体" w:eastAsia="宋体"/>
                <w:szCs w:val="21"/>
              </w:rPr>
            </w:pPr>
            <w:r>
              <w:rPr>
                <w:rFonts w:ascii="宋体" w:hAnsi="宋体" w:eastAsia="宋体"/>
                <w:szCs w:val="21"/>
              </w:rPr>
              <w:t>删除项目</w:t>
            </w:r>
          </w:p>
        </w:tc>
        <w:tc>
          <w:tcPr>
            <w:tcW w:w="2613" w:type="dxa"/>
            <w:shd w:val="clear" w:color="auto" w:fill="FFFFFF"/>
            <w:vAlign w:val="center"/>
          </w:tcPr>
          <w:p w14:paraId="5520201A">
            <w:pPr>
              <w:spacing w:line="360" w:lineRule="auto"/>
              <w:jc w:val="center"/>
              <w:rPr>
                <w:rFonts w:hint="eastAsia" w:ascii="宋体" w:hAnsi="宋体" w:eastAsia="宋体"/>
                <w:szCs w:val="21"/>
              </w:rPr>
            </w:pPr>
            <w:r>
              <w:rPr>
                <w:rFonts w:ascii="宋体" w:hAnsi="宋体" w:eastAsia="宋体"/>
                <w:szCs w:val="21"/>
              </w:rPr>
              <w:t>deleteActivity()</w:t>
            </w:r>
          </w:p>
        </w:tc>
        <w:tc>
          <w:tcPr>
            <w:tcW w:w="1643" w:type="dxa"/>
            <w:shd w:val="clear" w:color="auto" w:fill="FFFFFF"/>
            <w:vAlign w:val="center"/>
          </w:tcPr>
          <w:p w14:paraId="4C7C71F1">
            <w:pPr>
              <w:spacing w:line="360" w:lineRule="auto"/>
              <w:jc w:val="center"/>
              <w:rPr>
                <w:rFonts w:hint="eastAsia" w:ascii="宋体" w:hAnsi="宋体" w:eastAsia="宋体"/>
                <w:szCs w:val="21"/>
              </w:rPr>
            </w:pPr>
            <w:r>
              <w:rPr>
                <w:rFonts w:ascii="宋体" w:hAnsi="宋体" w:eastAsia="宋体"/>
                <w:szCs w:val="21"/>
              </w:rPr>
              <w:t>bool</w:t>
            </w:r>
          </w:p>
        </w:tc>
      </w:tr>
      <w:tr w14:paraId="3A91B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7CC840F6">
            <w:pPr>
              <w:spacing w:line="360" w:lineRule="auto"/>
              <w:jc w:val="center"/>
              <w:rPr>
                <w:rFonts w:hint="eastAsia" w:ascii="宋体" w:hAnsi="宋体" w:eastAsia="宋体"/>
                <w:szCs w:val="21"/>
              </w:rPr>
            </w:pPr>
            <w:r>
              <w:rPr>
                <w:rFonts w:ascii="宋体" w:hAnsi="宋体" w:eastAsia="宋体"/>
                <w:szCs w:val="21"/>
              </w:rPr>
              <w:t>返回项目 ID</w:t>
            </w:r>
          </w:p>
        </w:tc>
        <w:tc>
          <w:tcPr>
            <w:tcW w:w="2613" w:type="dxa"/>
            <w:shd w:val="clear" w:color="auto" w:fill="FFFFFF"/>
            <w:vAlign w:val="center"/>
          </w:tcPr>
          <w:p w14:paraId="29712284">
            <w:pPr>
              <w:spacing w:line="360" w:lineRule="auto"/>
              <w:jc w:val="center"/>
              <w:rPr>
                <w:rFonts w:hint="eastAsia" w:ascii="宋体" w:hAnsi="宋体" w:eastAsia="宋体"/>
                <w:szCs w:val="21"/>
              </w:rPr>
            </w:pPr>
            <w:r>
              <w:rPr>
                <w:rFonts w:ascii="宋体" w:hAnsi="宋体" w:eastAsia="宋体"/>
                <w:szCs w:val="21"/>
              </w:rPr>
              <w:t>getActivityID()</w:t>
            </w:r>
          </w:p>
        </w:tc>
        <w:tc>
          <w:tcPr>
            <w:tcW w:w="1643" w:type="dxa"/>
            <w:shd w:val="clear" w:color="auto" w:fill="FFFFFF"/>
            <w:vAlign w:val="center"/>
          </w:tcPr>
          <w:p w14:paraId="7445F33F">
            <w:pPr>
              <w:spacing w:line="360" w:lineRule="auto"/>
              <w:jc w:val="center"/>
              <w:rPr>
                <w:rFonts w:hint="eastAsia" w:ascii="宋体" w:hAnsi="宋体" w:eastAsia="宋体"/>
                <w:szCs w:val="21"/>
              </w:rPr>
            </w:pPr>
            <w:r>
              <w:rPr>
                <w:rFonts w:ascii="宋体" w:hAnsi="宋体" w:eastAsia="宋体"/>
                <w:szCs w:val="21"/>
              </w:rPr>
              <w:t>string</w:t>
            </w:r>
          </w:p>
        </w:tc>
      </w:tr>
      <w:tr w14:paraId="587F5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03C5F6BB">
            <w:pPr>
              <w:spacing w:line="360" w:lineRule="auto"/>
              <w:jc w:val="center"/>
              <w:rPr>
                <w:rFonts w:hint="eastAsia" w:ascii="宋体" w:hAnsi="宋体" w:eastAsia="宋体"/>
                <w:szCs w:val="21"/>
              </w:rPr>
            </w:pPr>
            <w:r>
              <w:rPr>
                <w:rFonts w:ascii="宋体" w:hAnsi="宋体" w:eastAsia="宋体"/>
                <w:szCs w:val="21"/>
              </w:rPr>
              <w:t>返回项目名称</w:t>
            </w:r>
          </w:p>
        </w:tc>
        <w:tc>
          <w:tcPr>
            <w:tcW w:w="2613" w:type="dxa"/>
            <w:shd w:val="clear" w:color="auto" w:fill="FFFFFF"/>
            <w:vAlign w:val="center"/>
          </w:tcPr>
          <w:p w14:paraId="5C970773">
            <w:pPr>
              <w:spacing w:line="360" w:lineRule="auto"/>
              <w:jc w:val="center"/>
              <w:rPr>
                <w:rFonts w:hint="eastAsia" w:ascii="宋体" w:hAnsi="宋体" w:eastAsia="宋体"/>
                <w:szCs w:val="21"/>
              </w:rPr>
            </w:pPr>
            <w:r>
              <w:rPr>
                <w:rFonts w:ascii="宋体" w:hAnsi="宋体" w:eastAsia="宋体"/>
                <w:szCs w:val="21"/>
              </w:rPr>
              <w:t>getActivityName()</w:t>
            </w:r>
          </w:p>
        </w:tc>
        <w:tc>
          <w:tcPr>
            <w:tcW w:w="1643" w:type="dxa"/>
            <w:shd w:val="clear" w:color="auto" w:fill="FFFFFF"/>
            <w:vAlign w:val="center"/>
          </w:tcPr>
          <w:p w14:paraId="2905A45D">
            <w:pPr>
              <w:spacing w:line="360" w:lineRule="auto"/>
              <w:jc w:val="center"/>
              <w:rPr>
                <w:rFonts w:hint="eastAsia" w:ascii="宋体" w:hAnsi="宋体" w:eastAsia="宋体"/>
                <w:szCs w:val="21"/>
              </w:rPr>
            </w:pPr>
            <w:r>
              <w:rPr>
                <w:rFonts w:ascii="宋体" w:hAnsi="宋体" w:eastAsia="宋体"/>
                <w:szCs w:val="21"/>
              </w:rPr>
              <w:t>string</w:t>
            </w:r>
          </w:p>
        </w:tc>
      </w:tr>
      <w:tr w14:paraId="66E2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2876FD77">
            <w:pPr>
              <w:spacing w:line="360" w:lineRule="auto"/>
              <w:jc w:val="center"/>
              <w:rPr>
                <w:rFonts w:hint="eastAsia" w:ascii="宋体" w:hAnsi="宋体" w:eastAsia="宋体"/>
                <w:szCs w:val="21"/>
              </w:rPr>
            </w:pPr>
            <w:r>
              <w:rPr>
                <w:rFonts w:ascii="宋体" w:hAnsi="宋体" w:eastAsia="宋体"/>
                <w:szCs w:val="21"/>
              </w:rPr>
              <w:t>设置项目名称</w:t>
            </w:r>
          </w:p>
        </w:tc>
        <w:tc>
          <w:tcPr>
            <w:tcW w:w="2613" w:type="dxa"/>
            <w:shd w:val="clear" w:color="auto" w:fill="FFFFFF"/>
            <w:vAlign w:val="center"/>
          </w:tcPr>
          <w:p w14:paraId="77E678D2">
            <w:pPr>
              <w:spacing w:line="360" w:lineRule="auto"/>
              <w:jc w:val="center"/>
              <w:rPr>
                <w:rFonts w:hint="eastAsia" w:ascii="宋体" w:hAnsi="宋体" w:eastAsia="宋体"/>
                <w:szCs w:val="21"/>
              </w:rPr>
            </w:pPr>
            <w:r>
              <w:rPr>
                <w:rFonts w:ascii="宋体" w:hAnsi="宋体" w:eastAsia="宋体"/>
                <w:szCs w:val="21"/>
              </w:rPr>
              <w:t>setActivityName()</w:t>
            </w:r>
          </w:p>
        </w:tc>
        <w:tc>
          <w:tcPr>
            <w:tcW w:w="1643" w:type="dxa"/>
            <w:shd w:val="clear" w:color="auto" w:fill="FFFFFF"/>
            <w:vAlign w:val="center"/>
          </w:tcPr>
          <w:p w14:paraId="5FB61223">
            <w:pPr>
              <w:spacing w:line="360" w:lineRule="auto"/>
              <w:jc w:val="center"/>
              <w:rPr>
                <w:rFonts w:hint="eastAsia" w:ascii="宋体" w:hAnsi="宋体" w:eastAsia="宋体"/>
                <w:szCs w:val="21"/>
              </w:rPr>
            </w:pPr>
            <w:r>
              <w:rPr>
                <w:rFonts w:ascii="宋体" w:hAnsi="宋体" w:eastAsia="宋体"/>
                <w:szCs w:val="21"/>
              </w:rPr>
              <w:t>bool</w:t>
            </w:r>
          </w:p>
        </w:tc>
      </w:tr>
      <w:tr w14:paraId="20145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24067F45">
            <w:pPr>
              <w:spacing w:line="360" w:lineRule="auto"/>
              <w:jc w:val="center"/>
              <w:rPr>
                <w:rFonts w:hint="eastAsia" w:ascii="宋体" w:hAnsi="宋体" w:eastAsia="宋体"/>
                <w:szCs w:val="21"/>
              </w:rPr>
            </w:pPr>
            <w:r>
              <w:rPr>
                <w:rFonts w:ascii="宋体" w:hAnsi="宋体" w:eastAsia="宋体"/>
                <w:szCs w:val="21"/>
              </w:rPr>
              <w:t>修改项目名称</w:t>
            </w:r>
          </w:p>
        </w:tc>
        <w:tc>
          <w:tcPr>
            <w:tcW w:w="2613" w:type="dxa"/>
            <w:shd w:val="clear" w:color="auto" w:fill="FFFFFF"/>
            <w:vAlign w:val="center"/>
          </w:tcPr>
          <w:p w14:paraId="284D4C6A">
            <w:pPr>
              <w:spacing w:line="360" w:lineRule="auto"/>
              <w:jc w:val="center"/>
              <w:rPr>
                <w:rFonts w:hint="eastAsia" w:ascii="宋体" w:hAnsi="宋体" w:eastAsia="宋体"/>
                <w:szCs w:val="21"/>
              </w:rPr>
            </w:pPr>
            <w:r>
              <w:rPr>
                <w:rFonts w:ascii="宋体" w:hAnsi="宋体" w:eastAsia="宋体"/>
                <w:szCs w:val="21"/>
              </w:rPr>
              <w:t>updateActivityName()</w:t>
            </w:r>
          </w:p>
        </w:tc>
        <w:tc>
          <w:tcPr>
            <w:tcW w:w="1643" w:type="dxa"/>
            <w:shd w:val="clear" w:color="auto" w:fill="FFFFFF"/>
            <w:vAlign w:val="center"/>
          </w:tcPr>
          <w:p w14:paraId="387949E3">
            <w:pPr>
              <w:spacing w:line="360" w:lineRule="auto"/>
              <w:jc w:val="center"/>
              <w:rPr>
                <w:rFonts w:hint="eastAsia" w:ascii="宋体" w:hAnsi="宋体" w:eastAsia="宋体"/>
                <w:szCs w:val="21"/>
              </w:rPr>
            </w:pPr>
            <w:r>
              <w:rPr>
                <w:rFonts w:ascii="宋体" w:hAnsi="宋体" w:eastAsia="宋体"/>
                <w:szCs w:val="21"/>
              </w:rPr>
              <w:t>bool</w:t>
            </w:r>
          </w:p>
        </w:tc>
      </w:tr>
      <w:tr w14:paraId="52F9A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47A5CADB">
            <w:pPr>
              <w:spacing w:line="360" w:lineRule="auto"/>
              <w:jc w:val="center"/>
              <w:rPr>
                <w:rFonts w:hint="eastAsia" w:ascii="宋体" w:hAnsi="宋体" w:eastAsia="宋体"/>
                <w:szCs w:val="21"/>
              </w:rPr>
            </w:pPr>
            <w:r>
              <w:rPr>
                <w:rFonts w:ascii="宋体" w:hAnsi="宋体" w:eastAsia="宋体"/>
                <w:szCs w:val="21"/>
              </w:rPr>
              <w:t>返回项目描述</w:t>
            </w:r>
          </w:p>
        </w:tc>
        <w:tc>
          <w:tcPr>
            <w:tcW w:w="2613" w:type="dxa"/>
            <w:shd w:val="clear" w:color="auto" w:fill="FFFFFF"/>
            <w:vAlign w:val="center"/>
          </w:tcPr>
          <w:p w14:paraId="3E640634">
            <w:pPr>
              <w:spacing w:line="360" w:lineRule="auto"/>
              <w:jc w:val="center"/>
              <w:rPr>
                <w:rFonts w:hint="eastAsia" w:ascii="宋体" w:hAnsi="宋体" w:eastAsia="宋体"/>
                <w:szCs w:val="21"/>
              </w:rPr>
            </w:pPr>
            <w:r>
              <w:rPr>
                <w:rFonts w:ascii="宋体" w:hAnsi="宋体" w:eastAsia="宋体"/>
                <w:szCs w:val="21"/>
              </w:rPr>
              <w:t>getDescription()</w:t>
            </w:r>
          </w:p>
        </w:tc>
        <w:tc>
          <w:tcPr>
            <w:tcW w:w="1643" w:type="dxa"/>
            <w:shd w:val="clear" w:color="auto" w:fill="FFFFFF"/>
            <w:vAlign w:val="center"/>
          </w:tcPr>
          <w:p w14:paraId="1E4EE025">
            <w:pPr>
              <w:spacing w:line="360" w:lineRule="auto"/>
              <w:jc w:val="center"/>
              <w:rPr>
                <w:rFonts w:hint="eastAsia" w:ascii="宋体" w:hAnsi="宋体" w:eastAsia="宋体"/>
                <w:szCs w:val="21"/>
              </w:rPr>
            </w:pPr>
            <w:r>
              <w:rPr>
                <w:rFonts w:ascii="宋体" w:hAnsi="宋体" w:eastAsia="宋体"/>
                <w:szCs w:val="21"/>
              </w:rPr>
              <w:t>text</w:t>
            </w:r>
          </w:p>
        </w:tc>
      </w:tr>
      <w:tr w14:paraId="24B1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4F0D1B20">
            <w:pPr>
              <w:spacing w:line="360" w:lineRule="auto"/>
              <w:jc w:val="center"/>
              <w:rPr>
                <w:rFonts w:hint="eastAsia" w:ascii="宋体" w:hAnsi="宋体" w:eastAsia="宋体"/>
                <w:szCs w:val="21"/>
              </w:rPr>
            </w:pPr>
            <w:r>
              <w:rPr>
                <w:rFonts w:ascii="宋体" w:hAnsi="宋体" w:eastAsia="宋体"/>
                <w:szCs w:val="21"/>
              </w:rPr>
              <w:t>设置项目描述</w:t>
            </w:r>
          </w:p>
        </w:tc>
        <w:tc>
          <w:tcPr>
            <w:tcW w:w="2613" w:type="dxa"/>
            <w:shd w:val="clear" w:color="auto" w:fill="FFFFFF"/>
            <w:vAlign w:val="center"/>
          </w:tcPr>
          <w:p w14:paraId="44D6858C">
            <w:pPr>
              <w:spacing w:line="360" w:lineRule="auto"/>
              <w:jc w:val="center"/>
              <w:rPr>
                <w:rFonts w:hint="eastAsia" w:ascii="宋体" w:hAnsi="宋体" w:eastAsia="宋体"/>
                <w:szCs w:val="21"/>
              </w:rPr>
            </w:pPr>
            <w:r>
              <w:rPr>
                <w:rFonts w:ascii="宋体" w:hAnsi="宋体" w:eastAsia="宋体"/>
                <w:szCs w:val="21"/>
              </w:rPr>
              <w:t>setDescription()</w:t>
            </w:r>
          </w:p>
        </w:tc>
        <w:tc>
          <w:tcPr>
            <w:tcW w:w="1643" w:type="dxa"/>
            <w:shd w:val="clear" w:color="auto" w:fill="FFFFFF"/>
            <w:vAlign w:val="center"/>
          </w:tcPr>
          <w:p w14:paraId="74CE2D6A">
            <w:pPr>
              <w:spacing w:line="360" w:lineRule="auto"/>
              <w:jc w:val="center"/>
              <w:rPr>
                <w:rFonts w:hint="eastAsia" w:ascii="宋体" w:hAnsi="宋体" w:eastAsia="宋体"/>
                <w:szCs w:val="21"/>
              </w:rPr>
            </w:pPr>
            <w:r>
              <w:rPr>
                <w:rFonts w:ascii="宋体" w:hAnsi="宋体" w:eastAsia="宋体"/>
                <w:szCs w:val="21"/>
              </w:rPr>
              <w:t>bool</w:t>
            </w:r>
          </w:p>
        </w:tc>
      </w:tr>
      <w:tr w14:paraId="1AFF8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3B66E83B">
            <w:pPr>
              <w:spacing w:line="360" w:lineRule="auto"/>
              <w:jc w:val="center"/>
              <w:rPr>
                <w:rFonts w:hint="eastAsia" w:ascii="宋体" w:hAnsi="宋体" w:eastAsia="宋体"/>
                <w:szCs w:val="21"/>
              </w:rPr>
            </w:pPr>
            <w:r>
              <w:rPr>
                <w:rFonts w:ascii="宋体" w:hAnsi="宋体" w:eastAsia="宋体"/>
                <w:szCs w:val="21"/>
              </w:rPr>
              <w:t>修改项目描述</w:t>
            </w:r>
          </w:p>
        </w:tc>
        <w:tc>
          <w:tcPr>
            <w:tcW w:w="2613" w:type="dxa"/>
            <w:shd w:val="clear" w:color="auto" w:fill="FFFFFF"/>
            <w:vAlign w:val="center"/>
          </w:tcPr>
          <w:p w14:paraId="75E7F4D9">
            <w:pPr>
              <w:spacing w:line="360" w:lineRule="auto"/>
              <w:jc w:val="center"/>
              <w:rPr>
                <w:rFonts w:hint="eastAsia" w:ascii="宋体" w:hAnsi="宋体" w:eastAsia="宋体"/>
                <w:szCs w:val="21"/>
              </w:rPr>
            </w:pPr>
            <w:r>
              <w:rPr>
                <w:rFonts w:ascii="宋体" w:hAnsi="宋体" w:eastAsia="宋体"/>
                <w:szCs w:val="21"/>
              </w:rPr>
              <w:t>updateDescription()</w:t>
            </w:r>
          </w:p>
        </w:tc>
        <w:tc>
          <w:tcPr>
            <w:tcW w:w="1643" w:type="dxa"/>
            <w:shd w:val="clear" w:color="auto" w:fill="FFFFFF"/>
            <w:vAlign w:val="center"/>
          </w:tcPr>
          <w:p w14:paraId="5EA92BBB">
            <w:pPr>
              <w:spacing w:line="360" w:lineRule="auto"/>
              <w:jc w:val="center"/>
              <w:rPr>
                <w:rFonts w:hint="eastAsia" w:ascii="宋体" w:hAnsi="宋体" w:eastAsia="宋体"/>
                <w:szCs w:val="21"/>
              </w:rPr>
            </w:pPr>
            <w:r>
              <w:rPr>
                <w:rFonts w:ascii="宋体" w:hAnsi="宋体" w:eastAsia="宋体"/>
                <w:szCs w:val="21"/>
              </w:rPr>
              <w:t>bool</w:t>
            </w:r>
          </w:p>
        </w:tc>
      </w:tr>
      <w:tr w14:paraId="1C39C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58922DE0">
            <w:pPr>
              <w:spacing w:line="360" w:lineRule="auto"/>
              <w:jc w:val="center"/>
              <w:rPr>
                <w:rFonts w:hint="eastAsia" w:ascii="宋体" w:hAnsi="宋体" w:eastAsia="宋体"/>
                <w:szCs w:val="21"/>
              </w:rPr>
            </w:pPr>
            <w:r>
              <w:rPr>
                <w:rFonts w:ascii="宋体" w:hAnsi="宋体" w:eastAsia="宋体"/>
                <w:szCs w:val="21"/>
              </w:rPr>
              <w:t>返回预算金额</w:t>
            </w:r>
          </w:p>
        </w:tc>
        <w:tc>
          <w:tcPr>
            <w:tcW w:w="2613" w:type="dxa"/>
            <w:shd w:val="clear" w:color="auto" w:fill="FFFFFF"/>
            <w:vAlign w:val="center"/>
          </w:tcPr>
          <w:p w14:paraId="7AF6C1F7">
            <w:pPr>
              <w:spacing w:line="360" w:lineRule="auto"/>
              <w:jc w:val="center"/>
              <w:rPr>
                <w:rFonts w:hint="eastAsia" w:ascii="宋体" w:hAnsi="宋体" w:eastAsia="宋体"/>
                <w:szCs w:val="21"/>
              </w:rPr>
            </w:pPr>
            <w:r>
              <w:rPr>
                <w:rFonts w:ascii="宋体" w:hAnsi="宋体" w:eastAsia="宋体"/>
                <w:szCs w:val="21"/>
              </w:rPr>
              <w:t>getBudget()</w:t>
            </w:r>
          </w:p>
        </w:tc>
        <w:tc>
          <w:tcPr>
            <w:tcW w:w="1643" w:type="dxa"/>
            <w:shd w:val="clear" w:color="auto" w:fill="FFFFFF"/>
            <w:vAlign w:val="center"/>
          </w:tcPr>
          <w:p w14:paraId="677C0788">
            <w:pPr>
              <w:spacing w:line="360" w:lineRule="auto"/>
              <w:jc w:val="center"/>
              <w:rPr>
                <w:rFonts w:hint="eastAsia" w:ascii="宋体" w:hAnsi="宋体" w:eastAsia="宋体"/>
                <w:szCs w:val="21"/>
              </w:rPr>
            </w:pPr>
            <w:r>
              <w:rPr>
                <w:rFonts w:ascii="宋体" w:hAnsi="宋体" w:eastAsia="宋体"/>
                <w:szCs w:val="21"/>
              </w:rPr>
              <w:t>decimal(10,2)</w:t>
            </w:r>
          </w:p>
        </w:tc>
      </w:tr>
      <w:tr w14:paraId="05803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70ADA297">
            <w:pPr>
              <w:spacing w:line="360" w:lineRule="auto"/>
              <w:jc w:val="center"/>
              <w:rPr>
                <w:rFonts w:hint="eastAsia" w:ascii="宋体" w:hAnsi="宋体" w:eastAsia="宋体"/>
                <w:szCs w:val="21"/>
              </w:rPr>
            </w:pPr>
            <w:r>
              <w:rPr>
                <w:rFonts w:ascii="宋体" w:hAnsi="宋体" w:eastAsia="宋体"/>
                <w:szCs w:val="21"/>
              </w:rPr>
              <w:t>设置预算金额</w:t>
            </w:r>
          </w:p>
        </w:tc>
        <w:tc>
          <w:tcPr>
            <w:tcW w:w="2613" w:type="dxa"/>
            <w:shd w:val="clear" w:color="auto" w:fill="FFFFFF"/>
            <w:vAlign w:val="center"/>
          </w:tcPr>
          <w:p w14:paraId="50436388">
            <w:pPr>
              <w:spacing w:line="360" w:lineRule="auto"/>
              <w:jc w:val="center"/>
              <w:rPr>
                <w:rFonts w:hint="eastAsia" w:ascii="宋体" w:hAnsi="宋体" w:eastAsia="宋体"/>
                <w:szCs w:val="21"/>
              </w:rPr>
            </w:pPr>
            <w:r>
              <w:rPr>
                <w:rFonts w:ascii="宋体" w:hAnsi="宋体" w:eastAsia="宋体"/>
                <w:szCs w:val="21"/>
              </w:rPr>
              <w:t>setBudget()</w:t>
            </w:r>
          </w:p>
        </w:tc>
        <w:tc>
          <w:tcPr>
            <w:tcW w:w="1643" w:type="dxa"/>
            <w:shd w:val="clear" w:color="auto" w:fill="FFFFFF"/>
            <w:vAlign w:val="center"/>
          </w:tcPr>
          <w:p w14:paraId="444E28CE">
            <w:pPr>
              <w:spacing w:line="360" w:lineRule="auto"/>
              <w:jc w:val="center"/>
              <w:rPr>
                <w:rFonts w:hint="eastAsia" w:ascii="宋体" w:hAnsi="宋体" w:eastAsia="宋体"/>
                <w:szCs w:val="21"/>
              </w:rPr>
            </w:pPr>
            <w:r>
              <w:rPr>
                <w:rFonts w:ascii="宋体" w:hAnsi="宋体" w:eastAsia="宋体"/>
                <w:szCs w:val="21"/>
              </w:rPr>
              <w:t>bool</w:t>
            </w:r>
          </w:p>
        </w:tc>
      </w:tr>
      <w:tr w14:paraId="0A23C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23AB651E">
            <w:pPr>
              <w:spacing w:line="360" w:lineRule="auto"/>
              <w:jc w:val="center"/>
              <w:rPr>
                <w:rFonts w:hint="eastAsia" w:ascii="宋体" w:hAnsi="宋体" w:eastAsia="宋体"/>
                <w:szCs w:val="21"/>
              </w:rPr>
            </w:pPr>
            <w:r>
              <w:rPr>
                <w:rFonts w:ascii="宋体" w:hAnsi="宋体" w:eastAsia="宋体"/>
                <w:szCs w:val="21"/>
              </w:rPr>
              <w:t>修改预算金额</w:t>
            </w:r>
          </w:p>
        </w:tc>
        <w:tc>
          <w:tcPr>
            <w:tcW w:w="2613" w:type="dxa"/>
            <w:shd w:val="clear" w:color="auto" w:fill="FFFFFF"/>
            <w:vAlign w:val="center"/>
          </w:tcPr>
          <w:p w14:paraId="0152F549">
            <w:pPr>
              <w:spacing w:line="360" w:lineRule="auto"/>
              <w:jc w:val="center"/>
              <w:rPr>
                <w:rFonts w:hint="eastAsia" w:ascii="宋体" w:hAnsi="宋体" w:eastAsia="宋体"/>
                <w:szCs w:val="21"/>
              </w:rPr>
            </w:pPr>
            <w:r>
              <w:rPr>
                <w:rFonts w:ascii="宋体" w:hAnsi="宋体" w:eastAsia="宋体"/>
                <w:szCs w:val="21"/>
              </w:rPr>
              <w:t>updateBudget()</w:t>
            </w:r>
          </w:p>
        </w:tc>
        <w:tc>
          <w:tcPr>
            <w:tcW w:w="1643" w:type="dxa"/>
            <w:shd w:val="clear" w:color="auto" w:fill="FFFFFF"/>
            <w:vAlign w:val="center"/>
          </w:tcPr>
          <w:p w14:paraId="6698ACA3">
            <w:pPr>
              <w:spacing w:line="360" w:lineRule="auto"/>
              <w:jc w:val="center"/>
              <w:rPr>
                <w:rFonts w:hint="eastAsia" w:ascii="宋体" w:hAnsi="宋体" w:eastAsia="宋体"/>
                <w:szCs w:val="21"/>
              </w:rPr>
            </w:pPr>
            <w:r>
              <w:rPr>
                <w:rFonts w:ascii="宋体" w:hAnsi="宋体" w:eastAsia="宋体"/>
                <w:szCs w:val="21"/>
              </w:rPr>
              <w:t>bool</w:t>
            </w:r>
          </w:p>
        </w:tc>
      </w:tr>
      <w:tr w14:paraId="27849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1ACD9867">
            <w:pPr>
              <w:spacing w:line="360" w:lineRule="auto"/>
              <w:jc w:val="center"/>
              <w:rPr>
                <w:rFonts w:hint="eastAsia" w:ascii="宋体" w:hAnsi="宋体" w:eastAsia="宋体"/>
                <w:szCs w:val="21"/>
              </w:rPr>
            </w:pPr>
            <w:r>
              <w:rPr>
                <w:rFonts w:ascii="宋体" w:hAnsi="宋体" w:eastAsia="宋体"/>
                <w:szCs w:val="21"/>
              </w:rPr>
              <w:t>返回实际总金额</w:t>
            </w:r>
          </w:p>
        </w:tc>
        <w:tc>
          <w:tcPr>
            <w:tcW w:w="2613" w:type="dxa"/>
            <w:shd w:val="clear" w:color="auto" w:fill="FFFFFF"/>
            <w:vAlign w:val="center"/>
          </w:tcPr>
          <w:p w14:paraId="5C5C6D79">
            <w:pPr>
              <w:spacing w:line="360" w:lineRule="auto"/>
              <w:jc w:val="center"/>
              <w:rPr>
                <w:rFonts w:hint="eastAsia" w:ascii="宋体" w:hAnsi="宋体" w:eastAsia="宋体"/>
                <w:szCs w:val="21"/>
              </w:rPr>
            </w:pPr>
            <w:r>
              <w:rPr>
                <w:rFonts w:ascii="宋体" w:hAnsi="宋体" w:eastAsia="宋体"/>
                <w:szCs w:val="21"/>
              </w:rPr>
              <w:t>getActualAmount()</w:t>
            </w:r>
          </w:p>
        </w:tc>
        <w:tc>
          <w:tcPr>
            <w:tcW w:w="1643" w:type="dxa"/>
            <w:shd w:val="clear" w:color="auto" w:fill="FFFFFF"/>
            <w:vAlign w:val="center"/>
          </w:tcPr>
          <w:p w14:paraId="60E0B4CA">
            <w:pPr>
              <w:spacing w:line="360" w:lineRule="auto"/>
              <w:jc w:val="center"/>
              <w:rPr>
                <w:rFonts w:hint="eastAsia" w:ascii="宋体" w:hAnsi="宋体" w:eastAsia="宋体"/>
                <w:szCs w:val="21"/>
              </w:rPr>
            </w:pPr>
            <w:r>
              <w:rPr>
                <w:rFonts w:ascii="宋体" w:hAnsi="宋体" w:eastAsia="宋体"/>
                <w:szCs w:val="21"/>
              </w:rPr>
              <w:t>decimal(10,2)</w:t>
            </w:r>
          </w:p>
        </w:tc>
      </w:tr>
      <w:tr w14:paraId="2BC51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23AA9C5C">
            <w:pPr>
              <w:spacing w:line="360" w:lineRule="auto"/>
              <w:jc w:val="center"/>
              <w:rPr>
                <w:rFonts w:hint="eastAsia" w:ascii="宋体" w:hAnsi="宋体" w:eastAsia="宋体"/>
                <w:szCs w:val="21"/>
              </w:rPr>
            </w:pPr>
            <w:r>
              <w:rPr>
                <w:rFonts w:ascii="宋体" w:hAnsi="宋体" w:eastAsia="宋体"/>
                <w:szCs w:val="21"/>
              </w:rPr>
              <w:t>设置实际总金额</w:t>
            </w:r>
          </w:p>
        </w:tc>
        <w:tc>
          <w:tcPr>
            <w:tcW w:w="2613" w:type="dxa"/>
            <w:shd w:val="clear" w:color="auto" w:fill="FFFFFF"/>
            <w:vAlign w:val="center"/>
          </w:tcPr>
          <w:p w14:paraId="633D4A2A">
            <w:pPr>
              <w:spacing w:line="360" w:lineRule="auto"/>
              <w:jc w:val="center"/>
              <w:rPr>
                <w:rFonts w:hint="eastAsia" w:ascii="宋体" w:hAnsi="宋体" w:eastAsia="宋体"/>
                <w:szCs w:val="21"/>
              </w:rPr>
            </w:pPr>
            <w:r>
              <w:rPr>
                <w:rFonts w:ascii="宋体" w:hAnsi="宋体" w:eastAsia="宋体"/>
                <w:szCs w:val="21"/>
              </w:rPr>
              <w:t>setActualAmount()</w:t>
            </w:r>
          </w:p>
        </w:tc>
        <w:tc>
          <w:tcPr>
            <w:tcW w:w="1643" w:type="dxa"/>
            <w:shd w:val="clear" w:color="auto" w:fill="FFFFFF"/>
            <w:vAlign w:val="center"/>
          </w:tcPr>
          <w:p w14:paraId="415317CE">
            <w:pPr>
              <w:spacing w:line="360" w:lineRule="auto"/>
              <w:jc w:val="center"/>
              <w:rPr>
                <w:rFonts w:hint="eastAsia" w:ascii="宋体" w:hAnsi="宋体" w:eastAsia="宋体"/>
                <w:szCs w:val="21"/>
              </w:rPr>
            </w:pPr>
            <w:r>
              <w:rPr>
                <w:rFonts w:ascii="宋体" w:hAnsi="宋体" w:eastAsia="宋体"/>
                <w:szCs w:val="21"/>
              </w:rPr>
              <w:t>bool</w:t>
            </w:r>
          </w:p>
        </w:tc>
      </w:tr>
      <w:tr w14:paraId="0D822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443FD21F">
            <w:pPr>
              <w:spacing w:line="360" w:lineRule="auto"/>
              <w:jc w:val="center"/>
              <w:rPr>
                <w:rFonts w:hint="eastAsia" w:ascii="宋体" w:hAnsi="宋体" w:eastAsia="宋体"/>
                <w:szCs w:val="21"/>
              </w:rPr>
            </w:pPr>
            <w:r>
              <w:rPr>
                <w:rFonts w:ascii="宋体" w:hAnsi="宋体" w:eastAsia="宋体"/>
                <w:szCs w:val="21"/>
              </w:rPr>
              <w:t>修改实际总金额</w:t>
            </w:r>
          </w:p>
        </w:tc>
        <w:tc>
          <w:tcPr>
            <w:tcW w:w="2613" w:type="dxa"/>
            <w:shd w:val="clear" w:color="auto" w:fill="FFFFFF"/>
            <w:vAlign w:val="center"/>
          </w:tcPr>
          <w:p w14:paraId="5F6CC44E">
            <w:pPr>
              <w:spacing w:line="360" w:lineRule="auto"/>
              <w:jc w:val="center"/>
              <w:rPr>
                <w:rFonts w:hint="eastAsia" w:ascii="宋体" w:hAnsi="宋体" w:eastAsia="宋体"/>
                <w:szCs w:val="21"/>
              </w:rPr>
            </w:pPr>
            <w:r>
              <w:rPr>
                <w:rFonts w:ascii="宋体" w:hAnsi="宋体" w:eastAsia="宋体"/>
                <w:szCs w:val="21"/>
              </w:rPr>
              <w:t>updateActualAmount()</w:t>
            </w:r>
          </w:p>
        </w:tc>
        <w:tc>
          <w:tcPr>
            <w:tcW w:w="1643" w:type="dxa"/>
            <w:shd w:val="clear" w:color="auto" w:fill="FFFFFF"/>
            <w:vAlign w:val="center"/>
          </w:tcPr>
          <w:p w14:paraId="6AB3C464">
            <w:pPr>
              <w:spacing w:line="360" w:lineRule="auto"/>
              <w:jc w:val="center"/>
              <w:rPr>
                <w:rFonts w:hint="eastAsia" w:ascii="宋体" w:hAnsi="宋体" w:eastAsia="宋体"/>
                <w:szCs w:val="21"/>
              </w:rPr>
            </w:pPr>
            <w:r>
              <w:rPr>
                <w:rFonts w:ascii="宋体" w:hAnsi="宋体" w:eastAsia="宋体"/>
                <w:szCs w:val="21"/>
              </w:rPr>
              <w:t>bool</w:t>
            </w:r>
          </w:p>
        </w:tc>
      </w:tr>
      <w:tr w14:paraId="4E29C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55C36C21">
            <w:pPr>
              <w:spacing w:line="360" w:lineRule="auto"/>
              <w:jc w:val="center"/>
              <w:rPr>
                <w:rFonts w:hint="eastAsia" w:ascii="宋体" w:hAnsi="宋体" w:eastAsia="宋体"/>
                <w:szCs w:val="21"/>
              </w:rPr>
            </w:pPr>
            <w:r>
              <w:rPr>
                <w:rFonts w:ascii="宋体" w:hAnsi="宋体" w:eastAsia="宋体"/>
                <w:szCs w:val="21"/>
              </w:rPr>
              <w:t>返回创建者 ID</w:t>
            </w:r>
          </w:p>
        </w:tc>
        <w:tc>
          <w:tcPr>
            <w:tcW w:w="2613" w:type="dxa"/>
            <w:shd w:val="clear" w:color="auto" w:fill="FFFFFF"/>
            <w:vAlign w:val="center"/>
          </w:tcPr>
          <w:p w14:paraId="45181B4F">
            <w:pPr>
              <w:spacing w:line="360" w:lineRule="auto"/>
              <w:jc w:val="center"/>
              <w:rPr>
                <w:rFonts w:hint="eastAsia" w:ascii="宋体" w:hAnsi="宋体" w:eastAsia="宋体"/>
                <w:szCs w:val="21"/>
              </w:rPr>
            </w:pPr>
            <w:r>
              <w:rPr>
                <w:rFonts w:ascii="宋体" w:hAnsi="宋体" w:eastAsia="宋体"/>
                <w:szCs w:val="21"/>
              </w:rPr>
              <w:t>getCreatorID()</w:t>
            </w:r>
          </w:p>
        </w:tc>
        <w:tc>
          <w:tcPr>
            <w:tcW w:w="1643" w:type="dxa"/>
            <w:shd w:val="clear" w:color="auto" w:fill="FFFFFF"/>
            <w:vAlign w:val="center"/>
          </w:tcPr>
          <w:p w14:paraId="48DC8010">
            <w:pPr>
              <w:spacing w:line="360" w:lineRule="auto"/>
              <w:jc w:val="center"/>
              <w:rPr>
                <w:rFonts w:hint="eastAsia" w:ascii="宋体" w:hAnsi="宋体" w:eastAsia="宋体"/>
                <w:szCs w:val="21"/>
              </w:rPr>
            </w:pPr>
            <w:r>
              <w:rPr>
                <w:rFonts w:ascii="宋体" w:hAnsi="宋体" w:eastAsia="宋体"/>
                <w:szCs w:val="21"/>
              </w:rPr>
              <w:t>string</w:t>
            </w:r>
          </w:p>
        </w:tc>
      </w:tr>
      <w:tr w14:paraId="73BF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33007776">
            <w:pPr>
              <w:spacing w:line="360" w:lineRule="auto"/>
              <w:jc w:val="center"/>
              <w:rPr>
                <w:rFonts w:hint="eastAsia" w:ascii="宋体" w:hAnsi="宋体" w:eastAsia="宋体"/>
                <w:szCs w:val="21"/>
              </w:rPr>
            </w:pPr>
            <w:r>
              <w:rPr>
                <w:rFonts w:ascii="宋体" w:hAnsi="宋体" w:eastAsia="宋体"/>
                <w:szCs w:val="21"/>
              </w:rPr>
              <w:t>返回项目状态</w:t>
            </w:r>
          </w:p>
        </w:tc>
        <w:tc>
          <w:tcPr>
            <w:tcW w:w="2613" w:type="dxa"/>
            <w:shd w:val="clear" w:color="auto" w:fill="FFFFFF"/>
            <w:vAlign w:val="center"/>
          </w:tcPr>
          <w:p w14:paraId="33F3BAB7">
            <w:pPr>
              <w:spacing w:line="360" w:lineRule="auto"/>
              <w:jc w:val="center"/>
              <w:rPr>
                <w:rFonts w:hint="eastAsia" w:ascii="宋体" w:hAnsi="宋体" w:eastAsia="宋体"/>
                <w:szCs w:val="21"/>
              </w:rPr>
            </w:pPr>
            <w:r>
              <w:rPr>
                <w:rFonts w:ascii="宋体" w:hAnsi="宋体" w:eastAsia="宋体"/>
                <w:szCs w:val="21"/>
              </w:rPr>
              <w:t>getActivityStatus()</w:t>
            </w:r>
          </w:p>
        </w:tc>
        <w:tc>
          <w:tcPr>
            <w:tcW w:w="1643" w:type="dxa"/>
            <w:shd w:val="clear" w:color="auto" w:fill="FFFFFF"/>
            <w:vAlign w:val="center"/>
          </w:tcPr>
          <w:p w14:paraId="284ED7F2">
            <w:pPr>
              <w:spacing w:line="360" w:lineRule="auto"/>
              <w:jc w:val="center"/>
              <w:rPr>
                <w:rFonts w:hint="eastAsia" w:ascii="宋体" w:hAnsi="宋体" w:eastAsia="宋体"/>
                <w:szCs w:val="21"/>
              </w:rPr>
            </w:pPr>
            <w:r>
              <w:rPr>
                <w:rFonts w:ascii="宋体" w:hAnsi="宋体" w:eastAsia="宋体"/>
                <w:szCs w:val="21"/>
              </w:rPr>
              <w:t>string</w:t>
            </w:r>
          </w:p>
        </w:tc>
      </w:tr>
      <w:tr w14:paraId="04F32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093EDDCF">
            <w:pPr>
              <w:spacing w:line="360" w:lineRule="auto"/>
              <w:jc w:val="center"/>
              <w:rPr>
                <w:rFonts w:hint="eastAsia" w:ascii="宋体" w:hAnsi="宋体" w:eastAsia="宋体"/>
                <w:szCs w:val="21"/>
              </w:rPr>
            </w:pPr>
            <w:r>
              <w:rPr>
                <w:rFonts w:ascii="宋体" w:hAnsi="宋体" w:eastAsia="宋体"/>
                <w:szCs w:val="21"/>
              </w:rPr>
              <w:t>设置项目状态</w:t>
            </w:r>
          </w:p>
        </w:tc>
        <w:tc>
          <w:tcPr>
            <w:tcW w:w="2613" w:type="dxa"/>
            <w:shd w:val="clear" w:color="auto" w:fill="FFFFFF"/>
            <w:vAlign w:val="center"/>
          </w:tcPr>
          <w:p w14:paraId="4BCFF430">
            <w:pPr>
              <w:spacing w:line="360" w:lineRule="auto"/>
              <w:jc w:val="center"/>
              <w:rPr>
                <w:rFonts w:hint="eastAsia" w:ascii="宋体" w:hAnsi="宋体" w:eastAsia="宋体"/>
                <w:szCs w:val="21"/>
              </w:rPr>
            </w:pPr>
            <w:r>
              <w:rPr>
                <w:rFonts w:ascii="宋体" w:hAnsi="宋体" w:eastAsia="宋体"/>
                <w:szCs w:val="21"/>
              </w:rPr>
              <w:t>setActivityStatus()</w:t>
            </w:r>
          </w:p>
        </w:tc>
        <w:tc>
          <w:tcPr>
            <w:tcW w:w="1643" w:type="dxa"/>
            <w:shd w:val="clear" w:color="auto" w:fill="FFFFFF"/>
            <w:vAlign w:val="center"/>
          </w:tcPr>
          <w:p w14:paraId="03D7B2CD">
            <w:pPr>
              <w:spacing w:line="360" w:lineRule="auto"/>
              <w:jc w:val="center"/>
              <w:rPr>
                <w:rFonts w:hint="eastAsia" w:ascii="宋体" w:hAnsi="宋体" w:eastAsia="宋体"/>
                <w:szCs w:val="21"/>
              </w:rPr>
            </w:pPr>
            <w:r>
              <w:rPr>
                <w:rFonts w:ascii="宋体" w:hAnsi="宋体" w:eastAsia="宋体"/>
                <w:szCs w:val="21"/>
              </w:rPr>
              <w:t>bool</w:t>
            </w:r>
          </w:p>
        </w:tc>
      </w:tr>
      <w:tr w14:paraId="44CC8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7E7B077A">
            <w:pPr>
              <w:spacing w:line="360" w:lineRule="auto"/>
              <w:jc w:val="center"/>
              <w:rPr>
                <w:rFonts w:hint="eastAsia" w:ascii="宋体" w:hAnsi="宋体" w:eastAsia="宋体"/>
                <w:szCs w:val="21"/>
              </w:rPr>
            </w:pPr>
            <w:r>
              <w:rPr>
                <w:rFonts w:ascii="宋体" w:hAnsi="宋体" w:eastAsia="宋体"/>
                <w:szCs w:val="21"/>
              </w:rPr>
              <w:t>返回创建时间</w:t>
            </w:r>
          </w:p>
        </w:tc>
        <w:tc>
          <w:tcPr>
            <w:tcW w:w="2613" w:type="dxa"/>
            <w:shd w:val="clear" w:color="auto" w:fill="FFFFFF"/>
            <w:vAlign w:val="center"/>
          </w:tcPr>
          <w:p w14:paraId="50DAD984">
            <w:pPr>
              <w:spacing w:line="360" w:lineRule="auto"/>
              <w:jc w:val="center"/>
              <w:rPr>
                <w:rFonts w:hint="eastAsia" w:ascii="宋体" w:hAnsi="宋体" w:eastAsia="宋体"/>
                <w:szCs w:val="21"/>
              </w:rPr>
            </w:pPr>
            <w:r>
              <w:rPr>
                <w:rFonts w:ascii="宋体" w:hAnsi="宋体" w:eastAsia="宋体"/>
                <w:szCs w:val="21"/>
              </w:rPr>
              <w:t>getCreateTime()</w:t>
            </w:r>
          </w:p>
        </w:tc>
        <w:tc>
          <w:tcPr>
            <w:tcW w:w="1643" w:type="dxa"/>
            <w:shd w:val="clear" w:color="auto" w:fill="FFFFFF"/>
            <w:vAlign w:val="center"/>
          </w:tcPr>
          <w:p w14:paraId="76D78314">
            <w:pPr>
              <w:spacing w:line="360" w:lineRule="auto"/>
              <w:jc w:val="center"/>
              <w:rPr>
                <w:rFonts w:hint="eastAsia" w:ascii="宋体" w:hAnsi="宋体" w:eastAsia="宋体"/>
                <w:szCs w:val="21"/>
              </w:rPr>
            </w:pPr>
            <w:r>
              <w:rPr>
                <w:rFonts w:ascii="宋体" w:hAnsi="宋体" w:eastAsia="宋体"/>
                <w:szCs w:val="21"/>
              </w:rPr>
              <w:t>datetime</w:t>
            </w:r>
          </w:p>
        </w:tc>
      </w:tr>
      <w:tr w14:paraId="4F2D3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7545877A">
            <w:pPr>
              <w:spacing w:line="360" w:lineRule="auto"/>
              <w:jc w:val="center"/>
              <w:rPr>
                <w:rFonts w:hint="eastAsia" w:ascii="宋体" w:hAnsi="宋体" w:eastAsia="宋体"/>
                <w:szCs w:val="21"/>
              </w:rPr>
            </w:pPr>
            <w:r>
              <w:rPr>
                <w:rFonts w:ascii="宋体" w:hAnsi="宋体" w:eastAsia="宋体"/>
                <w:szCs w:val="21"/>
              </w:rPr>
              <w:t>返回结算时间</w:t>
            </w:r>
          </w:p>
        </w:tc>
        <w:tc>
          <w:tcPr>
            <w:tcW w:w="2613" w:type="dxa"/>
            <w:shd w:val="clear" w:color="auto" w:fill="FFFFFF"/>
            <w:vAlign w:val="center"/>
          </w:tcPr>
          <w:p w14:paraId="076B4690">
            <w:pPr>
              <w:spacing w:line="360" w:lineRule="auto"/>
              <w:jc w:val="center"/>
              <w:rPr>
                <w:rFonts w:hint="eastAsia" w:ascii="宋体" w:hAnsi="宋体" w:eastAsia="宋体"/>
                <w:szCs w:val="21"/>
              </w:rPr>
            </w:pPr>
            <w:r>
              <w:rPr>
                <w:rFonts w:ascii="宋体" w:hAnsi="宋体" w:eastAsia="宋体"/>
                <w:szCs w:val="21"/>
              </w:rPr>
              <w:t>getSettlementTime()</w:t>
            </w:r>
          </w:p>
        </w:tc>
        <w:tc>
          <w:tcPr>
            <w:tcW w:w="1643" w:type="dxa"/>
            <w:shd w:val="clear" w:color="auto" w:fill="FFFFFF"/>
            <w:vAlign w:val="center"/>
          </w:tcPr>
          <w:p w14:paraId="397EC3E0">
            <w:pPr>
              <w:spacing w:line="360" w:lineRule="auto"/>
              <w:jc w:val="center"/>
              <w:rPr>
                <w:rFonts w:hint="eastAsia" w:ascii="宋体" w:hAnsi="宋体" w:eastAsia="宋体"/>
                <w:szCs w:val="21"/>
              </w:rPr>
            </w:pPr>
            <w:r>
              <w:rPr>
                <w:rFonts w:ascii="宋体" w:hAnsi="宋体" w:eastAsia="宋体"/>
                <w:szCs w:val="21"/>
              </w:rPr>
              <w:t>datetime</w:t>
            </w:r>
          </w:p>
        </w:tc>
      </w:tr>
      <w:tr w14:paraId="298FB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15F32DEC">
            <w:pPr>
              <w:spacing w:line="360" w:lineRule="auto"/>
              <w:jc w:val="center"/>
              <w:rPr>
                <w:rFonts w:hint="eastAsia" w:ascii="宋体" w:hAnsi="宋体" w:eastAsia="宋体"/>
                <w:szCs w:val="21"/>
              </w:rPr>
            </w:pPr>
            <w:r>
              <w:rPr>
                <w:rFonts w:ascii="宋体" w:hAnsi="宋体" w:eastAsia="宋体"/>
                <w:szCs w:val="21"/>
              </w:rPr>
              <w:t>设置结算时间</w:t>
            </w:r>
          </w:p>
        </w:tc>
        <w:tc>
          <w:tcPr>
            <w:tcW w:w="2613" w:type="dxa"/>
            <w:shd w:val="clear" w:color="auto" w:fill="FFFFFF"/>
            <w:vAlign w:val="center"/>
          </w:tcPr>
          <w:p w14:paraId="2D357EAB">
            <w:pPr>
              <w:spacing w:line="360" w:lineRule="auto"/>
              <w:jc w:val="center"/>
              <w:rPr>
                <w:rFonts w:hint="eastAsia" w:ascii="宋体" w:hAnsi="宋体" w:eastAsia="宋体"/>
                <w:szCs w:val="21"/>
              </w:rPr>
            </w:pPr>
            <w:r>
              <w:rPr>
                <w:rFonts w:ascii="宋体" w:hAnsi="宋体" w:eastAsia="宋体"/>
                <w:szCs w:val="21"/>
              </w:rPr>
              <w:t>setSettlementTime()</w:t>
            </w:r>
          </w:p>
        </w:tc>
        <w:tc>
          <w:tcPr>
            <w:tcW w:w="1643" w:type="dxa"/>
            <w:shd w:val="clear" w:color="auto" w:fill="FFFFFF"/>
            <w:vAlign w:val="center"/>
          </w:tcPr>
          <w:p w14:paraId="784927FB">
            <w:pPr>
              <w:spacing w:line="360" w:lineRule="auto"/>
              <w:jc w:val="center"/>
              <w:rPr>
                <w:rFonts w:hint="eastAsia" w:ascii="宋体" w:hAnsi="宋体" w:eastAsia="宋体"/>
                <w:szCs w:val="21"/>
              </w:rPr>
            </w:pPr>
            <w:r>
              <w:rPr>
                <w:rFonts w:ascii="宋体" w:hAnsi="宋体" w:eastAsia="宋体"/>
                <w:szCs w:val="21"/>
              </w:rPr>
              <w:t>bool</w:t>
            </w:r>
          </w:p>
        </w:tc>
      </w:tr>
      <w:tr w14:paraId="7A1DD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0A16062A">
            <w:pPr>
              <w:spacing w:line="360" w:lineRule="auto"/>
              <w:jc w:val="center"/>
              <w:rPr>
                <w:rFonts w:hint="eastAsia" w:ascii="宋体" w:hAnsi="宋体" w:eastAsia="宋体"/>
                <w:szCs w:val="21"/>
              </w:rPr>
            </w:pPr>
            <w:r>
              <w:rPr>
                <w:rFonts w:ascii="宋体" w:hAnsi="宋体" w:eastAsia="宋体"/>
                <w:szCs w:val="21"/>
              </w:rPr>
              <w:t>返回是否可结算</w:t>
            </w:r>
          </w:p>
        </w:tc>
        <w:tc>
          <w:tcPr>
            <w:tcW w:w="2613" w:type="dxa"/>
            <w:shd w:val="clear" w:color="auto" w:fill="FFFFFF"/>
            <w:vAlign w:val="center"/>
          </w:tcPr>
          <w:p w14:paraId="09F72A44">
            <w:pPr>
              <w:spacing w:line="360" w:lineRule="auto"/>
              <w:jc w:val="center"/>
              <w:rPr>
                <w:rFonts w:hint="eastAsia" w:ascii="宋体" w:hAnsi="宋体" w:eastAsia="宋体"/>
                <w:szCs w:val="21"/>
              </w:rPr>
            </w:pPr>
            <w:r>
              <w:rPr>
                <w:rFonts w:ascii="宋体" w:hAnsi="宋体" w:eastAsia="宋体"/>
                <w:szCs w:val="21"/>
              </w:rPr>
              <w:t>getIsSettable()</w:t>
            </w:r>
          </w:p>
        </w:tc>
        <w:tc>
          <w:tcPr>
            <w:tcW w:w="1643" w:type="dxa"/>
            <w:shd w:val="clear" w:color="auto" w:fill="FFFFFF"/>
            <w:vAlign w:val="center"/>
          </w:tcPr>
          <w:p w14:paraId="6A1D1E3C">
            <w:pPr>
              <w:spacing w:line="360" w:lineRule="auto"/>
              <w:jc w:val="center"/>
              <w:rPr>
                <w:rFonts w:hint="eastAsia" w:ascii="宋体" w:hAnsi="宋体" w:eastAsia="宋体"/>
                <w:szCs w:val="21"/>
              </w:rPr>
            </w:pPr>
            <w:r>
              <w:rPr>
                <w:rFonts w:ascii="宋体" w:hAnsi="宋体" w:eastAsia="宋体"/>
                <w:szCs w:val="21"/>
              </w:rPr>
              <w:t>boolean</w:t>
            </w:r>
          </w:p>
        </w:tc>
      </w:tr>
      <w:tr w14:paraId="1794C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6511A494">
            <w:pPr>
              <w:spacing w:line="360" w:lineRule="auto"/>
              <w:jc w:val="center"/>
              <w:rPr>
                <w:rFonts w:hint="eastAsia" w:ascii="宋体" w:hAnsi="宋体" w:eastAsia="宋体"/>
                <w:szCs w:val="21"/>
              </w:rPr>
            </w:pPr>
            <w:r>
              <w:rPr>
                <w:rFonts w:ascii="宋体" w:hAnsi="宋体" w:eastAsia="宋体"/>
                <w:szCs w:val="21"/>
              </w:rPr>
              <w:t>设置是否可结算</w:t>
            </w:r>
          </w:p>
        </w:tc>
        <w:tc>
          <w:tcPr>
            <w:tcW w:w="2613" w:type="dxa"/>
            <w:shd w:val="clear" w:color="auto" w:fill="FFFFFF"/>
            <w:vAlign w:val="center"/>
          </w:tcPr>
          <w:p w14:paraId="70E3B514">
            <w:pPr>
              <w:spacing w:line="360" w:lineRule="auto"/>
              <w:jc w:val="center"/>
              <w:rPr>
                <w:rFonts w:hint="eastAsia" w:ascii="宋体" w:hAnsi="宋体" w:eastAsia="宋体"/>
                <w:szCs w:val="21"/>
              </w:rPr>
            </w:pPr>
            <w:r>
              <w:rPr>
                <w:rFonts w:ascii="宋体" w:hAnsi="宋体" w:eastAsia="宋体"/>
                <w:szCs w:val="21"/>
              </w:rPr>
              <w:t>setIsSettable()</w:t>
            </w:r>
          </w:p>
        </w:tc>
        <w:tc>
          <w:tcPr>
            <w:tcW w:w="1643" w:type="dxa"/>
            <w:shd w:val="clear" w:color="auto" w:fill="FFFFFF"/>
            <w:vAlign w:val="center"/>
          </w:tcPr>
          <w:p w14:paraId="6AA6AF02">
            <w:pPr>
              <w:spacing w:line="360" w:lineRule="auto"/>
              <w:jc w:val="center"/>
              <w:rPr>
                <w:rFonts w:hint="eastAsia" w:ascii="宋体" w:hAnsi="宋体" w:eastAsia="宋体"/>
                <w:szCs w:val="21"/>
              </w:rPr>
            </w:pPr>
            <w:r>
              <w:rPr>
                <w:rFonts w:ascii="宋体" w:hAnsi="宋体" w:eastAsia="宋体"/>
                <w:szCs w:val="21"/>
              </w:rPr>
              <w:t>bool</w:t>
            </w:r>
          </w:p>
        </w:tc>
      </w:tr>
      <w:tr w14:paraId="00D30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4251A24F">
            <w:pPr>
              <w:spacing w:line="360" w:lineRule="auto"/>
              <w:jc w:val="center"/>
              <w:rPr>
                <w:rFonts w:hint="eastAsia" w:ascii="宋体" w:hAnsi="宋体" w:eastAsia="宋体"/>
                <w:szCs w:val="21"/>
              </w:rPr>
            </w:pPr>
            <w:r>
              <w:rPr>
                <w:rFonts w:ascii="宋体" w:hAnsi="宋体" w:eastAsia="宋体"/>
                <w:szCs w:val="21"/>
              </w:rPr>
              <w:t>返回确认截止时间</w:t>
            </w:r>
          </w:p>
        </w:tc>
        <w:tc>
          <w:tcPr>
            <w:tcW w:w="2613" w:type="dxa"/>
            <w:shd w:val="clear" w:color="auto" w:fill="FFFFFF"/>
            <w:vAlign w:val="center"/>
          </w:tcPr>
          <w:p w14:paraId="50CC927B">
            <w:pPr>
              <w:spacing w:line="360" w:lineRule="auto"/>
              <w:jc w:val="center"/>
              <w:rPr>
                <w:rFonts w:hint="eastAsia" w:ascii="宋体" w:hAnsi="宋体" w:eastAsia="宋体"/>
                <w:szCs w:val="21"/>
              </w:rPr>
            </w:pPr>
            <w:r>
              <w:rPr>
                <w:rFonts w:ascii="宋体" w:hAnsi="宋体" w:eastAsia="宋体"/>
                <w:szCs w:val="21"/>
              </w:rPr>
              <w:t>getConfirmDeadline()</w:t>
            </w:r>
          </w:p>
        </w:tc>
        <w:tc>
          <w:tcPr>
            <w:tcW w:w="1643" w:type="dxa"/>
            <w:shd w:val="clear" w:color="auto" w:fill="FFFFFF"/>
            <w:vAlign w:val="center"/>
          </w:tcPr>
          <w:p w14:paraId="531C5418">
            <w:pPr>
              <w:spacing w:line="360" w:lineRule="auto"/>
              <w:jc w:val="center"/>
              <w:rPr>
                <w:rFonts w:hint="eastAsia" w:ascii="宋体" w:hAnsi="宋体" w:eastAsia="宋体"/>
                <w:szCs w:val="21"/>
              </w:rPr>
            </w:pPr>
            <w:r>
              <w:rPr>
                <w:rFonts w:ascii="宋体" w:hAnsi="宋体" w:eastAsia="宋体"/>
                <w:szCs w:val="21"/>
              </w:rPr>
              <w:t>datetime</w:t>
            </w:r>
          </w:p>
        </w:tc>
      </w:tr>
      <w:tr w14:paraId="2A5E0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3BBEF5CA">
            <w:pPr>
              <w:spacing w:line="360" w:lineRule="auto"/>
              <w:jc w:val="center"/>
              <w:rPr>
                <w:rFonts w:hint="eastAsia" w:ascii="宋体" w:hAnsi="宋体" w:eastAsia="宋体"/>
                <w:szCs w:val="21"/>
              </w:rPr>
            </w:pPr>
            <w:r>
              <w:rPr>
                <w:rFonts w:ascii="宋体" w:hAnsi="宋体" w:eastAsia="宋体"/>
                <w:szCs w:val="21"/>
              </w:rPr>
              <w:t>设置确认截止时间</w:t>
            </w:r>
          </w:p>
        </w:tc>
        <w:tc>
          <w:tcPr>
            <w:tcW w:w="2613" w:type="dxa"/>
            <w:shd w:val="clear" w:color="auto" w:fill="FFFFFF"/>
            <w:vAlign w:val="center"/>
          </w:tcPr>
          <w:p w14:paraId="27E81C7A">
            <w:pPr>
              <w:spacing w:line="360" w:lineRule="auto"/>
              <w:jc w:val="center"/>
              <w:rPr>
                <w:rFonts w:hint="eastAsia" w:ascii="宋体" w:hAnsi="宋体" w:eastAsia="宋体"/>
                <w:szCs w:val="21"/>
              </w:rPr>
            </w:pPr>
            <w:r>
              <w:rPr>
                <w:rFonts w:ascii="宋体" w:hAnsi="宋体" w:eastAsia="宋体"/>
                <w:szCs w:val="21"/>
              </w:rPr>
              <w:t>setConfirmDeadline()</w:t>
            </w:r>
          </w:p>
        </w:tc>
        <w:tc>
          <w:tcPr>
            <w:tcW w:w="1643" w:type="dxa"/>
            <w:shd w:val="clear" w:color="auto" w:fill="FFFFFF"/>
            <w:vAlign w:val="center"/>
          </w:tcPr>
          <w:p w14:paraId="0E994E50">
            <w:pPr>
              <w:spacing w:line="360" w:lineRule="auto"/>
              <w:jc w:val="center"/>
              <w:rPr>
                <w:rFonts w:hint="eastAsia" w:ascii="宋体" w:hAnsi="宋体" w:eastAsia="宋体"/>
                <w:szCs w:val="21"/>
              </w:rPr>
            </w:pPr>
            <w:r>
              <w:rPr>
                <w:rFonts w:ascii="宋体" w:hAnsi="宋体" w:eastAsia="宋体"/>
                <w:szCs w:val="21"/>
              </w:rPr>
              <w:t>bool</w:t>
            </w:r>
          </w:p>
        </w:tc>
      </w:tr>
      <w:tr w14:paraId="42504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750B03D8">
            <w:pPr>
              <w:spacing w:line="360" w:lineRule="auto"/>
              <w:jc w:val="center"/>
              <w:rPr>
                <w:rFonts w:hint="eastAsia" w:ascii="宋体" w:hAnsi="宋体" w:eastAsia="宋体"/>
                <w:szCs w:val="21"/>
              </w:rPr>
            </w:pPr>
            <w:r>
              <w:rPr>
                <w:rFonts w:ascii="宋体" w:hAnsi="宋体" w:eastAsia="宋体"/>
                <w:szCs w:val="21"/>
              </w:rPr>
              <w:t>修改确认截止时间</w:t>
            </w:r>
          </w:p>
        </w:tc>
        <w:tc>
          <w:tcPr>
            <w:tcW w:w="2613" w:type="dxa"/>
            <w:shd w:val="clear" w:color="auto" w:fill="FFFFFF"/>
            <w:vAlign w:val="center"/>
          </w:tcPr>
          <w:p w14:paraId="429F6ACE">
            <w:pPr>
              <w:spacing w:line="360" w:lineRule="auto"/>
              <w:jc w:val="center"/>
              <w:rPr>
                <w:rFonts w:hint="eastAsia" w:ascii="宋体" w:hAnsi="宋体" w:eastAsia="宋体"/>
                <w:szCs w:val="21"/>
              </w:rPr>
            </w:pPr>
            <w:r>
              <w:rPr>
                <w:rFonts w:ascii="宋体" w:hAnsi="宋体" w:eastAsia="宋体"/>
                <w:szCs w:val="21"/>
              </w:rPr>
              <w:t>updateConfirmDeadline</w:t>
            </w:r>
          </w:p>
          <w:p w14:paraId="78D14C0E">
            <w:pPr>
              <w:spacing w:line="360" w:lineRule="auto"/>
              <w:jc w:val="center"/>
              <w:rPr>
                <w:rFonts w:hint="eastAsia" w:ascii="宋体" w:hAnsi="宋体" w:eastAsia="宋体"/>
                <w:szCs w:val="21"/>
              </w:rPr>
            </w:pPr>
            <w:r>
              <w:rPr>
                <w:rFonts w:hint="eastAsia" w:ascii="宋体" w:hAnsi="宋体" w:eastAsia="宋体"/>
                <w:szCs w:val="21"/>
              </w:rPr>
              <w:t>()</w:t>
            </w:r>
          </w:p>
        </w:tc>
        <w:tc>
          <w:tcPr>
            <w:tcW w:w="1643" w:type="dxa"/>
            <w:shd w:val="clear" w:color="auto" w:fill="FFFFFF"/>
            <w:vAlign w:val="center"/>
          </w:tcPr>
          <w:p w14:paraId="105FB285">
            <w:pPr>
              <w:spacing w:line="360" w:lineRule="auto"/>
              <w:jc w:val="center"/>
              <w:rPr>
                <w:rFonts w:hint="eastAsia" w:ascii="宋体" w:hAnsi="宋体" w:eastAsia="宋体"/>
                <w:szCs w:val="21"/>
              </w:rPr>
            </w:pPr>
            <w:r>
              <w:rPr>
                <w:rFonts w:ascii="宋体" w:hAnsi="宋体" w:eastAsia="宋体"/>
                <w:szCs w:val="21"/>
              </w:rPr>
              <w:t>bool</w:t>
            </w:r>
          </w:p>
        </w:tc>
      </w:tr>
      <w:tr w14:paraId="67DF2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1DDFF7C4">
            <w:pPr>
              <w:spacing w:line="360" w:lineRule="auto"/>
              <w:jc w:val="center"/>
              <w:rPr>
                <w:rFonts w:hint="eastAsia" w:ascii="宋体" w:hAnsi="宋体" w:eastAsia="宋体"/>
                <w:szCs w:val="21"/>
              </w:rPr>
            </w:pPr>
            <w:r>
              <w:rPr>
                <w:rFonts w:ascii="宋体" w:hAnsi="宋体" w:eastAsia="宋体"/>
                <w:szCs w:val="21"/>
              </w:rPr>
              <w:t>返回最大成员数</w:t>
            </w:r>
          </w:p>
        </w:tc>
        <w:tc>
          <w:tcPr>
            <w:tcW w:w="2613" w:type="dxa"/>
            <w:shd w:val="clear" w:color="auto" w:fill="FFFFFF"/>
            <w:vAlign w:val="center"/>
          </w:tcPr>
          <w:p w14:paraId="3430D253">
            <w:pPr>
              <w:spacing w:line="360" w:lineRule="auto"/>
              <w:jc w:val="center"/>
              <w:rPr>
                <w:rFonts w:hint="eastAsia" w:ascii="宋体" w:hAnsi="宋体" w:eastAsia="宋体"/>
                <w:szCs w:val="21"/>
              </w:rPr>
            </w:pPr>
            <w:r>
              <w:rPr>
                <w:rFonts w:ascii="宋体" w:hAnsi="宋体" w:eastAsia="宋体"/>
                <w:szCs w:val="21"/>
              </w:rPr>
              <w:t>getMaxMember()</w:t>
            </w:r>
          </w:p>
        </w:tc>
        <w:tc>
          <w:tcPr>
            <w:tcW w:w="1643" w:type="dxa"/>
            <w:shd w:val="clear" w:color="auto" w:fill="FFFFFF"/>
            <w:vAlign w:val="center"/>
          </w:tcPr>
          <w:p w14:paraId="500195DD">
            <w:pPr>
              <w:spacing w:line="360" w:lineRule="auto"/>
              <w:jc w:val="center"/>
              <w:rPr>
                <w:rFonts w:hint="eastAsia" w:ascii="宋体" w:hAnsi="宋体" w:eastAsia="宋体"/>
                <w:szCs w:val="21"/>
              </w:rPr>
            </w:pPr>
            <w:r>
              <w:rPr>
                <w:rFonts w:ascii="宋体" w:hAnsi="宋体" w:eastAsia="宋体"/>
                <w:szCs w:val="21"/>
              </w:rPr>
              <w:t>integer</w:t>
            </w:r>
          </w:p>
        </w:tc>
      </w:tr>
      <w:tr w14:paraId="3E23E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shd w:val="clear" w:color="auto" w:fill="FFFFFF"/>
            <w:vAlign w:val="center"/>
          </w:tcPr>
          <w:p w14:paraId="76B69C91">
            <w:pPr>
              <w:spacing w:line="360" w:lineRule="auto"/>
              <w:jc w:val="center"/>
              <w:rPr>
                <w:rFonts w:hint="eastAsia" w:ascii="宋体" w:hAnsi="宋体" w:eastAsia="宋体"/>
                <w:szCs w:val="21"/>
              </w:rPr>
            </w:pPr>
            <w:r>
              <w:rPr>
                <w:rFonts w:ascii="宋体" w:hAnsi="宋体" w:eastAsia="宋体"/>
                <w:szCs w:val="21"/>
              </w:rPr>
              <w:t>设置最大成员数</w:t>
            </w:r>
          </w:p>
        </w:tc>
        <w:tc>
          <w:tcPr>
            <w:tcW w:w="2613" w:type="dxa"/>
            <w:shd w:val="clear" w:color="auto" w:fill="FFFFFF"/>
            <w:vAlign w:val="center"/>
          </w:tcPr>
          <w:p w14:paraId="56A164A1">
            <w:pPr>
              <w:spacing w:line="360" w:lineRule="auto"/>
              <w:jc w:val="center"/>
              <w:rPr>
                <w:rFonts w:hint="eastAsia" w:ascii="宋体" w:hAnsi="宋体" w:eastAsia="宋体"/>
                <w:szCs w:val="21"/>
              </w:rPr>
            </w:pPr>
            <w:r>
              <w:rPr>
                <w:rFonts w:ascii="宋体" w:hAnsi="宋体" w:eastAsia="宋体"/>
                <w:szCs w:val="21"/>
              </w:rPr>
              <w:t>setMaxMember()</w:t>
            </w:r>
          </w:p>
        </w:tc>
        <w:tc>
          <w:tcPr>
            <w:tcW w:w="1643" w:type="dxa"/>
            <w:shd w:val="clear" w:color="auto" w:fill="FFFFFF"/>
            <w:vAlign w:val="center"/>
          </w:tcPr>
          <w:p w14:paraId="089E5B5E">
            <w:pPr>
              <w:spacing w:line="360" w:lineRule="auto"/>
              <w:jc w:val="center"/>
              <w:rPr>
                <w:rFonts w:hint="eastAsia" w:ascii="宋体" w:hAnsi="宋体" w:eastAsia="宋体"/>
                <w:szCs w:val="21"/>
              </w:rPr>
            </w:pPr>
            <w:r>
              <w:rPr>
                <w:rFonts w:ascii="宋体" w:hAnsi="宋体" w:eastAsia="宋体"/>
                <w:szCs w:val="21"/>
              </w:rPr>
              <w:t>bool</w:t>
            </w:r>
          </w:p>
        </w:tc>
      </w:tr>
    </w:tbl>
    <w:p w14:paraId="027C09CE">
      <w:pPr>
        <w:spacing w:line="360" w:lineRule="auto"/>
        <w:jc w:val="center"/>
        <w:rPr>
          <w:rFonts w:hint="eastAsia" w:ascii="宋体" w:hAnsi="宋体" w:eastAsia="宋体"/>
          <w:szCs w:val="21"/>
        </w:rPr>
      </w:pPr>
    </w:p>
    <w:p w14:paraId="6B90E685">
      <w:pPr>
        <w:spacing w:line="360" w:lineRule="auto"/>
        <w:jc w:val="center"/>
        <w:rPr>
          <w:rFonts w:hint="eastAsia" w:ascii="宋体" w:hAnsi="宋体" w:eastAsia="宋体"/>
          <w:szCs w:val="21"/>
        </w:rPr>
      </w:pPr>
    </w:p>
    <w:p w14:paraId="30E86F7C">
      <w:pPr>
        <w:spacing w:line="360" w:lineRule="auto"/>
        <w:jc w:val="left"/>
        <w:rPr>
          <w:rFonts w:hint="eastAsia" w:ascii="宋体" w:hAnsi="宋体" w:eastAsia="宋体"/>
          <w:b/>
          <w:bCs/>
          <w:szCs w:val="21"/>
        </w:rPr>
      </w:pPr>
      <w:r>
        <w:rPr>
          <w:rFonts w:hint="eastAsia" w:ascii="宋体" w:hAnsi="宋体" w:eastAsia="宋体"/>
          <w:b/>
          <w:bCs/>
          <w:szCs w:val="21"/>
        </w:rPr>
        <w:t>类名：ActivityMember</w:t>
      </w:r>
      <w:r>
        <w:rPr>
          <w:rFonts w:ascii="宋体" w:hAnsi="宋体" w:eastAsia="宋体"/>
          <w:b/>
          <w:bCs/>
          <w:szCs w:val="21"/>
        </w:rPr>
        <w:t>（</w:t>
      </w:r>
      <w:r>
        <w:rPr>
          <w:rFonts w:hint="eastAsia" w:ascii="宋体" w:hAnsi="宋体" w:eastAsia="宋体"/>
          <w:b/>
          <w:bCs/>
          <w:szCs w:val="21"/>
        </w:rPr>
        <w:t>项目成员</w:t>
      </w:r>
      <w:r>
        <w:rPr>
          <w:rFonts w:ascii="宋体" w:hAnsi="宋体" w:eastAsia="宋体"/>
          <w:b/>
          <w:bCs/>
          <w:szCs w:val="21"/>
        </w:rPr>
        <w:t>类）</w:t>
      </w:r>
    </w:p>
    <w:p w14:paraId="6009B97E">
      <w:pPr>
        <w:spacing w:line="360" w:lineRule="auto"/>
        <w:jc w:val="left"/>
        <w:rPr>
          <w:rFonts w:hint="eastAsia" w:ascii="宋体" w:hAnsi="宋体" w:eastAsia="宋体"/>
          <w:b/>
          <w:bCs/>
          <w:szCs w:val="21"/>
        </w:rPr>
      </w:pPr>
      <w:r>
        <w:rPr>
          <w:rFonts w:hint="eastAsia" w:ascii="宋体" w:hAnsi="宋体" w:eastAsia="宋体"/>
          <w:b/>
          <w:bCs/>
          <w:szCs w:val="21"/>
        </w:rPr>
        <w:t>操作表如表3.2.5所示：</w:t>
      </w:r>
    </w:p>
    <w:p w14:paraId="701E019E">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w:t>
      </w:r>
      <w:r>
        <w:rPr>
          <w:rFonts w:hint="eastAsia" w:ascii="宋体" w:hAnsi="宋体" w:eastAsia="宋体"/>
          <w:szCs w:val="21"/>
        </w:rPr>
        <w:t>2</w:t>
      </w:r>
      <w:r>
        <w:rPr>
          <w:rFonts w:ascii="宋体" w:hAnsi="宋体" w:eastAsia="宋体"/>
          <w:szCs w:val="21"/>
        </w:rPr>
        <w:t>.</w:t>
      </w:r>
      <w:r>
        <w:rPr>
          <w:rFonts w:hint="eastAsia" w:ascii="宋体" w:hAnsi="宋体" w:eastAsia="宋体"/>
          <w:szCs w:val="21"/>
        </w:rPr>
        <w:t>5</w:t>
      </w:r>
      <w:r>
        <w:rPr>
          <w:rFonts w:ascii="宋体" w:hAnsi="宋体" w:eastAsia="宋体"/>
          <w:szCs w:val="21"/>
        </w:rPr>
        <w:t xml:space="preserve"> </w:t>
      </w:r>
      <w:r>
        <w:rPr>
          <w:rFonts w:hint="eastAsia" w:ascii="宋体" w:hAnsi="宋体" w:eastAsia="宋体"/>
          <w:szCs w:val="21"/>
        </w:rPr>
        <w:t>ActivityMember类操作表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746"/>
        <w:gridCol w:w="1866"/>
      </w:tblGrid>
      <w:tr w14:paraId="1D9A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A310B5A">
            <w:pPr>
              <w:spacing w:line="360" w:lineRule="auto"/>
              <w:jc w:val="center"/>
              <w:rPr>
                <w:rFonts w:hint="eastAsia" w:ascii="宋体" w:hAnsi="宋体" w:eastAsia="宋体"/>
                <w:szCs w:val="21"/>
              </w:rPr>
            </w:pPr>
            <w:r>
              <w:rPr>
                <w:rFonts w:hint="eastAsia" w:ascii="宋体" w:hAnsi="宋体" w:eastAsia="宋体"/>
                <w:szCs w:val="21"/>
              </w:rPr>
              <w:t>操作名称</w:t>
            </w:r>
          </w:p>
        </w:tc>
        <w:tc>
          <w:tcPr>
            <w:tcW w:w="2746" w:type="dxa"/>
            <w:tcBorders>
              <w:top w:val="single" w:color="auto" w:sz="4" w:space="0"/>
              <w:left w:val="single" w:color="auto" w:sz="4" w:space="0"/>
              <w:bottom w:val="single" w:color="auto" w:sz="4" w:space="0"/>
              <w:right w:val="single" w:color="auto" w:sz="4" w:space="0"/>
            </w:tcBorders>
          </w:tcPr>
          <w:p w14:paraId="568D4666">
            <w:pPr>
              <w:spacing w:line="360" w:lineRule="auto"/>
              <w:jc w:val="center"/>
              <w:rPr>
                <w:rFonts w:hint="eastAsia" w:ascii="宋体" w:hAnsi="宋体" w:eastAsia="宋体"/>
                <w:szCs w:val="21"/>
              </w:rPr>
            </w:pPr>
            <w:r>
              <w:rPr>
                <w:rFonts w:hint="eastAsia" w:ascii="宋体" w:hAnsi="宋体" w:eastAsia="宋体"/>
                <w:szCs w:val="21"/>
              </w:rPr>
              <w:t>函数名</w:t>
            </w:r>
          </w:p>
        </w:tc>
        <w:tc>
          <w:tcPr>
            <w:tcW w:w="1866" w:type="dxa"/>
            <w:tcBorders>
              <w:top w:val="single" w:color="auto" w:sz="4" w:space="0"/>
              <w:left w:val="single" w:color="auto" w:sz="4" w:space="0"/>
              <w:bottom w:val="single" w:color="auto" w:sz="4" w:space="0"/>
              <w:right w:val="single" w:color="auto" w:sz="4" w:space="0"/>
            </w:tcBorders>
          </w:tcPr>
          <w:p w14:paraId="04D29492">
            <w:pPr>
              <w:spacing w:line="360" w:lineRule="auto"/>
              <w:jc w:val="center"/>
              <w:rPr>
                <w:rFonts w:hint="eastAsia" w:ascii="宋体" w:hAnsi="宋体" w:eastAsia="宋体"/>
                <w:szCs w:val="21"/>
              </w:rPr>
            </w:pPr>
            <w:r>
              <w:rPr>
                <w:rFonts w:hint="eastAsia" w:ascii="宋体" w:hAnsi="宋体" w:eastAsia="宋体"/>
                <w:szCs w:val="21"/>
              </w:rPr>
              <w:t>返回值类型</w:t>
            </w:r>
          </w:p>
        </w:tc>
      </w:tr>
      <w:tr w14:paraId="72ED1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4376A651">
            <w:pPr>
              <w:spacing w:line="360" w:lineRule="auto"/>
              <w:jc w:val="center"/>
              <w:rPr>
                <w:rFonts w:hint="eastAsia" w:ascii="宋体" w:hAnsi="宋体" w:eastAsia="宋体"/>
                <w:szCs w:val="21"/>
              </w:rPr>
            </w:pPr>
            <w:r>
              <w:rPr>
                <w:rFonts w:ascii="宋体" w:hAnsi="宋体" w:eastAsia="宋体"/>
                <w:szCs w:val="21"/>
              </w:rPr>
              <w:t>返回项目 ID</w:t>
            </w:r>
          </w:p>
        </w:tc>
        <w:tc>
          <w:tcPr>
            <w:tcW w:w="2746" w:type="dxa"/>
            <w:tcBorders>
              <w:top w:val="single" w:color="auto" w:sz="4" w:space="0"/>
              <w:left w:val="single" w:color="auto" w:sz="4" w:space="0"/>
              <w:bottom w:val="single" w:color="auto" w:sz="4" w:space="0"/>
              <w:right w:val="single" w:color="auto" w:sz="4" w:space="0"/>
            </w:tcBorders>
            <w:shd w:val="clear" w:color="auto" w:fill="FFFFFF"/>
            <w:vAlign w:val="center"/>
          </w:tcPr>
          <w:p w14:paraId="39D75202">
            <w:pPr>
              <w:spacing w:line="360" w:lineRule="auto"/>
              <w:jc w:val="center"/>
              <w:rPr>
                <w:rFonts w:hint="eastAsia" w:ascii="宋体" w:hAnsi="宋体" w:eastAsia="宋体"/>
                <w:szCs w:val="21"/>
              </w:rPr>
            </w:pPr>
            <w:r>
              <w:rPr>
                <w:rFonts w:ascii="宋体" w:hAnsi="宋体" w:eastAsia="宋体"/>
                <w:szCs w:val="21"/>
              </w:rPr>
              <w:t>getActivityID()</w:t>
            </w:r>
          </w:p>
        </w:tc>
        <w:tc>
          <w:tcPr>
            <w:tcW w:w="1866" w:type="dxa"/>
            <w:tcBorders>
              <w:top w:val="single" w:color="auto" w:sz="4" w:space="0"/>
              <w:left w:val="single" w:color="auto" w:sz="4" w:space="0"/>
              <w:bottom w:val="single" w:color="auto" w:sz="4" w:space="0"/>
              <w:right w:val="single" w:color="auto" w:sz="4" w:space="0"/>
            </w:tcBorders>
            <w:shd w:val="clear" w:color="auto" w:fill="FFFFFF"/>
            <w:vAlign w:val="center"/>
          </w:tcPr>
          <w:p w14:paraId="1471F5BD">
            <w:pPr>
              <w:spacing w:line="360" w:lineRule="auto"/>
              <w:jc w:val="center"/>
              <w:rPr>
                <w:rFonts w:hint="eastAsia" w:ascii="宋体" w:hAnsi="宋体" w:eastAsia="宋体"/>
                <w:szCs w:val="21"/>
              </w:rPr>
            </w:pPr>
            <w:r>
              <w:rPr>
                <w:rFonts w:ascii="宋体" w:hAnsi="宋体" w:eastAsia="宋体"/>
                <w:szCs w:val="21"/>
              </w:rPr>
              <w:t>string</w:t>
            </w:r>
          </w:p>
        </w:tc>
      </w:tr>
      <w:tr w14:paraId="2B2D0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0C0F062E">
            <w:pPr>
              <w:spacing w:line="360" w:lineRule="auto"/>
              <w:jc w:val="center"/>
              <w:rPr>
                <w:rFonts w:hint="eastAsia" w:ascii="宋体" w:hAnsi="宋体" w:eastAsia="宋体"/>
                <w:szCs w:val="21"/>
              </w:rPr>
            </w:pPr>
            <w:r>
              <w:rPr>
                <w:rFonts w:ascii="宋体" w:hAnsi="宋体" w:eastAsia="宋体"/>
                <w:szCs w:val="21"/>
              </w:rPr>
              <w:t>返回成员 ID</w:t>
            </w:r>
          </w:p>
        </w:tc>
        <w:tc>
          <w:tcPr>
            <w:tcW w:w="2746" w:type="dxa"/>
            <w:tcBorders>
              <w:top w:val="single" w:color="auto" w:sz="4" w:space="0"/>
              <w:left w:val="single" w:color="auto" w:sz="4" w:space="0"/>
              <w:bottom w:val="single" w:color="auto" w:sz="4" w:space="0"/>
              <w:right w:val="single" w:color="auto" w:sz="4" w:space="0"/>
            </w:tcBorders>
            <w:shd w:val="clear" w:color="auto" w:fill="FFFFFF"/>
            <w:vAlign w:val="center"/>
          </w:tcPr>
          <w:p w14:paraId="376CD493">
            <w:pPr>
              <w:spacing w:line="360" w:lineRule="auto"/>
              <w:jc w:val="center"/>
              <w:rPr>
                <w:rFonts w:hint="eastAsia" w:ascii="宋体" w:hAnsi="宋体" w:eastAsia="宋体"/>
                <w:szCs w:val="21"/>
              </w:rPr>
            </w:pPr>
            <w:r>
              <w:rPr>
                <w:rFonts w:ascii="宋体" w:hAnsi="宋体" w:eastAsia="宋体"/>
                <w:szCs w:val="21"/>
              </w:rPr>
              <w:t>getMemberID()</w:t>
            </w:r>
          </w:p>
        </w:tc>
        <w:tc>
          <w:tcPr>
            <w:tcW w:w="1866" w:type="dxa"/>
            <w:tcBorders>
              <w:top w:val="single" w:color="auto" w:sz="4" w:space="0"/>
              <w:left w:val="single" w:color="auto" w:sz="4" w:space="0"/>
              <w:bottom w:val="single" w:color="auto" w:sz="4" w:space="0"/>
              <w:right w:val="single" w:color="auto" w:sz="4" w:space="0"/>
            </w:tcBorders>
            <w:shd w:val="clear" w:color="auto" w:fill="FFFFFF"/>
            <w:vAlign w:val="center"/>
          </w:tcPr>
          <w:p w14:paraId="6523D847">
            <w:pPr>
              <w:spacing w:line="360" w:lineRule="auto"/>
              <w:jc w:val="center"/>
              <w:rPr>
                <w:rFonts w:hint="eastAsia" w:ascii="宋体" w:hAnsi="宋体" w:eastAsia="宋体"/>
                <w:szCs w:val="21"/>
              </w:rPr>
            </w:pPr>
            <w:r>
              <w:rPr>
                <w:rFonts w:ascii="宋体" w:hAnsi="宋体" w:eastAsia="宋体"/>
                <w:szCs w:val="21"/>
              </w:rPr>
              <w:t>string</w:t>
            </w:r>
          </w:p>
        </w:tc>
      </w:tr>
      <w:tr w14:paraId="7CFC6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78EEC177">
            <w:pPr>
              <w:spacing w:line="360" w:lineRule="auto"/>
              <w:jc w:val="center"/>
              <w:rPr>
                <w:rFonts w:hint="eastAsia" w:ascii="宋体" w:hAnsi="宋体" w:eastAsia="宋体"/>
                <w:szCs w:val="21"/>
              </w:rPr>
            </w:pPr>
            <w:r>
              <w:rPr>
                <w:rFonts w:ascii="宋体" w:hAnsi="宋体" w:eastAsia="宋体"/>
                <w:szCs w:val="21"/>
              </w:rPr>
              <w:t>返回角色</w:t>
            </w:r>
          </w:p>
        </w:tc>
        <w:tc>
          <w:tcPr>
            <w:tcW w:w="2746" w:type="dxa"/>
            <w:tcBorders>
              <w:top w:val="single" w:color="auto" w:sz="4" w:space="0"/>
              <w:left w:val="single" w:color="auto" w:sz="4" w:space="0"/>
              <w:bottom w:val="single" w:color="auto" w:sz="4" w:space="0"/>
              <w:right w:val="single" w:color="auto" w:sz="4" w:space="0"/>
            </w:tcBorders>
            <w:shd w:val="clear" w:color="auto" w:fill="FFFFFF"/>
            <w:vAlign w:val="center"/>
          </w:tcPr>
          <w:p w14:paraId="7A80F2BB">
            <w:pPr>
              <w:spacing w:line="360" w:lineRule="auto"/>
              <w:jc w:val="center"/>
              <w:rPr>
                <w:rFonts w:hint="eastAsia" w:ascii="宋体" w:hAnsi="宋体" w:eastAsia="宋体"/>
                <w:szCs w:val="21"/>
              </w:rPr>
            </w:pPr>
            <w:r>
              <w:rPr>
                <w:rFonts w:ascii="宋体" w:hAnsi="宋体" w:eastAsia="宋体"/>
                <w:szCs w:val="21"/>
              </w:rPr>
              <w:t>getRole()</w:t>
            </w:r>
          </w:p>
        </w:tc>
        <w:tc>
          <w:tcPr>
            <w:tcW w:w="1866" w:type="dxa"/>
            <w:tcBorders>
              <w:top w:val="single" w:color="auto" w:sz="4" w:space="0"/>
              <w:left w:val="single" w:color="auto" w:sz="4" w:space="0"/>
              <w:bottom w:val="single" w:color="auto" w:sz="4" w:space="0"/>
              <w:right w:val="single" w:color="auto" w:sz="4" w:space="0"/>
            </w:tcBorders>
            <w:shd w:val="clear" w:color="auto" w:fill="FFFFFF"/>
            <w:vAlign w:val="center"/>
          </w:tcPr>
          <w:p w14:paraId="3FECDD8E">
            <w:pPr>
              <w:spacing w:line="360" w:lineRule="auto"/>
              <w:jc w:val="center"/>
              <w:rPr>
                <w:rFonts w:hint="eastAsia" w:ascii="宋体" w:hAnsi="宋体" w:eastAsia="宋体"/>
                <w:szCs w:val="21"/>
              </w:rPr>
            </w:pPr>
            <w:r>
              <w:rPr>
                <w:rFonts w:ascii="宋体" w:hAnsi="宋体" w:eastAsia="宋体"/>
                <w:szCs w:val="21"/>
              </w:rPr>
              <w:t>string</w:t>
            </w:r>
          </w:p>
        </w:tc>
      </w:tr>
      <w:tr w14:paraId="66F9B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79103A56">
            <w:pPr>
              <w:spacing w:line="360" w:lineRule="auto"/>
              <w:jc w:val="center"/>
              <w:rPr>
                <w:rFonts w:hint="eastAsia" w:ascii="宋体" w:hAnsi="宋体" w:eastAsia="宋体"/>
                <w:szCs w:val="21"/>
              </w:rPr>
            </w:pPr>
            <w:r>
              <w:rPr>
                <w:rFonts w:ascii="宋体" w:hAnsi="宋体" w:eastAsia="宋体"/>
                <w:szCs w:val="21"/>
              </w:rPr>
              <w:t>设置角色</w:t>
            </w:r>
          </w:p>
        </w:tc>
        <w:tc>
          <w:tcPr>
            <w:tcW w:w="2746" w:type="dxa"/>
            <w:tcBorders>
              <w:top w:val="single" w:color="auto" w:sz="4" w:space="0"/>
              <w:left w:val="single" w:color="auto" w:sz="4" w:space="0"/>
              <w:bottom w:val="single" w:color="auto" w:sz="4" w:space="0"/>
              <w:right w:val="single" w:color="auto" w:sz="4" w:space="0"/>
            </w:tcBorders>
            <w:shd w:val="clear" w:color="auto" w:fill="FFFFFF"/>
            <w:vAlign w:val="center"/>
          </w:tcPr>
          <w:p w14:paraId="7E9AFC09">
            <w:pPr>
              <w:spacing w:line="360" w:lineRule="auto"/>
              <w:jc w:val="center"/>
              <w:rPr>
                <w:rFonts w:hint="eastAsia" w:ascii="宋体" w:hAnsi="宋体" w:eastAsia="宋体"/>
                <w:szCs w:val="21"/>
              </w:rPr>
            </w:pPr>
            <w:r>
              <w:rPr>
                <w:rFonts w:ascii="宋体" w:hAnsi="宋体" w:eastAsia="宋体"/>
                <w:szCs w:val="21"/>
              </w:rPr>
              <w:t>setRole()</w:t>
            </w:r>
          </w:p>
        </w:tc>
        <w:tc>
          <w:tcPr>
            <w:tcW w:w="1866" w:type="dxa"/>
            <w:tcBorders>
              <w:top w:val="single" w:color="auto" w:sz="4" w:space="0"/>
              <w:left w:val="single" w:color="auto" w:sz="4" w:space="0"/>
              <w:bottom w:val="single" w:color="auto" w:sz="4" w:space="0"/>
              <w:right w:val="single" w:color="auto" w:sz="4" w:space="0"/>
            </w:tcBorders>
            <w:shd w:val="clear" w:color="auto" w:fill="FFFFFF"/>
            <w:vAlign w:val="center"/>
          </w:tcPr>
          <w:p w14:paraId="1AC3DCC8">
            <w:pPr>
              <w:spacing w:line="360" w:lineRule="auto"/>
              <w:jc w:val="center"/>
              <w:rPr>
                <w:rFonts w:hint="eastAsia" w:ascii="宋体" w:hAnsi="宋体" w:eastAsia="宋体"/>
                <w:szCs w:val="21"/>
              </w:rPr>
            </w:pPr>
            <w:r>
              <w:rPr>
                <w:rFonts w:ascii="宋体" w:hAnsi="宋体" w:eastAsia="宋体"/>
                <w:szCs w:val="21"/>
              </w:rPr>
              <w:t>bool</w:t>
            </w:r>
          </w:p>
        </w:tc>
      </w:tr>
      <w:tr w14:paraId="6AC4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146FF26F">
            <w:pPr>
              <w:spacing w:line="360" w:lineRule="auto"/>
              <w:jc w:val="center"/>
              <w:rPr>
                <w:rFonts w:hint="eastAsia" w:ascii="宋体" w:hAnsi="宋体" w:eastAsia="宋体"/>
                <w:szCs w:val="21"/>
              </w:rPr>
            </w:pPr>
            <w:r>
              <w:rPr>
                <w:rFonts w:ascii="宋体" w:hAnsi="宋体" w:eastAsia="宋体"/>
                <w:szCs w:val="21"/>
              </w:rPr>
              <w:t>返回加入时间</w:t>
            </w:r>
          </w:p>
        </w:tc>
        <w:tc>
          <w:tcPr>
            <w:tcW w:w="2746" w:type="dxa"/>
            <w:tcBorders>
              <w:top w:val="single" w:color="auto" w:sz="4" w:space="0"/>
              <w:left w:val="single" w:color="auto" w:sz="4" w:space="0"/>
              <w:bottom w:val="single" w:color="auto" w:sz="4" w:space="0"/>
              <w:right w:val="single" w:color="auto" w:sz="4" w:space="0"/>
            </w:tcBorders>
            <w:shd w:val="clear" w:color="auto" w:fill="FFFFFF"/>
            <w:vAlign w:val="center"/>
          </w:tcPr>
          <w:p w14:paraId="25B45156">
            <w:pPr>
              <w:spacing w:line="360" w:lineRule="auto"/>
              <w:jc w:val="center"/>
              <w:rPr>
                <w:rFonts w:hint="eastAsia" w:ascii="宋体" w:hAnsi="宋体" w:eastAsia="宋体"/>
                <w:szCs w:val="21"/>
              </w:rPr>
            </w:pPr>
            <w:r>
              <w:rPr>
                <w:rFonts w:ascii="宋体" w:hAnsi="宋体" w:eastAsia="宋体"/>
                <w:szCs w:val="21"/>
              </w:rPr>
              <w:t>getJoinTime()</w:t>
            </w:r>
          </w:p>
        </w:tc>
        <w:tc>
          <w:tcPr>
            <w:tcW w:w="1866" w:type="dxa"/>
            <w:tcBorders>
              <w:top w:val="single" w:color="auto" w:sz="4" w:space="0"/>
              <w:left w:val="single" w:color="auto" w:sz="4" w:space="0"/>
              <w:bottom w:val="single" w:color="auto" w:sz="4" w:space="0"/>
              <w:right w:val="single" w:color="auto" w:sz="4" w:space="0"/>
            </w:tcBorders>
            <w:shd w:val="clear" w:color="auto" w:fill="FFFFFF"/>
            <w:vAlign w:val="center"/>
          </w:tcPr>
          <w:p w14:paraId="11A10EE3">
            <w:pPr>
              <w:spacing w:line="360" w:lineRule="auto"/>
              <w:jc w:val="center"/>
              <w:rPr>
                <w:rFonts w:hint="eastAsia" w:ascii="宋体" w:hAnsi="宋体" w:eastAsia="宋体"/>
                <w:szCs w:val="21"/>
              </w:rPr>
            </w:pPr>
            <w:r>
              <w:rPr>
                <w:rFonts w:ascii="宋体" w:hAnsi="宋体" w:eastAsia="宋体"/>
                <w:szCs w:val="21"/>
              </w:rPr>
              <w:t>datetime</w:t>
            </w:r>
          </w:p>
        </w:tc>
      </w:tr>
      <w:tr w14:paraId="50BC7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1A42F20E">
            <w:pPr>
              <w:spacing w:line="360" w:lineRule="auto"/>
              <w:jc w:val="center"/>
              <w:rPr>
                <w:rFonts w:hint="eastAsia" w:ascii="宋体" w:hAnsi="宋体" w:eastAsia="宋体"/>
                <w:szCs w:val="21"/>
              </w:rPr>
            </w:pPr>
            <w:r>
              <w:rPr>
                <w:rFonts w:ascii="宋体" w:hAnsi="宋体" w:eastAsia="宋体"/>
                <w:szCs w:val="21"/>
              </w:rPr>
              <w:t>设置加入时间</w:t>
            </w:r>
          </w:p>
        </w:tc>
        <w:tc>
          <w:tcPr>
            <w:tcW w:w="2746" w:type="dxa"/>
            <w:tcBorders>
              <w:top w:val="single" w:color="auto" w:sz="4" w:space="0"/>
              <w:left w:val="single" w:color="auto" w:sz="4" w:space="0"/>
              <w:bottom w:val="single" w:color="auto" w:sz="4" w:space="0"/>
              <w:right w:val="single" w:color="auto" w:sz="4" w:space="0"/>
            </w:tcBorders>
            <w:shd w:val="clear" w:color="auto" w:fill="FFFFFF"/>
            <w:vAlign w:val="center"/>
          </w:tcPr>
          <w:p w14:paraId="154CBC69">
            <w:pPr>
              <w:spacing w:line="360" w:lineRule="auto"/>
              <w:jc w:val="center"/>
              <w:rPr>
                <w:rFonts w:hint="eastAsia" w:ascii="宋体" w:hAnsi="宋体" w:eastAsia="宋体"/>
                <w:szCs w:val="21"/>
              </w:rPr>
            </w:pPr>
            <w:r>
              <w:rPr>
                <w:rFonts w:ascii="宋体" w:hAnsi="宋体" w:eastAsia="宋体"/>
                <w:szCs w:val="21"/>
              </w:rPr>
              <w:t>setJoinTime()</w:t>
            </w:r>
          </w:p>
        </w:tc>
        <w:tc>
          <w:tcPr>
            <w:tcW w:w="1866" w:type="dxa"/>
            <w:tcBorders>
              <w:top w:val="single" w:color="auto" w:sz="4" w:space="0"/>
              <w:left w:val="single" w:color="auto" w:sz="4" w:space="0"/>
              <w:bottom w:val="single" w:color="auto" w:sz="4" w:space="0"/>
              <w:right w:val="single" w:color="auto" w:sz="4" w:space="0"/>
            </w:tcBorders>
            <w:shd w:val="clear" w:color="auto" w:fill="FFFFFF"/>
            <w:vAlign w:val="center"/>
          </w:tcPr>
          <w:p w14:paraId="3BE4B9E6">
            <w:pPr>
              <w:spacing w:line="360" w:lineRule="auto"/>
              <w:jc w:val="center"/>
              <w:rPr>
                <w:rFonts w:hint="eastAsia" w:ascii="宋体" w:hAnsi="宋体" w:eastAsia="宋体"/>
                <w:szCs w:val="21"/>
              </w:rPr>
            </w:pPr>
            <w:r>
              <w:rPr>
                <w:rFonts w:ascii="宋体" w:hAnsi="宋体" w:eastAsia="宋体"/>
                <w:szCs w:val="21"/>
              </w:rPr>
              <w:t>bool</w:t>
            </w:r>
          </w:p>
        </w:tc>
      </w:tr>
      <w:tr w14:paraId="2DC86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shd w:val="clear" w:color="auto" w:fill="FFFFFF"/>
            <w:vAlign w:val="center"/>
          </w:tcPr>
          <w:p w14:paraId="693DBC3A">
            <w:pPr>
              <w:spacing w:line="360" w:lineRule="auto"/>
              <w:jc w:val="center"/>
              <w:rPr>
                <w:rFonts w:hint="eastAsia" w:ascii="宋体" w:hAnsi="宋体" w:eastAsia="宋体"/>
                <w:szCs w:val="21"/>
              </w:rPr>
            </w:pPr>
            <w:r>
              <w:rPr>
                <w:rFonts w:ascii="宋体" w:hAnsi="宋体" w:eastAsia="宋体"/>
                <w:szCs w:val="21"/>
              </w:rPr>
              <w:t>返回确认状态</w:t>
            </w:r>
          </w:p>
        </w:tc>
        <w:tc>
          <w:tcPr>
            <w:tcW w:w="2746" w:type="dxa"/>
            <w:shd w:val="clear" w:color="auto" w:fill="FFFFFF"/>
            <w:vAlign w:val="center"/>
          </w:tcPr>
          <w:p w14:paraId="006AE90C">
            <w:pPr>
              <w:spacing w:line="360" w:lineRule="auto"/>
              <w:jc w:val="center"/>
              <w:rPr>
                <w:rFonts w:hint="eastAsia" w:ascii="宋体" w:hAnsi="宋体" w:eastAsia="宋体"/>
                <w:szCs w:val="21"/>
              </w:rPr>
            </w:pPr>
            <w:r>
              <w:rPr>
                <w:rFonts w:ascii="宋体" w:hAnsi="宋体" w:eastAsia="宋体"/>
                <w:szCs w:val="21"/>
              </w:rPr>
              <w:t>getConfirmStatus()</w:t>
            </w:r>
          </w:p>
        </w:tc>
        <w:tc>
          <w:tcPr>
            <w:tcW w:w="1866" w:type="dxa"/>
            <w:shd w:val="clear" w:color="auto" w:fill="FFFFFF"/>
            <w:vAlign w:val="center"/>
          </w:tcPr>
          <w:p w14:paraId="207B1B06">
            <w:pPr>
              <w:spacing w:line="360" w:lineRule="auto"/>
              <w:jc w:val="center"/>
              <w:rPr>
                <w:rFonts w:hint="eastAsia" w:ascii="宋体" w:hAnsi="宋体" w:eastAsia="宋体"/>
                <w:szCs w:val="21"/>
              </w:rPr>
            </w:pPr>
            <w:r>
              <w:rPr>
                <w:rFonts w:ascii="宋体" w:hAnsi="宋体" w:eastAsia="宋体"/>
                <w:szCs w:val="21"/>
              </w:rPr>
              <w:t>string</w:t>
            </w:r>
          </w:p>
        </w:tc>
      </w:tr>
      <w:tr w14:paraId="6BD06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shd w:val="clear" w:color="auto" w:fill="FFFFFF"/>
            <w:vAlign w:val="center"/>
          </w:tcPr>
          <w:p w14:paraId="7C5852B8">
            <w:pPr>
              <w:spacing w:line="360" w:lineRule="auto"/>
              <w:jc w:val="center"/>
              <w:rPr>
                <w:rFonts w:hint="eastAsia" w:ascii="宋体" w:hAnsi="宋体" w:eastAsia="宋体"/>
                <w:szCs w:val="21"/>
              </w:rPr>
            </w:pPr>
            <w:r>
              <w:rPr>
                <w:rFonts w:ascii="宋体" w:hAnsi="宋体" w:eastAsia="宋体"/>
                <w:szCs w:val="21"/>
              </w:rPr>
              <w:t>设置确认状态</w:t>
            </w:r>
          </w:p>
        </w:tc>
        <w:tc>
          <w:tcPr>
            <w:tcW w:w="2746" w:type="dxa"/>
            <w:shd w:val="clear" w:color="auto" w:fill="FFFFFF"/>
            <w:vAlign w:val="center"/>
          </w:tcPr>
          <w:p w14:paraId="636A555D">
            <w:pPr>
              <w:spacing w:line="360" w:lineRule="auto"/>
              <w:jc w:val="center"/>
              <w:rPr>
                <w:rFonts w:hint="eastAsia" w:ascii="宋体" w:hAnsi="宋体" w:eastAsia="宋体"/>
                <w:szCs w:val="21"/>
              </w:rPr>
            </w:pPr>
            <w:r>
              <w:rPr>
                <w:rFonts w:ascii="宋体" w:hAnsi="宋体" w:eastAsia="宋体"/>
                <w:szCs w:val="21"/>
              </w:rPr>
              <w:t>setConfirmStatus()</w:t>
            </w:r>
          </w:p>
        </w:tc>
        <w:tc>
          <w:tcPr>
            <w:tcW w:w="1866" w:type="dxa"/>
            <w:shd w:val="clear" w:color="auto" w:fill="FFFFFF"/>
            <w:vAlign w:val="center"/>
          </w:tcPr>
          <w:p w14:paraId="0159C467">
            <w:pPr>
              <w:spacing w:line="360" w:lineRule="auto"/>
              <w:jc w:val="center"/>
              <w:rPr>
                <w:rFonts w:hint="eastAsia" w:ascii="宋体" w:hAnsi="宋体" w:eastAsia="宋体"/>
                <w:szCs w:val="21"/>
              </w:rPr>
            </w:pPr>
            <w:r>
              <w:rPr>
                <w:rFonts w:ascii="宋体" w:hAnsi="宋体" w:eastAsia="宋体"/>
                <w:szCs w:val="21"/>
              </w:rPr>
              <w:t>bool</w:t>
            </w:r>
          </w:p>
        </w:tc>
      </w:tr>
      <w:tr w14:paraId="1D787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shd w:val="clear" w:color="auto" w:fill="FFFFFF"/>
            <w:vAlign w:val="center"/>
          </w:tcPr>
          <w:p w14:paraId="3431EEE4">
            <w:pPr>
              <w:spacing w:line="360" w:lineRule="auto"/>
              <w:jc w:val="center"/>
              <w:rPr>
                <w:rFonts w:hint="eastAsia" w:ascii="宋体" w:hAnsi="宋体" w:eastAsia="宋体"/>
                <w:szCs w:val="21"/>
              </w:rPr>
            </w:pPr>
            <w:r>
              <w:rPr>
                <w:rFonts w:ascii="宋体" w:hAnsi="宋体" w:eastAsia="宋体"/>
                <w:szCs w:val="21"/>
              </w:rPr>
              <w:t>返回确认时间</w:t>
            </w:r>
          </w:p>
        </w:tc>
        <w:tc>
          <w:tcPr>
            <w:tcW w:w="2746" w:type="dxa"/>
            <w:shd w:val="clear" w:color="auto" w:fill="FFFFFF"/>
            <w:vAlign w:val="center"/>
          </w:tcPr>
          <w:p w14:paraId="7AA66216">
            <w:pPr>
              <w:spacing w:line="360" w:lineRule="auto"/>
              <w:jc w:val="center"/>
              <w:rPr>
                <w:rFonts w:hint="eastAsia" w:ascii="宋体" w:hAnsi="宋体" w:eastAsia="宋体"/>
                <w:szCs w:val="21"/>
              </w:rPr>
            </w:pPr>
            <w:r>
              <w:rPr>
                <w:rFonts w:ascii="宋体" w:hAnsi="宋体" w:eastAsia="宋体"/>
                <w:szCs w:val="21"/>
              </w:rPr>
              <w:t>getConfirmTime()</w:t>
            </w:r>
          </w:p>
        </w:tc>
        <w:tc>
          <w:tcPr>
            <w:tcW w:w="1866" w:type="dxa"/>
            <w:shd w:val="clear" w:color="auto" w:fill="FFFFFF"/>
            <w:vAlign w:val="center"/>
          </w:tcPr>
          <w:p w14:paraId="5C0DEE36">
            <w:pPr>
              <w:spacing w:line="360" w:lineRule="auto"/>
              <w:jc w:val="center"/>
              <w:rPr>
                <w:rFonts w:hint="eastAsia" w:ascii="宋体" w:hAnsi="宋体" w:eastAsia="宋体"/>
                <w:szCs w:val="21"/>
              </w:rPr>
            </w:pPr>
            <w:r>
              <w:rPr>
                <w:rFonts w:ascii="宋体" w:hAnsi="宋体" w:eastAsia="宋体"/>
                <w:szCs w:val="21"/>
              </w:rPr>
              <w:t>datetime</w:t>
            </w:r>
          </w:p>
        </w:tc>
      </w:tr>
      <w:tr w14:paraId="43426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shd w:val="clear" w:color="auto" w:fill="FFFFFF"/>
            <w:vAlign w:val="center"/>
          </w:tcPr>
          <w:p w14:paraId="3073362D">
            <w:pPr>
              <w:spacing w:line="360" w:lineRule="auto"/>
              <w:jc w:val="center"/>
              <w:rPr>
                <w:rFonts w:hint="eastAsia" w:ascii="宋体" w:hAnsi="宋体" w:eastAsia="宋体"/>
                <w:szCs w:val="21"/>
              </w:rPr>
            </w:pPr>
            <w:r>
              <w:rPr>
                <w:rFonts w:ascii="宋体" w:hAnsi="宋体" w:eastAsia="宋体"/>
                <w:szCs w:val="21"/>
              </w:rPr>
              <w:t>设置确认时间</w:t>
            </w:r>
          </w:p>
        </w:tc>
        <w:tc>
          <w:tcPr>
            <w:tcW w:w="2746" w:type="dxa"/>
            <w:shd w:val="clear" w:color="auto" w:fill="FFFFFF"/>
            <w:vAlign w:val="center"/>
          </w:tcPr>
          <w:p w14:paraId="4EF2240E">
            <w:pPr>
              <w:spacing w:line="360" w:lineRule="auto"/>
              <w:jc w:val="center"/>
              <w:rPr>
                <w:rFonts w:hint="eastAsia" w:ascii="宋体" w:hAnsi="宋体" w:eastAsia="宋体"/>
                <w:szCs w:val="21"/>
              </w:rPr>
            </w:pPr>
            <w:r>
              <w:rPr>
                <w:rFonts w:ascii="宋体" w:hAnsi="宋体" w:eastAsia="宋体"/>
                <w:szCs w:val="21"/>
              </w:rPr>
              <w:t>setConfirmTime()</w:t>
            </w:r>
          </w:p>
        </w:tc>
        <w:tc>
          <w:tcPr>
            <w:tcW w:w="1866" w:type="dxa"/>
            <w:shd w:val="clear" w:color="auto" w:fill="FFFFFF"/>
            <w:vAlign w:val="center"/>
          </w:tcPr>
          <w:p w14:paraId="3A5E0068">
            <w:pPr>
              <w:spacing w:line="360" w:lineRule="auto"/>
              <w:jc w:val="center"/>
              <w:rPr>
                <w:rFonts w:hint="eastAsia" w:ascii="宋体" w:hAnsi="宋体" w:eastAsia="宋体"/>
                <w:szCs w:val="21"/>
              </w:rPr>
            </w:pPr>
            <w:r>
              <w:rPr>
                <w:rFonts w:ascii="宋体" w:hAnsi="宋体" w:eastAsia="宋体"/>
                <w:szCs w:val="21"/>
              </w:rPr>
              <w:t>bool</w:t>
            </w:r>
          </w:p>
        </w:tc>
      </w:tr>
      <w:tr w14:paraId="3AD3A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shd w:val="clear" w:color="auto" w:fill="FFFFFF"/>
            <w:vAlign w:val="center"/>
          </w:tcPr>
          <w:p w14:paraId="66A9F977">
            <w:pPr>
              <w:spacing w:line="360" w:lineRule="auto"/>
              <w:jc w:val="center"/>
              <w:rPr>
                <w:rFonts w:hint="eastAsia" w:ascii="宋体" w:hAnsi="宋体" w:eastAsia="宋体"/>
                <w:szCs w:val="21"/>
              </w:rPr>
            </w:pPr>
            <w:r>
              <w:rPr>
                <w:rFonts w:ascii="宋体" w:hAnsi="宋体" w:eastAsia="宋体"/>
                <w:szCs w:val="21"/>
              </w:rPr>
              <w:t>返回分摊金额</w:t>
            </w:r>
          </w:p>
        </w:tc>
        <w:tc>
          <w:tcPr>
            <w:tcW w:w="2746" w:type="dxa"/>
            <w:shd w:val="clear" w:color="auto" w:fill="FFFFFF"/>
            <w:vAlign w:val="center"/>
          </w:tcPr>
          <w:p w14:paraId="21D44497">
            <w:pPr>
              <w:spacing w:line="360" w:lineRule="auto"/>
              <w:jc w:val="center"/>
              <w:rPr>
                <w:rFonts w:hint="eastAsia" w:ascii="宋体" w:hAnsi="宋体" w:eastAsia="宋体"/>
                <w:szCs w:val="21"/>
              </w:rPr>
            </w:pPr>
            <w:r>
              <w:rPr>
                <w:rFonts w:ascii="宋体" w:hAnsi="宋体" w:eastAsia="宋体"/>
                <w:szCs w:val="21"/>
              </w:rPr>
              <w:t>getShareAmount()</w:t>
            </w:r>
          </w:p>
        </w:tc>
        <w:tc>
          <w:tcPr>
            <w:tcW w:w="1866" w:type="dxa"/>
            <w:shd w:val="clear" w:color="auto" w:fill="FFFFFF"/>
            <w:vAlign w:val="center"/>
          </w:tcPr>
          <w:p w14:paraId="67582015">
            <w:pPr>
              <w:spacing w:line="360" w:lineRule="auto"/>
              <w:jc w:val="center"/>
              <w:rPr>
                <w:rFonts w:hint="eastAsia" w:ascii="宋体" w:hAnsi="宋体" w:eastAsia="宋体"/>
                <w:szCs w:val="21"/>
              </w:rPr>
            </w:pPr>
            <w:r>
              <w:rPr>
                <w:rFonts w:ascii="宋体" w:hAnsi="宋体" w:eastAsia="宋体"/>
                <w:szCs w:val="21"/>
              </w:rPr>
              <w:t>decimal(10,2)</w:t>
            </w:r>
          </w:p>
        </w:tc>
      </w:tr>
      <w:tr w14:paraId="1560F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shd w:val="clear" w:color="auto" w:fill="FFFFFF"/>
            <w:vAlign w:val="center"/>
          </w:tcPr>
          <w:p w14:paraId="65B5F7F3">
            <w:pPr>
              <w:spacing w:line="360" w:lineRule="auto"/>
              <w:jc w:val="center"/>
              <w:rPr>
                <w:rFonts w:hint="eastAsia" w:ascii="宋体" w:hAnsi="宋体" w:eastAsia="宋体"/>
                <w:szCs w:val="21"/>
              </w:rPr>
            </w:pPr>
            <w:r>
              <w:rPr>
                <w:rFonts w:ascii="宋体" w:hAnsi="宋体" w:eastAsia="宋体"/>
                <w:szCs w:val="21"/>
              </w:rPr>
              <w:t>设置分摊金额</w:t>
            </w:r>
          </w:p>
        </w:tc>
        <w:tc>
          <w:tcPr>
            <w:tcW w:w="2746" w:type="dxa"/>
            <w:shd w:val="clear" w:color="auto" w:fill="FFFFFF"/>
            <w:vAlign w:val="center"/>
          </w:tcPr>
          <w:p w14:paraId="10F61D8A">
            <w:pPr>
              <w:spacing w:line="360" w:lineRule="auto"/>
              <w:jc w:val="center"/>
              <w:rPr>
                <w:rFonts w:hint="eastAsia" w:ascii="宋体" w:hAnsi="宋体" w:eastAsia="宋体"/>
                <w:szCs w:val="21"/>
              </w:rPr>
            </w:pPr>
            <w:r>
              <w:rPr>
                <w:rFonts w:ascii="宋体" w:hAnsi="宋体" w:eastAsia="宋体"/>
                <w:szCs w:val="21"/>
              </w:rPr>
              <w:t>setShareAmount()</w:t>
            </w:r>
          </w:p>
        </w:tc>
        <w:tc>
          <w:tcPr>
            <w:tcW w:w="1866" w:type="dxa"/>
            <w:shd w:val="clear" w:color="auto" w:fill="FFFFFF"/>
            <w:vAlign w:val="center"/>
          </w:tcPr>
          <w:p w14:paraId="4CD7FF10">
            <w:pPr>
              <w:spacing w:line="360" w:lineRule="auto"/>
              <w:jc w:val="center"/>
              <w:rPr>
                <w:rFonts w:hint="eastAsia" w:ascii="宋体" w:hAnsi="宋体" w:eastAsia="宋体"/>
                <w:szCs w:val="21"/>
              </w:rPr>
            </w:pPr>
            <w:r>
              <w:rPr>
                <w:rFonts w:ascii="宋体" w:hAnsi="宋体" w:eastAsia="宋体"/>
                <w:szCs w:val="21"/>
              </w:rPr>
              <w:t>bool</w:t>
            </w:r>
          </w:p>
        </w:tc>
      </w:tr>
      <w:tr w14:paraId="58A01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shd w:val="clear" w:color="auto" w:fill="FFFFFF"/>
            <w:vAlign w:val="center"/>
          </w:tcPr>
          <w:p w14:paraId="430BD982">
            <w:pPr>
              <w:spacing w:line="360" w:lineRule="auto"/>
              <w:jc w:val="center"/>
              <w:rPr>
                <w:rFonts w:hint="eastAsia" w:ascii="宋体" w:hAnsi="宋体" w:eastAsia="宋体"/>
                <w:szCs w:val="21"/>
              </w:rPr>
            </w:pPr>
            <w:r>
              <w:rPr>
                <w:rFonts w:ascii="宋体" w:hAnsi="宋体" w:eastAsia="宋体"/>
                <w:szCs w:val="21"/>
              </w:rPr>
              <w:t>返回是否已支付</w:t>
            </w:r>
          </w:p>
        </w:tc>
        <w:tc>
          <w:tcPr>
            <w:tcW w:w="2746" w:type="dxa"/>
            <w:shd w:val="clear" w:color="auto" w:fill="FFFFFF"/>
            <w:vAlign w:val="center"/>
          </w:tcPr>
          <w:p w14:paraId="38A43801">
            <w:pPr>
              <w:spacing w:line="360" w:lineRule="auto"/>
              <w:jc w:val="center"/>
              <w:rPr>
                <w:rFonts w:hint="eastAsia" w:ascii="宋体" w:hAnsi="宋体" w:eastAsia="宋体"/>
                <w:szCs w:val="21"/>
              </w:rPr>
            </w:pPr>
            <w:r>
              <w:rPr>
                <w:rFonts w:ascii="宋体" w:hAnsi="宋体" w:eastAsia="宋体"/>
                <w:szCs w:val="21"/>
              </w:rPr>
              <w:t>getIsPaid()</w:t>
            </w:r>
          </w:p>
        </w:tc>
        <w:tc>
          <w:tcPr>
            <w:tcW w:w="1866" w:type="dxa"/>
            <w:shd w:val="clear" w:color="auto" w:fill="FFFFFF"/>
            <w:vAlign w:val="center"/>
          </w:tcPr>
          <w:p w14:paraId="0F0547CC">
            <w:pPr>
              <w:spacing w:line="360" w:lineRule="auto"/>
              <w:jc w:val="center"/>
              <w:rPr>
                <w:rFonts w:hint="eastAsia" w:ascii="宋体" w:hAnsi="宋体" w:eastAsia="宋体"/>
                <w:szCs w:val="21"/>
              </w:rPr>
            </w:pPr>
            <w:r>
              <w:rPr>
                <w:rFonts w:ascii="宋体" w:hAnsi="宋体" w:eastAsia="宋体"/>
                <w:szCs w:val="21"/>
              </w:rPr>
              <w:t>boolean</w:t>
            </w:r>
          </w:p>
        </w:tc>
      </w:tr>
      <w:tr w14:paraId="69F19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shd w:val="clear" w:color="auto" w:fill="FFFFFF"/>
            <w:vAlign w:val="center"/>
          </w:tcPr>
          <w:p w14:paraId="0FB49BA6">
            <w:pPr>
              <w:spacing w:line="360" w:lineRule="auto"/>
              <w:jc w:val="center"/>
              <w:rPr>
                <w:rFonts w:hint="eastAsia" w:ascii="宋体" w:hAnsi="宋体" w:eastAsia="宋体"/>
                <w:szCs w:val="21"/>
              </w:rPr>
            </w:pPr>
            <w:r>
              <w:rPr>
                <w:rFonts w:ascii="宋体" w:hAnsi="宋体" w:eastAsia="宋体"/>
                <w:szCs w:val="21"/>
              </w:rPr>
              <w:t>设置是否已支付</w:t>
            </w:r>
          </w:p>
        </w:tc>
        <w:tc>
          <w:tcPr>
            <w:tcW w:w="2746" w:type="dxa"/>
            <w:shd w:val="clear" w:color="auto" w:fill="FFFFFF"/>
            <w:vAlign w:val="center"/>
          </w:tcPr>
          <w:p w14:paraId="1EC3F836">
            <w:pPr>
              <w:spacing w:line="360" w:lineRule="auto"/>
              <w:jc w:val="center"/>
              <w:rPr>
                <w:rFonts w:hint="eastAsia" w:ascii="宋体" w:hAnsi="宋体" w:eastAsia="宋体"/>
                <w:szCs w:val="21"/>
              </w:rPr>
            </w:pPr>
            <w:r>
              <w:rPr>
                <w:rFonts w:ascii="宋体" w:hAnsi="宋体" w:eastAsia="宋体"/>
                <w:szCs w:val="21"/>
              </w:rPr>
              <w:t>setIsPaid()</w:t>
            </w:r>
          </w:p>
        </w:tc>
        <w:tc>
          <w:tcPr>
            <w:tcW w:w="1866" w:type="dxa"/>
            <w:shd w:val="clear" w:color="auto" w:fill="FFFFFF"/>
            <w:vAlign w:val="center"/>
          </w:tcPr>
          <w:p w14:paraId="5F15FF57">
            <w:pPr>
              <w:spacing w:line="360" w:lineRule="auto"/>
              <w:jc w:val="center"/>
              <w:rPr>
                <w:rFonts w:hint="eastAsia" w:ascii="宋体" w:hAnsi="宋体" w:eastAsia="宋体"/>
                <w:szCs w:val="21"/>
              </w:rPr>
            </w:pPr>
            <w:r>
              <w:rPr>
                <w:rFonts w:ascii="宋体" w:hAnsi="宋体" w:eastAsia="宋体"/>
                <w:szCs w:val="21"/>
              </w:rPr>
              <w:t>bool</w:t>
            </w:r>
          </w:p>
        </w:tc>
      </w:tr>
      <w:tr w14:paraId="08503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shd w:val="clear" w:color="auto" w:fill="FFFFFF"/>
            <w:vAlign w:val="center"/>
          </w:tcPr>
          <w:p w14:paraId="7346837F">
            <w:pPr>
              <w:spacing w:line="360" w:lineRule="auto"/>
              <w:jc w:val="center"/>
              <w:rPr>
                <w:rFonts w:hint="eastAsia" w:ascii="宋体" w:hAnsi="宋体" w:eastAsia="宋体"/>
                <w:szCs w:val="21"/>
              </w:rPr>
            </w:pPr>
            <w:r>
              <w:rPr>
                <w:rFonts w:ascii="宋体" w:hAnsi="宋体" w:eastAsia="宋体"/>
                <w:szCs w:val="21"/>
              </w:rPr>
              <w:t>返回支付时间</w:t>
            </w:r>
          </w:p>
        </w:tc>
        <w:tc>
          <w:tcPr>
            <w:tcW w:w="2746" w:type="dxa"/>
            <w:shd w:val="clear" w:color="auto" w:fill="FFFFFF"/>
            <w:vAlign w:val="center"/>
          </w:tcPr>
          <w:p w14:paraId="732F8782">
            <w:pPr>
              <w:spacing w:line="360" w:lineRule="auto"/>
              <w:jc w:val="center"/>
              <w:rPr>
                <w:rFonts w:hint="eastAsia" w:ascii="宋体" w:hAnsi="宋体" w:eastAsia="宋体"/>
                <w:szCs w:val="21"/>
              </w:rPr>
            </w:pPr>
            <w:r>
              <w:rPr>
                <w:rFonts w:ascii="宋体" w:hAnsi="宋体" w:eastAsia="宋体"/>
                <w:szCs w:val="21"/>
              </w:rPr>
              <w:t>getPayTime()</w:t>
            </w:r>
          </w:p>
        </w:tc>
        <w:tc>
          <w:tcPr>
            <w:tcW w:w="1866" w:type="dxa"/>
            <w:shd w:val="clear" w:color="auto" w:fill="FFFFFF"/>
            <w:vAlign w:val="center"/>
          </w:tcPr>
          <w:p w14:paraId="016E877B">
            <w:pPr>
              <w:spacing w:line="360" w:lineRule="auto"/>
              <w:jc w:val="center"/>
              <w:rPr>
                <w:rFonts w:hint="eastAsia" w:ascii="宋体" w:hAnsi="宋体" w:eastAsia="宋体"/>
                <w:szCs w:val="21"/>
              </w:rPr>
            </w:pPr>
            <w:r>
              <w:rPr>
                <w:rFonts w:ascii="宋体" w:hAnsi="宋体" w:eastAsia="宋体"/>
                <w:szCs w:val="21"/>
              </w:rPr>
              <w:t>datetime</w:t>
            </w:r>
          </w:p>
        </w:tc>
      </w:tr>
      <w:tr w14:paraId="439C2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shd w:val="clear" w:color="auto" w:fill="FFFFFF"/>
            <w:vAlign w:val="center"/>
          </w:tcPr>
          <w:p w14:paraId="08C9F996">
            <w:pPr>
              <w:spacing w:line="360" w:lineRule="auto"/>
              <w:jc w:val="center"/>
              <w:rPr>
                <w:rFonts w:hint="eastAsia" w:ascii="宋体" w:hAnsi="宋体" w:eastAsia="宋体"/>
                <w:szCs w:val="21"/>
              </w:rPr>
            </w:pPr>
            <w:r>
              <w:rPr>
                <w:rFonts w:ascii="宋体" w:hAnsi="宋体" w:eastAsia="宋体"/>
                <w:szCs w:val="21"/>
              </w:rPr>
              <w:t>设置支付时间</w:t>
            </w:r>
          </w:p>
        </w:tc>
        <w:tc>
          <w:tcPr>
            <w:tcW w:w="2746" w:type="dxa"/>
            <w:shd w:val="clear" w:color="auto" w:fill="FFFFFF"/>
            <w:vAlign w:val="center"/>
          </w:tcPr>
          <w:p w14:paraId="4778A3FB">
            <w:pPr>
              <w:spacing w:line="360" w:lineRule="auto"/>
              <w:jc w:val="center"/>
              <w:rPr>
                <w:rFonts w:hint="eastAsia" w:ascii="宋体" w:hAnsi="宋体" w:eastAsia="宋体"/>
                <w:szCs w:val="21"/>
              </w:rPr>
            </w:pPr>
            <w:r>
              <w:rPr>
                <w:rFonts w:ascii="宋体" w:hAnsi="宋体" w:eastAsia="宋体"/>
                <w:szCs w:val="21"/>
              </w:rPr>
              <w:t>setPayTime()</w:t>
            </w:r>
          </w:p>
        </w:tc>
        <w:tc>
          <w:tcPr>
            <w:tcW w:w="1866" w:type="dxa"/>
            <w:shd w:val="clear" w:color="auto" w:fill="FFFFFF"/>
            <w:vAlign w:val="center"/>
          </w:tcPr>
          <w:p w14:paraId="7A37A404">
            <w:pPr>
              <w:spacing w:line="360" w:lineRule="auto"/>
              <w:jc w:val="center"/>
              <w:rPr>
                <w:rFonts w:hint="eastAsia" w:ascii="宋体" w:hAnsi="宋体" w:eastAsia="宋体"/>
                <w:szCs w:val="21"/>
              </w:rPr>
            </w:pPr>
            <w:r>
              <w:rPr>
                <w:rFonts w:ascii="宋体" w:hAnsi="宋体" w:eastAsia="宋体"/>
                <w:szCs w:val="21"/>
              </w:rPr>
              <w:t>bool</w:t>
            </w:r>
          </w:p>
        </w:tc>
      </w:tr>
      <w:tr w14:paraId="76BCC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shd w:val="clear" w:color="auto" w:fill="FFFFFF"/>
            <w:vAlign w:val="center"/>
          </w:tcPr>
          <w:p w14:paraId="59C6F565">
            <w:pPr>
              <w:spacing w:line="360" w:lineRule="auto"/>
              <w:jc w:val="center"/>
              <w:rPr>
                <w:rFonts w:hint="eastAsia" w:ascii="宋体" w:hAnsi="宋体" w:eastAsia="宋体"/>
                <w:szCs w:val="21"/>
              </w:rPr>
            </w:pPr>
            <w:r>
              <w:rPr>
                <w:rFonts w:ascii="宋体" w:hAnsi="宋体" w:eastAsia="宋体"/>
                <w:szCs w:val="21"/>
              </w:rPr>
              <w:t>确认参与</w:t>
            </w:r>
          </w:p>
        </w:tc>
        <w:tc>
          <w:tcPr>
            <w:tcW w:w="2746" w:type="dxa"/>
            <w:shd w:val="clear" w:color="auto" w:fill="FFFFFF"/>
            <w:vAlign w:val="center"/>
          </w:tcPr>
          <w:p w14:paraId="40C10972">
            <w:pPr>
              <w:spacing w:line="360" w:lineRule="auto"/>
              <w:jc w:val="center"/>
              <w:rPr>
                <w:rFonts w:hint="eastAsia" w:ascii="宋体" w:hAnsi="宋体" w:eastAsia="宋体"/>
                <w:szCs w:val="21"/>
              </w:rPr>
            </w:pPr>
            <w:r>
              <w:rPr>
                <w:rFonts w:ascii="宋体" w:hAnsi="宋体" w:eastAsia="宋体"/>
                <w:szCs w:val="21"/>
              </w:rPr>
              <w:t>confirmParticipation()</w:t>
            </w:r>
          </w:p>
        </w:tc>
        <w:tc>
          <w:tcPr>
            <w:tcW w:w="1866" w:type="dxa"/>
            <w:shd w:val="clear" w:color="auto" w:fill="FFFFFF"/>
            <w:vAlign w:val="center"/>
          </w:tcPr>
          <w:p w14:paraId="48942784">
            <w:pPr>
              <w:spacing w:line="360" w:lineRule="auto"/>
              <w:jc w:val="center"/>
              <w:rPr>
                <w:rFonts w:hint="eastAsia" w:ascii="宋体" w:hAnsi="宋体" w:eastAsia="宋体"/>
                <w:szCs w:val="21"/>
              </w:rPr>
            </w:pPr>
            <w:r>
              <w:rPr>
                <w:rFonts w:ascii="宋体" w:hAnsi="宋体" w:eastAsia="宋体"/>
                <w:szCs w:val="21"/>
              </w:rPr>
              <w:t>bool</w:t>
            </w:r>
          </w:p>
        </w:tc>
      </w:tr>
      <w:tr w14:paraId="447C0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shd w:val="clear" w:color="auto" w:fill="FFFFFF"/>
            <w:vAlign w:val="center"/>
          </w:tcPr>
          <w:p w14:paraId="43823F7F">
            <w:pPr>
              <w:spacing w:line="360" w:lineRule="auto"/>
              <w:jc w:val="center"/>
              <w:rPr>
                <w:rFonts w:hint="eastAsia" w:ascii="宋体" w:hAnsi="宋体" w:eastAsia="宋体"/>
                <w:szCs w:val="21"/>
              </w:rPr>
            </w:pPr>
            <w:r>
              <w:rPr>
                <w:rFonts w:ascii="宋体" w:hAnsi="宋体" w:eastAsia="宋体"/>
                <w:szCs w:val="21"/>
              </w:rPr>
              <w:t>申请退出</w:t>
            </w:r>
          </w:p>
        </w:tc>
        <w:tc>
          <w:tcPr>
            <w:tcW w:w="2746" w:type="dxa"/>
            <w:shd w:val="clear" w:color="auto" w:fill="FFFFFF"/>
            <w:vAlign w:val="center"/>
          </w:tcPr>
          <w:p w14:paraId="76CAC679">
            <w:pPr>
              <w:spacing w:line="360" w:lineRule="auto"/>
              <w:jc w:val="center"/>
              <w:rPr>
                <w:rFonts w:hint="eastAsia" w:ascii="宋体" w:hAnsi="宋体" w:eastAsia="宋体"/>
                <w:szCs w:val="21"/>
              </w:rPr>
            </w:pPr>
            <w:r>
              <w:rPr>
                <w:rFonts w:ascii="宋体" w:hAnsi="宋体" w:eastAsia="宋体"/>
                <w:szCs w:val="21"/>
              </w:rPr>
              <w:t>applyQuit()</w:t>
            </w:r>
          </w:p>
        </w:tc>
        <w:tc>
          <w:tcPr>
            <w:tcW w:w="1866" w:type="dxa"/>
            <w:shd w:val="clear" w:color="auto" w:fill="FFFFFF"/>
            <w:vAlign w:val="center"/>
          </w:tcPr>
          <w:p w14:paraId="5C2CF9E7">
            <w:pPr>
              <w:spacing w:line="360" w:lineRule="auto"/>
              <w:jc w:val="center"/>
              <w:rPr>
                <w:rFonts w:hint="eastAsia" w:ascii="宋体" w:hAnsi="宋体" w:eastAsia="宋体"/>
                <w:szCs w:val="21"/>
              </w:rPr>
            </w:pPr>
            <w:r>
              <w:rPr>
                <w:rFonts w:ascii="宋体" w:hAnsi="宋体" w:eastAsia="宋体"/>
                <w:szCs w:val="21"/>
              </w:rPr>
              <w:t>bool</w:t>
            </w:r>
          </w:p>
        </w:tc>
      </w:tr>
      <w:tr w14:paraId="3E6E1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shd w:val="clear" w:color="auto" w:fill="FFFFFF"/>
            <w:vAlign w:val="center"/>
          </w:tcPr>
          <w:p w14:paraId="66106847">
            <w:pPr>
              <w:spacing w:line="360" w:lineRule="auto"/>
              <w:jc w:val="center"/>
              <w:rPr>
                <w:rFonts w:hint="eastAsia" w:ascii="宋体" w:hAnsi="宋体" w:eastAsia="宋体"/>
                <w:szCs w:val="21"/>
              </w:rPr>
            </w:pPr>
            <w:r>
              <w:rPr>
                <w:rFonts w:ascii="宋体" w:hAnsi="宋体" w:eastAsia="宋体"/>
                <w:szCs w:val="21"/>
              </w:rPr>
              <w:t>查找成员</w:t>
            </w:r>
          </w:p>
        </w:tc>
        <w:tc>
          <w:tcPr>
            <w:tcW w:w="2746" w:type="dxa"/>
            <w:shd w:val="clear" w:color="auto" w:fill="FFFFFF"/>
            <w:vAlign w:val="center"/>
          </w:tcPr>
          <w:p w14:paraId="1E7D5BF7">
            <w:pPr>
              <w:spacing w:line="360" w:lineRule="auto"/>
              <w:jc w:val="center"/>
              <w:rPr>
                <w:rFonts w:hint="eastAsia" w:ascii="宋体" w:hAnsi="宋体" w:eastAsia="宋体"/>
                <w:szCs w:val="21"/>
              </w:rPr>
            </w:pPr>
            <w:r>
              <w:rPr>
                <w:rFonts w:ascii="宋体" w:hAnsi="宋体" w:eastAsia="宋体"/>
                <w:szCs w:val="21"/>
              </w:rPr>
              <w:t>searchMember()</w:t>
            </w:r>
          </w:p>
        </w:tc>
        <w:tc>
          <w:tcPr>
            <w:tcW w:w="1866" w:type="dxa"/>
            <w:shd w:val="clear" w:color="auto" w:fill="FFFFFF"/>
            <w:vAlign w:val="center"/>
          </w:tcPr>
          <w:p w14:paraId="4A3DC2FC">
            <w:pPr>
              <w:spacing w:line="360" w:lineRule="auto"/>
              <w:jc w:val="center"/>
              <w:rPr>
                <w:rFonts w:hint="eastAsia" w:ascii="宋体" w:hAnsi="宋体" w:eastAsia="宋体"/>
                <w:szCs w:val="21"/>
              </w:rPr>
            </w:pPr>
            <w:r>
              <w:rPr>
                <w:rFonts w:hint="eastAsia" w:ascii="宋体" w:hAnsi="宋体" w:eastAsia="宋体"/>
                <w:szCs w:val="21"/>
              </w:rPr>
              <w:t>string(userID)</w:t>
            </w:r>
          </w:p>
        </w:tc>
      </w:tr>
      <w:tr w14:paraId="79F4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shd w:val="clear" w:color="auto" w:fill="FFFFFF"/>
            <w:vAlign w:val="center"/>
          </w:tcPr>
          <w:p w14:paraId="20618431">
            <w:pPr>
              <w:spacing w:line="360" w:lineRule="auto"/>
              <w:jc w:val="center"/>
              <w:rPr>
                <w:rFonts w:hint="eastAsia" w:ascii="宋体" w:hAnsi="宋体" w:eastAsia="宋体"/>
                <w:szCs w:val="21"/>
              </w:rPr>
            </w:pPr>
            <w:r>
              <w:rPr>
                <w:rFonts w:ascii="宋体" w:hAnsi="宋体" w:eastAsia="宋体"/>
                <w:szCs w:val="21"/>
              </w:rPr>
              <w:t>添加成员</w:t>
            </w:r>
          </w:p>
        </w:tc>
        <w:tc>
          <w:tcPr>
            <w:tcW w:w="2746" w:type="dxa"/>
            <w:shd w:val="clear" w:color="auto" w:fill="FFFFFF"/>
            <w:vAlign w:val="center"/>
          </w:tcPr>
          <w:p w14:paraId="581909EA">
            <w:pPr>
              <w:spacing w:line="360" w:lineRule="auto"/>
              <w:jc w:val="center"/>
              <w:rPr>
                <w:rFonts w:hint="eastAsia" w:ascii="宋体" w:hAnsi="宋体" w:eastAsia="宋体"/>
                <w:szCs w:val="21"/>
              </w:rPr>
            </w:pPr>
            <w:r>
              <w:rPr>
                <w:rFonts w:ascii="宋体" w:hAnsi="宋体" w:eastAsia="宋体"/>
                <w:szCs w:val="21"/>
              </w:rPr>
              <w:t>addMember()</w:t>
            </w:r>
          </w:p>
        </w:tc>
        <w:tc>
          <w:tcPr>
            <w:tcW w:w="1866" w:type="dxa"/>
            <w:shd w:val="clear" w:color="auto" w:fill="FFFFFF"/>
            <w:vAlign w:val="center"/>
          </w:tcPr>
          <w:p w14:paraId="539E461A">
            <w:pPr>
              <w:spacing w:line="360" w:lineRule="auto"/>
              <w:jc w:val="center"/>
              <w:rPr>
                <w:rFonts w:hint="eastAsia" w:ascii="宋体" w:hAnsi="宋体" w:eastAsia="宋体"/>
                <w:szCs w:val="21"/>
              </w:rPr>
            </w:pPr>
            <w:r>
              <w:rPr>
                <w:rFonts w:ascii="宋体" w:hAnsi="宋体" w:eastAsia="宋体"/>
                <w:szCs w:val="21"/>
              </w:rPr>
              <w:t>bool</w:t>
            </w:r>
          </w:p>
        </w:tc>
      </w:tr>
      <w:tr w14:paraId="6BA01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shd w:val="clear" w:color="auto" w:fill="FFFFFF"/>
            <w:vAlign w:val="center"/>
          </w:tcPr>
          <w:p w14:paraId="25F32CC8">
            <w:pPr>
              <w:spacing w:line="360" w:lineRule="auto"/>
              <w:jc w:val="center"/>
              <w:rPr>
                <w:rFonts w:hint="eastAsia" w:ascii="宋体" w:hAnsi="宋体" w:eastAsia="宋体"/>
                <w:szCs w:val="21"/>
              </w:rPr>
            </w:pPr>
            <w:r>
              <w:rPr>
                <w:rFonts w:ascii="宋体" w:hAnsi="宋体" w:eastAsia="宋体"/>
                <w:szCs w:val="21"/>
              </w:rPr>
              <w:t>移除成员</w:t>
            </w:r>
          </w:p>
        </w:tc>
        <w:tc>
          <w:tcPr>
            <w:tcW w:w="2746" w:type="dxa"/>
            <w:shd w:val="clear" w:color="auto" w:fill="FFFFFF"/>
            <w:vAlign w:val="center"/>
          </w:tcPr>
          <w:p w14:paraId="7D09BF35">
            <w:pPr>
              <w:spacing w:line="360" w:lineRule="auto"/>
              <w:jc w:val="center"/>
              <w:rPr>
                <w:rFonts w:hint="eastAsia" w:ascii="宋体" w:hAnsi="宋体" w:eastAsia="宋体"/>
                <w:szCs w:val="21"/>
              </w:rPr>
            </w:pPr>
            <w:r>
              <w:rPr>
                <w:rFonts w:ascii="宋体" w:hAnsi="宋体" w:eastAsia="宋体"/>
                <w:szCs w:val="21"/>
              </w:rPr>
              <w:t>removeMember()</w:t>
            </w:r>
          </w:p>
        </w:tc>
        <w:tc>
          <w:tcPr>
            <w:tcW w:w="1866" w:type="dxa"/>
            <w:shd w:val="clear" w:color="auto" w:fill="FFFFFF"/>
            <w:vAlign w:val="center"/>
          </w:tcPr>
          <w:p w14:paraId="79F94A30">
            <w:pPr>
              <w:spacing w:line="360" w:lineRule="auto"/>
              <w:jc w:val="center"/>
              <w:rPr>
                <w:rFonts w:hint="eastAsia" w:ascii="宋体" w:hAnsi="宋体" w:eastAsia="宋体"/>
                <w:szCs w:val="21"/>
              </w:rPr>
            </w:pPr>
            <w:r>
              <w:rPr>
                <w:rFonts w:ascii="宋体" w:hAnsi="宋体" w:eastAsia="宋体"/>
                <w:szCs w:val="21"/>
              </w:rPr>
              <w:t>bool</w:t>
            </w:r>
          </w:p>
        </w:tc>
      </w:tr>
      <w:tr w14:paraId="3FD88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shd w:val="clear" w:color="auto" w:fill="FFFFFF"/>
            <w:vAlign w:val="center"/>
          </w:tcPr>
          <w:p w14:paraId="76945288">
            <w:pPr>
              <w:spacing w:line="360" w:lineRule="auto"/>
              <w:jc w:val="center"/>
              <w:rPr>
                <w:rFonts w:hint="eastAsia" w:ascii="宋体" w:hAnsi="宋体" w:eastAsia="宋体"/>
                <w:szCs w:val="21"/>
              </w:rPr>
            </w:pPr>
            <w:r>
              <w:rPr>
                <w:rFonts w:ascii="宋体" w:hAnsi="宋体" w:eastAsia="宋体"/>
                <w:szCs w:val="21"/>
              </w:rPr>
              <w:t>处理退出申请</w:t>
            </w:r>
          </w:p>
        </w:tc>
        <w:tc>
          <w:tcPr>
            <w:tcW w:w="2746" w:type="dxa"/>
            <w:shd w:val="clear" w:color="auto" w:fill="FFFFFF"/>
            <w:vAlign w:val="center"/>
          </w:tcPr>
          <w:p w14:paraId="332F11D6">
            <w:pPr>
              <w:spacing w:line="360" w:lineRule="auto"/>
              <w:jc w:val="center"/>
              <w:rPr>
                <w:rFonts w:hint="eastAsia" w:ascii="宋体" w:hAnsi="宋体" w:eastAsia="宋体"/>
                <w:szCs w:val="21"/>
              </w:rPr>
            </w:pPr>
            <w:r>
              <w:rPr>
                <w:rFonts w:ascii="宋体" w:hAnsi="宋体" w:eastAsia="宋体"/>
                <w:szCs w:val="21"/>
              </w:rPr>
              <w:t>handleQuitApplication()</w:t>
            </w:r>
          </w:p>
        </w:tc>
        <w:tc>
          <w:tcPr>
            <w:tcW w:w="1866" w:type="dxa"/>
            <w:shd w:val="clear" w:color="auto" w:fill="FFFFFF"/>
            <w:vAlign w:val="center"/>
          </w:tcPr>
          <w:p w14:paraId="2FCBFDE8">
            <w:pPr>
              <w:spacing w:line="360" w:lineRule="auto"/>
              <w:jc w:val="center"/>
              <w:rPr>
                <w:rFonts w:hint="eastAsia" w:ascii="宋体" w:hAnsi="宋体" w:eastAsia="宋体"/>
                <w:szCs w:val="21"/>
              </w:rPr>
            </w:pPr>
            <w:r>
              <w:rPr>
                <w:rFonts w:ascii="宋体" w:hAnsi="宋体" w:eastAsia="宋体"/>
                <w:szCs w:val="21"/>
              </w:rPr>
              <w:t>bool</w:t>
            </w:r>
          </w:p>
        </w:tc>
      </w:tr>
    </w:tbl>
    <w:p w14:paraId="717999C9">
      <w:pPr>
        <w:spacing w:line="360" w:lineRule="auto"/>
        <w:jc w:val="center"/>
        <w:rPr>
          <w:rFonts w:hint="eastAsia" w:ascii="宋体" w:hAnsi="宋体" w:eastAsia="宋体"/>
          <w:szCs w:val="21"/>
        </w:rPr>
      </w:pPr>
    </w:p>
    <w:p w14:paraId="610D9653">
      <w:pPr>
        <w:spacing w:line="360" w:lineRule="auto"/>
        <w:jc w:val="left"/>
        <w:rPr>
          <w:rFonts w:hint="eastAsia" w:ascii="宋体" w:hAnsi="宋体" w:eastAsia="宋体"/>
          <w:b/>
          <w:bCs/>
          <w:szCs w:val="21"/>
        </w:rPr>
      </w:pPr>
      <w:r>
        <w:rPr>
          <w:rFonts w:hint="eastAsia" w:ascii="宋体" w:hAnsi="宋体" w:eastAsia="宋体"/>
          <w:b/>
          <w:bCs/>
          <w:szCs w:val="21"/>
        </w:rPr>
        <w:t>类名：Collect（收费管理</w:t>
      </w:r>
      <w:r>
        <w:rPr>
          <w:rFonts w:ascii="宋体" w:hAnsi="宋体" w:eastAsia="宋体"/>
          <w:b/>
          <w:bCs/>
          <w:szCs w:val="21"/>
        </w:rPr>
        <w:t>类</w:t>
      </w:r>
      <w:r>
        <w:rPr>
          <w:rFonts w:hint="eastAsia" w:ascii="宋体" w:hAnsi="宋体" w:eastAsia="宋体"/>
          <w:b/>
          <w:bCs/>
          <w:szCs w:val="21"/>
        </w:rPr>
        <w:t>）</w:t>
      </w:r>
    </w:p>
    <w:p w14:paraId="614CD3FA">
      <w:pPr>
        <w:spacing w:line="360" w:lineRule="auto"/>
        <w:jc w:val="left"/>
        <w:rPr>
          <w:rFonts w:hint="eastAsia" w:ascii="宋体" w:hAnsi="宋体" w:eastAsia="宋体"/>
          <w:b/>
          <w:bCs/>
          <w:szCs w:val="21"/>
        </w:rPr>
      </w:pPr>
      <w:r>
        <w:rPr>
          <w:rFonts w:hint="eastAsia" w:ascii="宋体" w:hAnsi="宋体" w:eastAsia="宋体"/>
          <w:b/>
          <w:bCs/>
          <w:szCs w:val="21"/>
        </w:rPr>
        <w:t>操作表如表3</w:t>
      </w:r>
      <w:r>
        <w:rPr>
          <w:rFonts w:ascii="宋体" w:hAnsi="宋体" w:eastAsia="宋体"/>
          <w:b/>
          <w:bCs/>
          <w:szCs w:val="21"/>
        </w:rPr>
        <w:t>.</w:t>
      </w:r>
      <w:r>
        <w:rPr>
          <w:rFonts w:hint="eastAsia" w:ascii="宋体" w:hAnsi="宋体" w:eastAsia="宋体"/>
          <w:b/>
          <w:bCs/>
          <w:szCs w:val="21"/>
        </w:rPr>
        <w:t>2</w:t>
      </w:r>
      <w:r>
        <w:rPr>
          <w:rFonts w:ascii="宋体" w:hAnsi="宋体" w:eastAsia="宋体"/>
          <w:b/>
          <w:bCs/>
          <w:szCs w:val="21"/>
        </w:rPr>
        <w:t>.</w:t>
      </w:r>
      <w:r>
        <w:rPr>
          <w:rFonts w:hint="eastAsia" w:ascii="宋体" w:hAnsi="宋体" w:eastAsia="宋体"/>
          <w:b/>
          <w:bCs/>
          <w:szCs w:val="21"/>
        </w:rPr>
        <w:t>6所示：</w:t>
      </w:r>
    </w:p>
    <w:p w14:paraId="5B6D1840">
      <w:pPr>
        <w:spacing w:line="360" w:lineRule="auto"/>
        <w:jc w:val="center"/>
        <w:rPr>
          <w:rFonts w:hint="eastAsia" w:ascii="宋体" w:hAnsi="宋体" w:eastAsia="宋体"/>
          <w:szCs w:val="21"/>
        </w:rPr>
      </w:pPr>
      <w:r>
        <w:rPr>
          <w:rFonts w:hint="eastAsia" w:ascii="宋体" w:hAnsi="宋体" w:eastAsia="宋体"/>
          <w:szCs w:val="21"/>
        </w:rPr>
        <w:tab/>
      </w:r>
      <w:r>
        <w:rPr>
          <w:rFonts w:hint="eastAsia" w:ascii="宋体" w:hAnsi="宋体" w:eastAsia="宋体"/>
          <w:szCs w:val="21"/>
        </w:rPr>
        <w:t>表3</w:t>
      </w:r>
      <w:r>
        <w:rPr>
          <w:rFonts w:ascii="宋体" w:hAnsi="宋体" w:eastAsia="宋体"/>
          <w:szCs w:val="21"/>
        </w:rPr>
        <w:t>.</w:t>
      </w:r>
      <w:r>
        <w:rPr>
          <w:rFonts w:hint="eastAsia" w:ascii="宋体" w:hAnsi="宋体" w:eastAsia="宋体"/>
          <w:szCs w:val="21"/>
        </w:rPr>
        <w:t>2</w:t>
      </w:r>
      <w:r>
        <w:rPr>
          <w:rFonts w:ascii="宋体" w:hAnsi="宋体" w:eastAsia="宋体"/>
          <w:szCs w:val="21"/>
        </w:rPr>
        <w:t>.</w:t>
      </w:r>
      <w:r>
        <w:rPr>
          <w:rFonts w:hint="eastAsia" w:ascii="宋体" w:hAnsi="宋体" w:eastAsia="宋体"/>
          <w:szCs w:val="21"/>
        </w:rPr>
        <w:t>6</w:t>
      </w:r>
      <w:r>
        <w:rPr>
          <w:rFonts w:ascii="宋体" w:hAnsi="宋体" w:eastAsia="宋体"/>
          <w:szCs w:val="21"/>
        </w:rPr>
        <w:t xml:space="preserve"> </w:t>
      </w:r>
      <w:r>
        <w:rPr>
          <w:rFonts w:hint="eastAsia" w:ascii="宋体" w:hAnsi="宋体" w:eastAsia="宋体"/>
          <w:szCs w:val="21"/>
        </w:rPr>
        <w:t>Collect类操作表</w:t>
      </w:r>
    </w:p>
    <w:p w14:paraId="034847D0">
      <w:pPr>
        <w:spacing w:line="360" w:lineRule="auto"/>
        <w:jc w:val="center"/>
        <w:rPr>
          <w:rFonts w:hint="eastAsia" w:ascii="宋体" w:hAnsi="宋体" w:eastAsia="宋体"/>
          <w:szCs w:val="21"/>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539"/>
        <w:gridCol w:w="2073"/>
      </w:tblGrid>
      <w:tr w14:paraId="4E312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6F7B402">
            <w:pPr>
              <w:spacing w:line="360" w:lineRule="auto"/>
              <w:jc w:val="center"/>
              <w:rPr>
                <w:rFonts w:hint="eastAsia" w:ascii="宋体" w:hAnsi="宋体" w:eastAsia="宋体"/>
                <w:szCs w:val="21"/>
              </w:rPr>
            </w:pPr>
            <w:r>
              <w:rPr>
                <w:rFonts w:hint="eastAsia" w:ascii="宋体" w:hAnsi="宋体" w:eastAsia="宋体"/>
                <w:szCs w:val="21"/>
              </w:rPr>
              <w:t>操作名称</w:t>
            </w:r>
          </w:p>
        </w:tc>
        <w:tc>
          <w:tcPr>
            <w:tcW w:w="2539" w:type="dxa"/>
            <w:tcBorders>
              <w:top w:val="single" w:color="auto" w:sz="4" w:space="0"/>
              <w:left w:val="single" w:color="auto" w:sz="4" w:space="0"/>
              <w:bottom w:val="single" w:color="auto" w:sz="4" w:space="0"/>
              <w:right w:val="single" w:color="auto" w:sz="4" w:space="0"/>
            </w:tcBorders>
          </w:tcPr>
          <w:p w14:paraId="67C1621B">
            <w:pPr>
              <w:spacing w:line="360" w:lineRule="auto"/>
              <w:jc w:val="center"/>
              <w:rPr>
                <w:rFonts w:hint="eastAsia" w:ascii="宋体" w:hAnsi="宋体" w:eastAsia="宋体"/>
                <w:szCs w:val="21"/>
              </w:rPr>
            </w:pPr>
            <w:r>
              <w:rPr>
                <w:rFonts w:hint="eastAsia" w:ascii="宋体" w:hAnsi="宋体" w:eastAsia="宋体"/>
                <w:szCs w:val="21"/>
              </w:rPr>
              <w:t>函数名</w:t>
            </w:r>
          </w:p>
        </w:tc>
        <w:tc>
          <w:tcPr>
            <w:tcW w:w="2073" w:type="dxa"/>
            <w:tcBorders>
              <w:top w:val="single" w:color="auto" w:sz="4" w:space="0"/>
              <w:left w:val="single" w:color="auto" w:sz="4" w:space="0"/>
              <w:bottom w:val="single" w:color="auto" w:sz="4" w:space="0"/>
              <w:right w:val="single" w:color="auto" w:sz="4" w:space="0"/>
            </w:tcBorders>
          </w:tcPr>
          <w:p w14:paraId="00DD8B2E">
            <w:pPr>
              <w:spacing w:line="360" w:lineRule="auto"/>
              <w:jc w:val="center"/>
              <w:rPr>
                <w:rFonts w:hint="eastAsia" w:ascii="宋体" w:hAnsi="宋体" w:eastAsia="宋体"/>
                <w:szCs w:val="21"/>
              </w:rPr>
            </w:pPr>
            <w:r>
              <w:rPr>
                <w:rFonts w:hint="eastAsia" w:ascii="宋体" w:hAnsi="宋体" w:eastAsia="宋体"/>
                <w:szCs w:val="21"/>
              </w:rPr>
              <w:t>返回值类型</w:t>
            </w:r>
          </w:p>
        </w:tc>
      </w:tr>
      <w:tr w14:paraId="670D7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4E67262F">
            <w:pPr>
              <w:spacing w:line="360" w:lineRule="auto"/>
              <w:jc w:val="center"/>
              <w:rPr>
                <w:rFonts w:hint="eastAsia" w:ascii="宋体" w:hAnsi="宋体" w:eastAsia="宋体"/>
                <w:szCs w:val="21"/>
              </w:rPr>
            </w:pPr>
            <w:r>
              <w:rPr>
                <w:rFonts w:ascii="宋体" w:hAnsi="宋体" w:eastAsia="宋体"/>
                <w:szCs w:val="21"/>
              </w:rPr>
              <w:t>返回项目 ID</w:t>
            </w:r>
          </w:p>
        </w:tc>
        <w:tc>
          <w:tcPr>
            <w:tcW w:w="2539" w:type="dxa"/>
            <w:tcBorders>
              <w:top w:val="single" w:color="auto" w:sz="4" w:space="0"/>
              <w:left w:val="single" w:color="auto" w:sz="4" w:space="0"/>
              <w:bottom w:val="single" w:color="auto" w:sz="4" w:space="0"/>
              <w:right w:val="single" w:color="auto" w:sz="4" w:space="0"/>
            </w:tcBorders>
            <w:shd w:val="clear" w:color="auto" w:fill="FFFFFF"/>
            <w:vAlign w:val="center"/>
          </w:tcPr>
          <w:p w14:paraId="6630C2CC">
            <w:pPr>
              <w:spacing w:line="360" w:lineRule="auto"/>
              <w:jc w:val="center"/>
              <w:rPr>
                <w:rFonts w:hint="eastAsia" w:ascii="宋体" w:hAnsi="宋体" w:eastAsia="宋体"/>
                <w:szCs w:val="21"/>
              </w:rPr>
            </w:pPr>
            <w:r>
              <w:rPr>
                <w:rFonts w:ascii="宋体" w:hAnsi="宋体" w:eastAsia="宋体"/>
                <w:szCs w:val="21"/>
              </w:rPr>
              <w:t>getActivityID()</w:t>
            </w:r>
          </w:p>
        </w:tc>
        <w:tc>
          <w:tcPr>
            <w:tcW w:w="2073" w:type="dxa"/>
            <w:tcBorders>
              <w:top w:val="single" w:color="auto" w:sz="4" w:space="0"/>
              <w:left w:val="single" w:color="auto" w:sz="4" w:space="0"/>
              <w:bottom w:val="single" w:color="auto" w:sz="4" w:space="0"/>
              <w:right w:val="single" w:color="auto" w:sz="4" w:space="0"/>
            </w:tcBorders>
            <w:shd w:val="clear" w:color="auto" w:fill="FFFFFF"/>
            <w:vAlign w:val="center"/>
          </w:tcPr>
          <w:p w14:paraId="77ADF142">
            <w:pPr>
              <w:spacing w:line="360" w:lineRule="auto"/>
              <w:jc w:val="center"/>
              <w:rPr>
                <w:rFonts w:hint="eastAsia" w:ascii="宋体" w:hAnsi="宋体" w:eastAsia="宋体"/>
                <w:szCs w:val="21"/>
              </w:rPr>
            </w:pPr>
            <w:r>
              <w:rPr>
                <w:rFonts w:ascii="宋体" w:hAnsi="宋体" w:eastAsia="宋体"/>
                <w:szCs w:val="21"/>
              </w:rPr>
              <w:t>string</w:t>
            </w:r>
          </w:p>
        </w:tc>
      </w:tr>
      <w:tr w14:paraId="14001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0AF7F53C">
            <w:pPr>
              <w:spacing w:line="360" w:lineRule="auto"/>
              <w:jc w:val="center"/>
              <w:rPr>
                <w:rFonts w:hint="eastAsia" w:ascii="宋体" w:hAnsi="宋体" w:eastAsia="宋体"/>
                <w:szCs w:val="21"/>
              </w:rPr>
            </w:pPr>
            <w:r>
              <w:rPr>
                <w:rFonts w:ascii="宋体" w:hAnsi="宋体" w:eastAsia="宋体"/>
                <w:szCs w:val="21"/>
              </w:rPr>
              <w:t>返回收费金额</w:t>
            </w:r>
          </w:p>
        </w:tc>
        <w:tc>
          <w:tcPr>
            <w:tcW w:w="2539" w:type="dxa"/>
            <w:tcBorders>
              <w:top w:val="single" w:color="auto" w:sz="4" w:space="0"/>
              <w:left w:val="single" w:color="auto" w:sz="4" w:space="0"/>
              <w:bottom w:val="single" w:color="auto" w:sz="4" w:space="0"/>
              <w:right w:val="single" w:color="auto" w:sz="4" w:space="0"/>
            </w:tcBorders>
            <w:shd w:val="clear" w:color="auto" w:fill="FFFFFF"/>
            <w:vAlign w:val="center"/>
          </w:tcPr>
          <w:p w14:paraId="6587BFD5">
            <w:pPr>
              <w:spacing w:line="360" w:lineRule="auto"/>
              <w:jc w:val="center"/>
              <w:rPr>
                <w:rFonts w:hint="eastAsia" w:ascii="宋体" w:hAnsi="宋体" w:eastAsia="宋体"/>
                <w:szCs w:val="21"/>
              </w:rPr>
            </w:pPr>
            <w:r>
              <w:rPr>
                <w:rFonts w:ascii="宋体" w:hAnsi="宋体" w:eastAsia="宋体"/>
                <w:szCs w:val="21"/>
              </w:rPr>
              <w:t>getAmount()</w:t>
            </w:r>
          </w:p>
        </w:tc>
        <w:tc>
          <w:tcPr>
            <w:tcW w:w="2073" w:type="dxa"/>
            <w:tcBorders>
              <w:top w:val="single" w:color="auto" w:sz="4" w:space="0"/>
              <w:left w:val="single" w:color="auto" w:sz="4" w:space="0"/>
              <w:bottom w:val="single" w:color="auto" w:sz="4" w:space="0"/>
              <w:right w:val="single" w:color="auto" w:sz="4" w:space="0"/>
            </w:tcBorders>
            <w:shd w:val="clear" w:color="auto" w:fill="FFFFFF"/>
            <w:vAlign w:val="center"/>
          </w:tcPr>
          <w:p w14:paraId="23D741B2">
            <w:pPr>
              <w:spacing w:line="360" w:lineRule="auto"/>
              <w:jc w:val="center"/>
              <w:rPr>
                <w:rFonts w:hint="eastAsia" w:ascii="宋体" w:hAnsi="宋体" w:eastAsia="宋体"/>
                <w:szCs w:val="21"/>
              </w:rPr>
            </w:pPr>
            <w:r>
              <w:rPr>
                <w:rFonts w:ascii="宋体" w:hAnsi="宋体" w:eastAsia="宋体"/>
                <w:szCs w:val="21"/>
              </w:rPr>
              <w:t>decimal(10,2)</w:t>
            </w:r>
          </w:p>
        </w:tc>
      </w:tr>
      <w:tr w14:paraId="42F62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61C11BAB">
            <w:pPr>
              <w:spacing w:line="360" w:lineRule="auto"/>
              <w:jc w:val="center"/>
              <w:rPr>
                <w:rFonts w:hint="eastAsia" w:ascii="宋体" w:hAnsi="宋体" w:eastAsia="宋体"/>
                <w:szCs w:val="21"/>
              </w:rPr>
            </w:pPr>
            <w:r>
              <w:rPr>
                <w:rFonts w:ascii="宋体" w:hAnsi="宋体" w:eastAsia="宋体"/>
                <w:szCs w:val="21"/>
              </w:rPr>
              <w:t>设置收费金额</w:t>
            </w:r>
          </w:p>
        </w:tc>
        <w:tc>
          <w:tcPr>
            <w:tcW w:w="2539" w:type="dxa"/>
            <w:tcBorders>
              <w:top w:val="single" w:color="auto" w:sz="4" w:space="0"/>
              <w:left w:val="single" w:color="auto" w:sz="4" w:space="0"/>
              <w:bottom w:val="single" w:color="auto" w:sz="4" w:space="0"/>
              <w:right w:val="single" w:color="auto" w:sz="4" w:space="0"/>
            </w:tcBorders>
            <w:shd w:val="clear" w:color="auto" w:fill="FFFFFF"/>
            <w:vAlign w:val="center"/>
          </w:tcPr>
          <w:p w14:paraId="484F49A2">
            <w:pPr>
              <w:spacing w:line="360" w:lineRule="auto"/>
              <w:jc w:val="center"/>
              <w:rPr>
                <w:rFonts w:hint="eastAsia" w:ascii="宋体" w:hAnsi="宋体" w:eastAsia="宋体"/>
                <w:szCs w:val="21"/>
              </w:rPr>
            </w:pPr>
            <w:r>
              <w:rPr>
                <w:rFonts w:ascii="宋体" w:hAnsi="宋体" w:eastAsia="宋体"/>
                <w:szCs w:val="21"/>
              </w:rPr>
              <w:t>setAmount()</w:t>
            </w:r>
          </w:p>
        </w:tc>
        <w:tc>
          <w:tcPr>
            <w:tcW w:w="2073" w:type="dxa"/>
            <w:tcBorders>
              <w:top w:val="single" w:color="auto" w:sz="4" w:space="0"/>
              <w:left w:val="single" w:color="auto" w:sz="4" w:space="0"/>
              <w:bottom w:val="single" w:color="auto" w:sz="4" w:space="0"/>
              <w:right w:val="single" w:color="auto" w:sz="4" w:space="0"/>
            </w:tcBorders>
            <w:shd w:val="clear" w:color="auto" w:fill="FFFFFF"/>
            <w:vAlign w:val="center"/>
          </w:tcPr>
          <w:p w14:paraId="24C8B5E1">
            <w:pPr>
              <w:spacing w:line="360" w:lineRule="auto"/>
              <w:jc w:val="center"/>
              <w:rPr>
                <w:rFonts w:hint="eastAsia" w:ascii="宋体" w:hAnsi="宋体" w:eastAsia="宋体"/>
                <w:szCs w:val="21"/>
              </w:rPr>
            </w:pPr>
            <w:r>
              <w:rPr>
                <w:rFonts w:ascii="宋体" w:hAnsi="宋体" w:eastAsia="宋体"/>
                <w:szCs w:val="21"/>
              </w:rPr>
              <w:t>bool</w:t>
            </w:r>
          </w:p>
        </w:tc>
      </w:tr>
      <w:tr w14:paraId="6A61C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792AAA3A">
            <w:pPr>
              <w:spacing w:line="360" w:lineRule="auto"/>
              <w:jc w:val="center"/>
              <w:rPr>
                <w:rFonts w:hint="eastAsia" w:ascii="宋体" w:hAnsi="宋体" w:eastAsia="宋体"/>
                <w:szCs w:val="21"/>
              </w:rPr>
            </w:pPr>
            <w:r>
              <w:rPr>
                <w:rFonts w:ascii="宋体" w:hAnsi="宋体" w:eastAsia="宋体"/>
                <w:szCs w:val="21"/>
              </w:rPr>
              <w:t>返回收费说明</w:t>
            </w:r>
          </w:p>
        </w:tc>
        <w:tc>
          <w:tcPr>
            <w:tcW w:w="2539" w:type="dxa"/>
            <w:tcBorders>
              <w:top w:val="single" w:color="auto" w:sz="4" w:space="0"/>
              <w:left w:val="single" w:color="auto" w:sz="4" w:space="0"/>
              <w:bottom w:val="single" w:color="auto" w:sz="4" w:space="0"/>
              <w:right w:val="single" w:color="auto" w:sz="4" w:space="0"/>
            </w:tcBorders>
            <w:shd w:val="clear" w:color="auto" w:fill="FFFFFF"/>
            <w:vAlign w:val="center"/>
          </w:tcPr>
          <w:p w14:paraId="74D16BDA">
            <w:pPr>
              <w:spacing w:line="360" w:lineRule="auto"/>
              <w:jc w:val="center"/>
              <w:rPr>
                <w:rFonts w:hint="eastAsia" w:ascii="宋体" w:hAnsi="宋体" w:eastAsia="宋体"/>
                <w:szCs w:val="21"/>
              </w:rPr>
            </w:pPr>
            <w:r>
              <w:rPr>
                <w:rFonts w:ascii="宋体" w:hAnsi="宋体" w:eastAsia="宋体"/>
                <w:szCs w:val="21"/>
              </w:rPr>
              <w:t>getDescription()</w:t>
            </w:r>
          </w:p>
        </w:tc>
        <w:tc>
          <w:tcPr>
            <w:tcW w:w="2073" w:type="dxa"/>
            <w:tcBorders>
              <w:top w:val="single" w:color="auto" w:sz="4" w:space="0"/>
              <w:left w:val="single" w:color="auto" w:sz="4" w:space="0"/>
              <w:bottom w:val="single" w:color="auto" w:sz="4" w:space="0"/>
              <w:right w:val="single" w:color="auto" w:sz="4" w:space="0"/>
            </w:tcBorders>
            <w:shd w:val="clear" w:color="auto" w:fill="FFFFFF"/>
            <w:vAlign w:val="center"/>
          </w:tcPr>
          <w:p w14:paraId="212382E8">
            <w:pPr>
              <w:spacing w:line="360" w:lineRule="auto"/>
              <w:jc w:val="center"/>
              <w:rPr>
                <w:rFonts w:hint="eastAsia" w:ascii="宋体" w:hAnsi="宋体" w:eastAsia="宋体"/>
                <w:szCs w:val="21"/>
              </w:rPr>
            </w:pPr>
            <w:r>
              <w:rPr>
                <w:rFonts w:ascii="宋体" w:hAnsi="宋体" w:eastAsia="宋体"/>
                <w:szCs w:val="21"/>
              </w:rPr>
              <w:t>text</w:t>
            </w:r>
          </w:p>
        </w:tc>
      </w:tr>
      <w:tr w14:paraId="5AE8B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448507C4">
            <w:pPr>
              <w:spacing w:line="360" w:lineRule="auto"/>
              <w:jc w:val="center"/>
              <w:rPr>
                <w:rFonts w:hint="eastAsia" w:ascii="宋体" w:hAnsi="宋体" w:eastAsia="宋体"/>
                <w:szCs w:val="21"/>
              </w:rPr>
            </w:pPr>
            <w:r>
              <w:rPr>
                <w:rFonts w:ascii="宋体" w:hAnsi="宋体" w:eastAsia="宋体"/>
                <w:szCs w:val="21"/>
              </w:rPr>
              <w:t>设置收费说明</w:t>
            </w:r>
          </w:p>
        </w:tc>
        <w:tc>
          <w:tcPr>
            <w:tcW w:w="2539" w:type="dxa"/>
            <w:tcBorders>
              <w:top w:val="single" w:color="auto" w:sz="4" w:space="0"/>
              <w:left w:val="single" w:color="auto" w:sz="4" w:space="0"/>
              <w:bottom w:val="single" w:color="auto" w:sz="4" w:space="0"/>
              <w:right w:val="single" w:color="auto" w:sz="4" w:space="0"/>
            </w:tcBorders>
            <w:shd w:val="clear" w:color="auto" w:fill="FFFFFF"/>
            <w:vAlign w:val="center"/>
          </w:tcPr>
          <w:p w14:paraId="3E87B535">
            <w:pPr>
              <w:spacing w:line="360" w:lineRule="auto"/>
              <w:jc w:val="center"/>
              <w:rPr>
                <w:rFonts w:hint="eastAsia" w:ascii="宋体" w:hAnsi="宋体" w:eastAsia="宋体"/>
                <w:szCs w:val="21"/>
              </w:rPr>
            </w:pPr>
            <w:r>
              <w:rPr>
                <w:rFonts w:ascii="宋体" w:hAnsi="宋体" w:eastAsia="宋体"/>
                <w:szCs w:val="21"/>
              </w:rPr>
              <w:t>setDescription()</w:t>
            </w:r>
          </w:p>
        </w:tc>
        <w:tc>
          <w:tcPr>
            <w:tcW w:w="2073" w:type="dxa"/>
            <w:tcBorders>
              <w:top w:val="single" w:color="auto" w:sz="4" w:space="0"/>
              <w:left w:val="single" w:color="auto" w:sz="4" w:space="0"/>
              <w:bottom w:val="single" w:color="auto" w:sz="4" w:space="0"/>
              <w:right w:val="single" w:color="auto" w:sz="4" w:space="0"/>
            </w:tcBorders>
            <w:shd w:val="clear" w:color="auto" w:fill="FFFFFF"/>
            <w:vAlign w:val="center"/>
          </w:tcPr>
          <w:p w14:paraId="773F8545">
            <w:pPr>
              <w:spacing w:line="360" w:lineRule="auto"/>
              <w:jc w:val="center"/>
              <w:rPr>
                <w:rFonts w:hint="eastAsia" w:ascii="宋体" w:hAnsi="宋体" w:eastAsia="宋体"/>
                <w:szCs w:val="21"/>
              </w:rPr>
            </w:pPr>
            <w:r>
              <w:rPr>
                <w:rFonts w:ascii="宋体" w:hAnsi="宋体" w:eastAsia="宋体"/>
                <w:szCs w:val="21"/>
              </w:rPr>
              <w:t>bool</w:t>
            </w:r>
          </w:p>
        </w:tc>
      </w:tr>
      <w:tr w14:paraId="0554C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2C079FBE">
            <w:pPr>
              <w:spacing w:line="360" w:lineRule="auto"/>
              <w:jc w:val="center"/>
              <w:rPr>
                <w:rFonts w:hint="eastAsia" w:ascii="宋体" w:hAnsi="宋体" w:eastAsia="宋体"/>
                <w:szCs w:val="21"/>
              </w:rPr>
            </w:pPr>
            <w:r>
              <w:rPr>
                <w:rFonts w:ascii="宋体" w:hAnsi="宋体" w:eastAsia="宋体"/>
                <w:szCs w:val="21"/>
              </w:rPr>
              <w:t>返回收费发起人</w:t>
            </w:r>
          </w:p>
        </w:tc>
        <w:tc>
          <w:tcPr>
            <w:tcW w:w="2539" w:type="dxa"/>
            <w:tcBorders>
              <w:top w:val="single" w:color="auto" w:sz="4" w:space="0"/>
              <w:left w:val="single" w:color="auto" w:sz="4" w:space="0"/>
              <w:bottom w:val="single" w:color="auto" w:sz="4" w:space="0"/>
              <w:right w:val="single" w:color="auto" w:sz="4" w:space="0"/>
            </w:tcBorders>
            <w:shd w:val="clear" w:color="auto" w:fill="FFFFFF"/>
            <w:vAlign w:val="center"/>
          </w:tcPr>
          <w:p w14:paraId="3B88157D">
            <w:pPr>
              <w:spacing w:line="360" w:lineRule="auto"/>
              <w:jc w:val="center"/>
              <w:rPr>
                <w:rFonts w:hint="eastAsia" w:ascii="宋体" w:hAnsi="宋体" w:eastAsia="宋体"/>
                <w:szCs w:val="21"/>
              </w:rPr>
            </w:pPr>
            <w:r>
              <w:rPr>
                <w:rFonts w:ascii="宋体" w:hAnsi="宋体" w:eastAsia="宋体"/>
                <w:szCs w:val="21"/>
              </w:rPr>
              <w:t>getInitiatorID()</w:t>
            </w:r>
          </w:p>
        </w:tc>
        <w:tc>
          <w:tcPr>
            <w:tcW w:w="2073" w:type="dxa"/>
            <w:tcBorders>
              <w:top w:val="single" w:color="auto" w:sz="4" w:space="0"/>
              <w:left w:val="single" w:color="auto" w:sz="4" w:space="0"/>
              <w:bottom w:val="single" w:color="auto" w:sz="4" w:space="0"/>
              <w:right w:val="single" w:color="auto" w:sz="4" w:space="0"/>
            </w:tcBorders>
            <w:shd w:val="clear" w:color="auto" w:fill="FFFFFF"/>
            <w:vAlign w:val="center"/>
          </w:tcPr>
          <w:p w14:paraId="6EAD319A">
            <w:pPr>
              <w:spacing w:line="360" w:lineRule="auto"/>
              <w:jc w:val="center"/>
              <w:rPr>
                <w:rFonts w:hint="eastAsia" w:ascii="宋体" w:hAnsi="宋体" w:eastAsia="宋体"/>
                <w:szCs w:val="21"/>
              </w:rPr>
            </w:pPr>
            <w:r>
              <w:rPr>
                <w:rFonts w:ascii="宋体" w:hAnsi="宋体" w:eastAsia="宋体"/>
                <w:szCs w:val="21"/>
              </w:rPr>
              <w:t>string</w:t>
            </w:r>
          </w:p>
        </w:tc>
      </w:tr>
      <w:tr w14:paraId="1E49F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2193BFE8">
            <w:pPr>
              <w:spacing w:line="360" w:lineRule="auto"/>
              <w:jc w:val="center"/>
              <w:rPr>
                <w:rFonts w:hint="eastAsia" w:ascii="宋体" w:hAnsi="宋体" w:eastAsia="宋体"/>
                <w:szCs w:val="21"/>
              </w:rPr>
            </w:pPr>
            <w:r>
              <w:rPr>
                <w:rFonts w:ascii="宋体" w:hAnsi="宋体" w:eastAsia="宋体"/>
                <w:szCs w:val="21"/>
              </w:rPr>
              <w:t>设置收费发起人</w:t>
            </w:r>
          </w:p>
        </w:tc>
        <w:tc>
          <w:tcPr>
            <w:tcW w:w="2539" w:type="dxa"/>
            <w:tcBorders>
              <w:top w:val="single" w:color="auto" w:sz="4" w:space="0"/>
              <w:left w:val="single" w:color="auto" w:sz="4" w:space="0"/>
              <w:bottom w:val="single" w:color="auto" w:sz="4" w:space="0"/>
              <w:right w:val="single" w:color="auto" w:sz="4" w:space="0"/>
            </w:tcBorders>
            <w:shd w:val="clear" w:color="auto" w:fill="FFFFFF"/>
            <w:vAlign w:val="center"/>
          </w:tcPr>
          <w:p w14:paraId="3C35DE47">
            <w:pPr>
              <w:spacing w:line="360" w:lineRule="auto"/>
              <w:jc w:val="center"/>
              <w:rPr>
                <w:rFonts w:hint="eastAsia" w:ascii="宋体" w:hAnsi="宋体" w:eastAsia="宋体"/>
                <w:szCs w:val="21"/>
              </w:rPr>
            </w:pPr>
            <w:r>
              <w:rPr>
                <w:rFonts w:ascii="宋体" w:hAnsi="宋体" w:eastAsia="宋体"/>
                <w:szCs w:val="21"/>
              </w:rPr>
              <w:t>setInitiatorID()</w:t>
            </w:r>
          </w:p>
        </w:tc>
        <w:tc>
          <w:tcPr>
            <w:tcW w:w="2073" w:type="dxa"/>
            <w:tcBorders>
              <w:top w:val="single" w:color="auto" w:sz="4" w:space="0"/>
              <w:left w:val="single" w:color="auto" w:sz="4" w:space="0"/>
              <w:bottom w:val="single" w:color="auto" w:sz="4" w:space="0"/>
              <w:right w:val="single" w:color="auto" w:sz="4" w:space="0"/>
            </w:tcBorders>
            <w:shd w:val="clear" w:color="auto" w:fill="FFFFFF"/>
            <w:vAlign w:val="center"/>
          </w:tcPr>
          <w:p w14:paraId="799D3011">
            <w:pPr>
              <w:spacing w:line="360" w:lineRule="auto"/>
              <w:jc w:val="center"/>
              <w:rPr>
                <w:rFonts w:hint="eastAsia" w:ascii="宋体" w:hAnsi="宋体" w:eastAsia="宋体"/>
                <w:szCs w:val="21"/>
              </w:rPr>
            </w:pPr>
            <w:r>
              <w:rPr>
                <w:rFonts w:ascii="宋体" w:hAnsi="宋体" w:eastAsia="宋体"/>
                <w:szCs w:val="21"/>
              </w:rPr>
              <w:t>bool</w:t>
            </w:r>
          </w:p>
        </w:tc>
      </w:tr>
      <w:tr w14:paraId="266C4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170ACAEC">
            <w:pPr>
              <w:spacing w:line="360" w:lineRule="auto"/>
              <w:jc w:val="center"/>
              <w:rPr>
                <w:rFonts w:hint="eastAsia" w:ascii="宋体" w:hAnsi="宋体" w:eastAsia="宋体"/>
                <w:szCs w:val="21"/>
              </w:rPr>
            </w:pPr>
            <w:r>
              <w:rPr>
                <w:rFonts w:ascii="宋体" w:hAnsi="宋体" w:eastAsia="宋体"/>
                <w:szCs w:val="21"/>
              </w:rPr>
              <w:t>返回收费对象</w:t>
            </w:r>
          </w:p>
        </w:tc>
        <w:tc>
          <w:tcPr>
            <w:tcW w:w="2539" w:type="dxa"/>
            <w:tcBorders>
              <w:top w:val="single" w:color="auto" w:sz="4" w:space="0"/>
              <w:left w:val="single" w:color="auto" w:sz="4" w:space="0"/>
              <w:bottom w:val="single" w:color="auto" w:sz="4" w:space="0"/>
              <w:right w:val="single" w:color="auto" w:sz="4" w:space="0"/>
            </w:tcBorders>
            <w:shd w:val="clear" w:color="auto" w:fill="FFFFFF"/>
            <w:vAlign w:val="center"/>
          </w:tcPr>
          <w:p w14:paraId="14177F6D">
            <w:pPr>
              <w:spacing w:line="360" w:lineRule="auto"/>
              <w:jc w:val="center"/>
              <w:rPr>
                <w:rFonts w:hint="eastAsia" w:ascii="宋体" w:hAnsi="宋体" w:eastAsia="宋体"/>
                <w:szCs w:val="21"/>
              </w:rPr>
            </w:pPr>
            <w:r>
              <w:rPr>
                <w:rFonts w:ascii="宋体" w:hAnsi="宋体" w:eastAsia="宋体"/>
                <w:szCs w:val="21"/>
              </w:rPr>
              <w:t>getTargetUsers()</w:t>
            </w:r>
          </w:p>
        </w:tc>
        <w:tc>
          <w:tcPr>
            <w:tcW w:w="2073" w:type="dxa"/>
            <w:tcBorders>
              <w:top w:val="single" w:color="auto" w:sz="4" w:space="0"/>
              <w:left w:val="single" w:color="auto" w:sz="4" w:space="0"/>
              <w:bottom w:val="single" w:color="auto" w:sz="4" w:space="0"/>
              <w:right w:val="single" w:color="auto" w:sz="4" w:space="0"/>
            </w:tcBorders>
            <w:shd w:val="clear" w:color="auto" w:fill="FFFFFF"/>
            <w:vAlign w:val="center"/>
          </w:tcPr>
          <w:p w14:paraId="64803B35">
            <w:pPr>
              <w:spacing w:line="360" w:lineRule="auto"/>
              <w:jc w:val="center"/>
              <w:rPr>
                <w:rFonts w:hint="eastAsia" w:ascii="宋体" w:hAnsi="宋体" w:eastAsia="宋体"/>
                <w:szCs w:val="21"/>
              </w:rPr>
            </w:pPr>
            <w:r>
              <w:rPr>
                <w:rFonts w:ascii="宋体" w:hAnsi="宋体" w:eastAsia="宋体"/>
                <w:szCs w:val="21"/>
              </w:rPr>
              <w:t>string</w:t>
            </w:r>
          </w:p>
        </w:tc>
      </w:tr>
      <w:tr w14:paraId="70FD8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23BDBCB5">
            <w:pPr>
              <w:spacing w:line="360" w:lineRule="auto"/>
              <w:jc w:val="center"/>
              <w:rPr>
                <w:rFonts w:hint="eastAsia" w:ascii="宋体" w:hAnsi="宋体" w:eastAsia="宋体"/>
                <w:szCs w:val="21"/>
              </w:rPr>
            </w:pPr>
            <w:r>
              <w:rPr>
                <w:rFonts w:ascii="宋体" w:hAnsi="宋体" w:eastAsia="宋体"/>
                <w:szCs w:val="21"/>
              </w:rPr>
              <w:t>设置收费对象</w:t>
            </w:r>
          </w:p>
        </w:tc>
        <w:tc>
          <w:tcPr>
            <w:tcW w:w="2539" w:type="dxa"/>
            <w:tcBorders>
              <w:top w:val="single" w:color="auto" w:sz="4" w:space="0"/>
              <w:left w:val="single" w:color="auto" w:sz="4" w:space="0"/>
              <w:bottom w:val="single" w:color="auto" w:sz="4" w:space="0"/>
              <w:right w:val="single" w:color="auto" w:sz="4" w:space="0"/>
            </w:tcBorders>
            <w:shd w:val="clear" w:color="auto" w:fill="FFFFFF"/>
            <w:vAlign w:val="center"/>
          </w:tcPr>
          <w:p w14:paraId="40FD38EE">
            <w:pPr>
              <w:spacing w:line="360" w:lineRule="auto"/>
              <w:jc w:val="center"/>
              <w:rPr>
                <w:rFonts w:hint="eastAsia" w:ascii="宋体" w:hAnsi="宋体" w:eastAsia="宋体"/>
                <w:szCs w:val="21"/>
              </w:rPr>
            </w:pPr>
            <w:r>
              <w:rPr>
                <w:rFonts w:ascii="宋体" w:hAnsi="宋体" w:eastAsia="宋体"/>
                <w:szCs w:val="21"/>
              </w:rPr>
              <w:t>setTargetUsers()</w:t>
            </w:r>
          </w:p>
        </w:tc>
        <w:tc>
          <w:tcPr>
            <w:tcW w:w="2073" w:type="dxa"/>
            <w:tcBorders>
              <w:top w:val="single" w:color="auto" w:sz="4" w:space="0"/>
              <w:left w:val="single" w:color="auto" w:sz="4" w:space="0"/>
              <w:bottom w:val="single" w:color="auto" w:sz="4" w:space="0"/>
              <w:right w:val="single" w:color="auto" w:sz="4" w:space="0"/>
            </w:tcBorders>
            <w:shd w:val="clear" w:color="auto" w:fill="FFFFFF"/>
            <w:vAlign w:val="center"/>
          </w:tcPr>
          <w:p w14:paraId="4D7DDFBF">
            <w:pPr>
              <w:spacing w:line="360" w:lineRule="auto"/>
              <w:jc w:val="center"/>
              <w:rPr>
                <w:rFonts w:hint="eastAsia" w:ascii="宋体" w:hAnsi="宋体" w:eastAsia="宋体"/>
                <w:szCs w:val="21"/>
              </w:rPr>
            </w:pPr>
            <w:r>
              <w:rPr>
                <w:rFonts w:ascii="宋体" w:hAnsi="宋体" w:eastAsia="宋体"/>
                <w:szCs w:val="21"/>
              </w:rPr>
              <w:t>bool</w:t>
            </w:r>
          </w:p>
        </w:tc>
      </w:tr>
      <w:tr w14:paraId="42A5E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4865654D">
            <w:pPr>
              <w:spacing w:line="360" w:lineRule="auto"/>
              <w:jc w:val="center"/>
              <w:rPr>
                <w:rFonts w:hint="eastAsia" w:ascii="宋体" w:hAnsi="宋体" w:eastAsia="宋体"/>
                <w:szCs w:val="21"/>
              </w:rPr>
            </w:pPr>
            <w:r>
              <w:rPr>
                <w:rFonts w:ascii="宋体" w:hAnsi="宋体" w:eastAsia="宋体"/>
                <w:szCs w:val="21"/>
              </w:rPr>
              <w:t>返回创建时间</w:t>
            </w:r>
          </w:p>
        </w:tc>
        <w:tc>
          <w:tcPr>
            <w:tcW w:w="2539" w:type="dxa"/>
            <w:tcBorders>
              <w:top w:val="single" w:color="auto" w:sz="4" w:space="0"/>
              <w:left w:val="single" w:color="auto" w:sz="4" w:space="0"/>
              <w:bottom w:val="single" w:color="auto" w:sz="4" w:space="0"/>
              <w:right w:val="single" w:color="auto" w:sz="4" w:space="0"/>
            </w:tcBorders>
            <w:shd w:val="clear" w:color="auto" w:fill="FFFFFF"/>
            <w:vAlign w:val="center"/>
          </w:tcPr>
          <w:p w14:paraId="74EC1A81">
            <w:pPr>
              <w:spacing w:line="360" w:lineRule="auto"/>
              <w:jc w:val="center"/>
              <w:rPr>
                <w:rFonts w:hint="eastAsia" w:ascii="宋体" w:hAnsi="宋体" w:eastAsia="宋体"/>
                <w:szCs w:val="21"/>
              </w:rPr>
            </w:pPr>
            <w:r>
              <w:rPr>
                <w:rFonts w:ascii="宋体" w:hAnsi="宋体" w:eastAsia="宋体"/>
                <w:szCs w:val="21"/>
              </w:rPr>
              <w:t>getCreateTime()</w:t>
            </w:r>
          </w:p>
        </w:tc>
        <w:tc>
          <w:tcPr>
            <w:tcW w:w="2073" w:type="dxa"/>
            <w:tcBorders>
              <w:top w:val="single" w:color="auto" w:sz="4" w:space="0"/>
              <w:left w:val="single" w:color="auto" w:sz="4" w:space="0"/>
              <w:bottom w:val="single" w:color="auto" w:sz="4" w:space="0"/>
              <w:right w:val="single" w:color="auto" w:sz="4" w:space="0"/>
            </w:tcBorders>
            <w:shd w:val="clear" w:color="auto" w:fill="FFFFFF"/>
            <w:vAlign w:val="center"/>
          </w:tcPr>
          <w:p w14:paraId="20C1B768">
            <w:pPr>
              <w:spacing w:line="360" w:lineRule="auto"/>
              <w:jc w:val="center"/>
              <w:rPr>
                <w:rFonts w:hint="eastAsia" w:ascii="宋体" w:hAnsi="宋体" w:eastAsia="宋体"/>
                <w:szCs w:val="21"/>
              </w:rPr>
            </w:pPr>
            <w:r>
              <w:rPr>
                <w:rFonts w:ascii="宋体" w:hAnsi="宋体" w:eastAsia="宋体"/>
                <w:szCs w:val="21"/>
              </w:rPr>
              <w:t>datetime</w:t>
            </w:r>
          </w:p>
        </w:tc>
      </w:tr>
      <w:tr w14:paraId="0F47A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7129B2D0">
            <w:pPr>
              <w:spacing w:line="360" w:lineRule="auto"/>
              <w:jc w:val="center"/>
              <w:rPr>
                <w:rFonts w:hint="eastAsia" w:ascii="宋体" w:hAnsi="宋体" w:eastAsia="宋体"/>
                <w:szCs w:val="21"/>
              </w:rPr>
            </w:pPr>
            <w:r>
              <w:rPr>
                <w:rFonts w:ascii="宋体" w:hAnsi="宋体" w:eastAsia="宋体"/>
                <w:szCs w:val="21"/>
              </w:rPr>
              <w:t>设置创建时间</w:t>
            </w:r>
          </w:p>
        </w:tc>
        <w:tc>
          <w:tcPr>
            <w:tcW w:w="2539" w:type="dxa"/>
            <w:tcBorders>
              <w:top w:val="single" w:color="auto" w:sz="4" w:space="0"/>
              <w:left w:val="single" w:color="auto" w:sz="4" w:space="0"/>
              <w:bottom w:val="single" w:color="auto" w:sz="4" w:space="0"/>
              <w:right w:val="single" w:color="auto" w:sz="4" w:space="0"/>
            </w:tcBorders>
            <w:shd w:val="clear" w:color="auto" w:fill="FFFFFF"/>
            <w:vAlign w:val="center"/>
          </w:tcPr>
          <w:p w14:paraId="67BDC055">
            <w:pPr>
              <w:spacing w:line="360" w:lineRule="auto"/>
              <w:jc w:val="center"/>
              <w:rPr>
                <w:rFonts w:hint="eastAsia" w:ascii="宋体" w:hAnsi="宋体" w:eastAsia="宋体"/>
                <w:szCs w:val="21"/>
              </w:rPr>
            </w:pPr>
            <w:r>
              <w:rPr>
                <w:rFonts w:ascii="宋体" w:hAnsi="宋体" w:eastAsia="宋体"/>
                <w:szCs w:val="21"/>
              </w:rPr>
              <w:t>setCreateTime()</w:t>
            </w:r>
          </w:p>
        </w:tc>
        <w:tc>
          <w:tcPr>
            <w:tcW w:w="2073" w:type="dxa"/>
            <w:tcBorders>
              <w:top w:val="single" w:color="auto" w:sz="4" w:space="0"/>
              <w:left w:val="single" w:color="auto" w:sz="4" w:space="0"/>
              <w:bottom w:val="single" w:color="auto" w:sz="4" w:space="0"/>
              <w:right w:val="single" w:color="auto" w:sz="4" w:space="0"/>
            </w:tcBorders>
            <w:shd w:val="clear" w:color="auto" w:fill="FFFFFF"/>
            <w:vAlign w:val="center"/>
          </w:tcPr>
          <w:p w14:paraId="758876EF">
            <w:pPr>
              <w:spacing w:line="360" w:lineRule="auto"/>
              <w:jc w:val="center"/>
              <w:rPr>
                <w:rFonts w:hint="eastAsia" w:ascii="宋体" w:hAnsi="宋体" w:eastAsia="宋体"/>
                <w:szCs w:val="21"/>
              </w:rPr>
            </w:pPr>
            <w:r>
              <w:rPr>
                <w:rFonts w:ascii="宋体" w:hAnsi="宋体" w:eastAsia="宋体"/>
                <w:szCs w:val="21"/>
              </w:rPr>
              <w:t>bool</w:t>
            </w:r>
          </w:p>
        </w:tc>
      </w:tr>
      <w:tr w14:paraId="1117B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4B745854">
            <w:pPr>
              <w:spacing w:line="360" w:lineRule="auto"/>
              <w:jc w:val="center"/>
              <w:rPr>
                <w:rFonts w:hint="eastAsia" w:ascii="宋体" w:hAnsi="宋体" w:eastAsia="宋体"/>
                <w:szCs w:val="21"/>
              </w:rPr>
            </w:pPr>
            <w:r>
              <w:rPr>
                <w:rFonts w:ascii="宋体" w:hAnsi="宋体" w:eastAsia="宋体"/>
                <w:szCs w:val="21"/>
              </w:rPr>
              <w:t>返回已收金额</w:t>
            </w:r>
          </w:p>
        </w:tc>
        <w:tc>
          <w:tcPr>
            <w:tcW w:w="2539" w:type="dxa"/>
            <w:tcBorders>
              <w:top w:val="single" w:color="auto" w:sz="4" w:space="0"/>
              <w:left w:val="single" w:color="auto" w:sz="4" w:space="0"/>
              <w:bottom w:val="single" w:color="auto" w:sz="4" w:space="0"/>
              <w:right w:val="single" w:color="auto" w:sz="4" w:space="0"/>
            </w:tcBorders>
            <w:shd w:val="clear" w:color="auto" w:fill="FFFFFF"/>
            <w:vAlign w:val="center"/>
          </w:tcPr>
          <w:p w14:paraId="496D6462">
            <w:pPr>
              <w:spacing w:line="360" w:lineRule="auto"/>
              <w:jc w:val="center"/>
              <w:rPr>
                <w:rFonts w:hint="eastAsia" w:ascii="宋体" w:hAnsi="宋体" w:eastAsia="宋体"/>
                <w:szCs w:val="21"/>
              </w:rPr>
            </w:pPr>
            <w:r>
              <w:rPr>
                <w:rFonts w:ascii="宋体" w:hAnsi="宋体" w:eastAsia="宋体"/>
                <w:szCs w:val="21"/>
              </w:rPr>
              <w:t>getReceivedAmount()</w:t>
            </w:r>
          </w:p>
        </w:tc>
        <w:tc>
          <w:tcPr>
            <w:tcW w:w="2073" w:type="dxa"/>
            <w:tcBorders>
              <w:top w:val="single" w:color="auto" w:sz="4" w:space="0"/>
              <w:left w:val="single" w:color="auto" w:sz="4" w:space="0"/>
              <w:bottom w:val="single" w:color="auto" w:sz="4" w:space="0"/>
              <w:right w:val="single" w:color="auto" w:sz="4" w:space="0"/>
            </w:tcBorders>
            <w:shd w:val="clear" w:color="auto" w:fill="FFFFFF"/>
            <w:vAlign w:val="center"/>
          </w:tcPr>
          <w:p w14:paraId="04B0E397">
            <w:pPr>
              <w:spacing w:line="360" w:lineRule="auto"/>
              <w:jc w:val="center"/>
              <w:rPr>
                <w:rFonts w:hint="eastAsia" w:ascii="宋体" w:hAnsi="宋体" w:eastAsia="宋体"/>
                <w:szCs w:val="21"/>
              </w:rPr>
            </w:pPr>
            <w:r>
              <w:rPr>
                <w:rFonts w:ascii="宋体" w:hAnsi="宋体" w:eastAsia="宋体"/>
                <w:szCs w:val="21"/>
              </w:rPr>
              <w:t>decimal(10,2)</w:t>
            </w:r>
          </w:p>
        </w:tc>
      </w:tr>
      <w:tr w14:paraId="7C476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570BC2A1">
            <w:pPr>
              <w:spacing w:line="360" w:lineRule="auto"/>
              <w:jc w:val="center"/>
              <w:rPr>
                <w:rFonts w:hint="eastAsia" w:ascii="宋体" w:hAnsi="宋体" w:eastAsia="宋体"/>
                <w:szCs w:val="21"/>
              </w:rPr>
            </w:pPr>
            <w:r>
              <w:rPr>
                <w:rFonts w:ascii="宋体" w:hAnsi="宋体" w:eastAsia="宋体"/>
                <w:szCs w:val="21"/>
              </w:rPr>
              <w:t>设置已收金额</w:t>
            </w:r>
          </w:p>
        </w:tc>
        <w:tc>
          <w:tcPr>
            <w:tcW w:w="2539" w:type="dxa"/>
            <w:tcBorders>
              <w:top w:val="single" w:color="auto" w:sz="4" w:space="0"/>
              <w:left w:val="single" w:color="auto" w:sz="4" w:space="0"/>
              <w:bottom w:val="single" w:color="auto" w:sz="4" w:space="0"/>
              <w:right w:val="single" w:color="auto" w:sz="4" w:space="0"/>
            </w:tcBorders>
            <w:shd w:val="clear" w:color="auto" w:fill="FFFFFF"/>
            <w:vAlign w:val="center"/>
          </w:tcPr>
          <w:p w14:paraId="7936876E">
            <w:pPr>
              <w:spacing w:line="360" w:lineRule="auto"/>
              <w:jc w:val="center"/>
              <w:rPr>
                <w:rFonts w:hint="eastAsia" w:ascii="宋体" w:hAnsi="宋体" w:eastAsia="宋体"/>
                <w:szCs w:val="21"/>
              </w:rPr>
            </w:pPr>
            <w:r>
              <w:rPr>
                <w:rFonts w:ascii="宋体" w:hAnsi="宋体" w:eastAsia="宋体"/>
                <w:szCs w:val="21"/>
              </w:rPr>
              <w:t>setReceivedAmount()</w:t>
            </w:r>
          </w:p>
        </w:tc>
        <w:tc>
          <w:tcPr>
            <w:tcW w:w="2073" w:type="dxa"/>
            <w:tcBorders>
              <w:top w:val="single" w:color="auto" w:sz="4" w:space="0"/>
              <w:left w:val="single" w:color="auto" w:sz="4" w:space="0"/>
              <w:bottom w:val="single" w:color="auto" w:sz="4" w:space="0"/>
              <w:right w:val="single" w:color="auto" w:sz="4" w:space="0"/>
            </w:tcBorders>
            <w:shd w:val="clear" w:color="auto" w:fill="FFFFFF"/>
            <w:vAlign w:val="center"/>
          </w:tcPr>
          <w:p w14:paraId="3BF68B36">
            <w:pPr>
              <w:spacing w:line="360" w:lineRule="auto"/>
              <w:jc w:val="center"/>
              <w:rPr>
                <w:rFonts w:hint="eastAsia" w:ascii="宋体" w:hAnsi="宋体" w:eastAsia="宋体"/>
                <w:szCs w:val="21"/>
              </w:rPr>
            </w:pPr>
            <w:r>
              <w:rPr>
                <w:rFonts w:ascii="宋体" w:hAnsi="宋体" w:eastAsia="宋体"/>
                <w:szCs w:val="21"/>
              </w:rPr>
              <w:t>bool</w:t>
            </w:r>
          </w:p>
        </w:tc>
      </w:tr>
    </w:tbl>
    <w:p w14:paraId="5961E4D1">
      <w:pPr>
        <w:spacing w:line="360" w:lineRule="auto"/>
        <w:jc w:val="center"/>
        <w:rPr>
          <w:rFonts w:hint="eastAsia" w:ascii="宋体" w:hAnsi="宋体" w:eastAsia="宋体"/>
          <w:szCs w:val="21"/>
        </w:rPr>
      </w:pPr>
    </w:p>
    <w:p w14:paraId="1B940443">
      <w:pPr>
        <w:spacing w:line="360" w:lineRule="auto"/>
        <w:jc w:val="left"/>
        <w:rPr>
          <w:rFonts w:hint="eastAsia" w:ascii="宋体" w:hAnsi="宋体" w:eastAsia="宋体"/>
          <w:b/>
          <w:bCs/>
          <w:szCs w:val="21"/>
        </w:rPr>
      </w:pPr>
      <w:r>
        <w:rPr>
          <w:rFonts w:hint="eastAsia" w:ascii="宋体" w:hAnsi="宋体" w:eastAsia="宋体"/>
          <w:b/>
          <w:bCs/>
          <w:szCs w:val="21"/>
        </w:rPr>
        <w:t>类名：Pay(支付</w:t>
      </w:r>
      <w:r>
        <w:rPr>
          <w:rFonts w:ascii="宋体" w:hAnsi="宋体" w:eastAsia="宋体"/>
          <w:b/>
          <w:bCs/>
          <w:szCs w:val="21"/>
        </w:rPr>
        <w:t>类</w:t>
      </w:r>
      <w:r>
        <w:rPr>
          <w:rFonts w:hint="eastAsia" w:ascii="宋体" w:hAnsi="宋体" w:eastAsia="宋体"/>
          <w:b/>
          <w:bCs/>
          <w:szCs w:val="21"/>
        </w:rPr>
        <w:t>)</w:t>
      </w:r>
    </w:p>
    <w:p w14:paraId="18744C1E">
      <w:pPr>
        <w:spacing w:line="360" w:lineRule="auto"/>
        <w:jc w:val="left"/>
        <w:rPr>
          <w:rFonts w:hint="eastAsia" w:ascii="宋体" w:hAnsi="宋体" w:eastAsia="宋体"/>
          <w:b/>
          <w:bCs/>
          <w:szCs w:val="21"/>
        </w:rPr>
      </w:pPr>
      <w:r>
        <w:rPr>
          <w:rFonts w:hint="eastAsia" w:ascii="宋体" w:hAnsi="宋体" w:eastAsia="宋体"/>
          <w:b/>
          <w:bCs/>
          <w:szCs w:val="21"/>
        </w:rPr>
        <w:t>操作表如表3</w:t>
      </w:r>
      <w:r>
        <w:rPr>
          <w:rFonts w:ascii="宋体" w:hAnsi="宋体" w:eastAsia="宋体"/>
          <w:b/>
          <w:bCs/>
          <w:szCs w:val="21"/>
        </w:rPr>
        <w:t>.</w:t>
      </w:r>
      <w:r>
        <w:rPr>
          <w:rFonts w:hint="eastAsia" w:ascii="宋体" w:hAnsi="宋体" w:eastAsia="宋体"/>
          <w:b/>
          <w:bCs/>
          <w:szCs w:val="21"/>
        </w:rPr>
        <w:t>2</w:t>
      </w:r>
      <w:r>
        <w:rPr>
          <w:rFonts w:ascii="宋体" w:hAnsi="宋体" w:eastAsia="宋体"/>
          <w:b/>
          <w:bCs/>
          <w:szCs w:val="21"/>
        </w:rPr>
        <w:t>.</w:t>
      </w:r>
      <w:r>
        <w:rPr>
          <w:rFonts w:hint="eastAsia" w:ascii="宋体" w:hAnsi="宋体" w:eastAsia="宋体"/>
          <w:b/>
          <w:bCs/>
          <w:szCs w:val="21"/>
        </w:rPr>
        <w:t>7所示：</w:t>
      </w:r>
    </w:p>
    <w:p w14:paraId="4098E334">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w:t>
      </w:r>
      <w:r>
        <w:rPr>
          <w:rFonts w:hint="eastAsia" w:ascii="宋体" w:hAnsi="宋体" w:eastAsia="宋体"/>
          <w:szCs w:val="21"/>
        </w:rPr>
        <w:t>2</w:t>
      </w:r>
      <w:r>
        <w:rPr>
          <w:rFonts w:ascii="宋体" w:hAnsi="宋体" w:eastAsia="宋体"/>
          <w:szCs w:val="21"/>
        </w:rPr>
        <w:t>.</w:t>
      </w:r>
      <w:r>
        <w:rPr>
          <w:rFonts w:hint="eastAsia" w:ascii="宋体" w:hAnsi="宋体" w:eastAsia="宋体"/>
          <w:szCs w:val="21"/>
        </w:rPr>
        <w:t>7</w:t>
      </w:r>
      <w:r>
        <w:rPr>
          <w:rFonts w:ascii="宋体" w:hAnsi="宋体" w:eastAsia="宋体"/>
          <w:szCs w:val="21"/>
        </w:rPr>
        <w:t xml:space="preserve"> </w:t>
      </w:r>
      <w:r>
        <w:rPr>
          <w:rFonts w:hint="eastAsia" w:ascii="宋体" w:hAnsi="宋体" w:eastAsia="宋体"/>
          <w:szCs w:val="21"/>
        </w:rPr>
        <w:t>Pay类操作表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440"/>
        <w:gridCol w:w="2172"/>
      </w:tblGrid>
      <w:tr w14:paraId="06C7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4512698">
            <w:pPr>
              <w:spacing w:line="360" w:lineRule="auto"/>
              <w:jc w:val="center"/>
              <w:rPr>
                <w:rFonts w:hint="eastAsia" w:ascii="宋体" w:hAnsi="宋体" w:eastAsia="宋体"/>
                <w:szCs w:val="21"/>
              </w:rPr>
            </w:pPr>
            <w:r>
              <w:rPr>
                <w:rFonts w:hint="eastAsia" w:ascii="宋体" w:hAnsi="宋体" w:eastAsia="宋体"/>
                <w:szCs w:val="21"/>
              </w:rPr>
              <w:t>操作名称</w:t>
            </w:r>
          </w:p>
        </w:tc>
        <w:tc>
          <w:tcPr>
            <w:tcW w:w="2440" w:type="dxa"/>
            <w:tcBorders>
              <w:top w:val="single" w:color="auto" w:sz="4" w:space="0"/>
              <w:left w:val="single" w:color="auto" w:sz="4" w:space="0"/>
              <w:bottom w:val="single" w:color="auto" w:sz="4" w:space="0"/>
              <w:right w:val="single" w:color="auto" w:sz="4" w:space="0"/>
            </w:tcBorders>
          </w:tcPr>
          <w:p w14:paraId="784273DA">
            <w:pPr>
              <w:spacing w:line="360" w:lineRule="auto"/>
              <w:jc w:val="center"/>
              <w:rPr>
                <w:rFonts w:hint="eastAsia" w:ascii="宋体" w:hAnsi="宋体" w:eastAsia="宋体"/>
                <w:szCs w:val="21"/>
              </w:rPr>
            </w:pPr>
            <w:r>
              <w:rPr>
                <w:rFonts w:hint="eastAsia" w:ascii="宋体" w:hAnsi="宋体" w:eastAsia="宋体"/>
                <w:szCs w:val="21"/>
              </w:rPr>
              <w:t>函数名</w:t>
            </w:r>
          </w:p>
        </w:tc>
        <w:tc>
          <w:tcPr>
            <w:tcW w:w="2172" w:type="dxa"/>
            <w:tcBorders>
              <w:top w:val="single" w:color="auto" w:sz="4" w:space="0"/>
              <w:left w:val="single" w:color="auto" w:sz="4" w:space="0"/>
              <w:bottom w:val="single" w:color="auto" w:sz="4" w:space="0"/>
              <w:right w:val="single" w:color="auto" w:sz="4" w:space="0"/>
            </w:tcBorders>
          </w:tcPr>
          <w:p w14:paraId="28635BD9">
            <w:pPr>
              <w:spacing w:line="360" w:lineRule="auto"/>
              <w:jc w:val="center"/>
              <w:rPr>
                <w:rFonts w:hint="eastAsia" w:ascii="宋体" w:hAnsi="宋体" w:eastAsia="宋体"/>
                <w:szCs w:val="21"/>
              </w:rPr>
            </w:pPr>
            <w:r>
              <w:rPr>
                <w:rFonts w:hint="eastAsia" w:ascii="宋体" w:hAnsi="宋体" w:eastAsia="宋体"/>
                <w:szCs w:val="21"/>
              </w:rPr>
              <w:t>返回值类型</w:t>
            </w:r>
          </w:p>
        </w:tc>
      </w:tr>
      <w:tr w14:paraId="5DC8C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26B3EB9D">
            <w:pPr>
              <w:spacing w:line="360" w:lineRule="auto"/>
              <w:jc w:val="center"/>
              <w:rPr>
                <w:rFonts w:hint="eastAsia" w:ascii="宋体" w:hAnsi="宋体" w:eastAsia="宋体"/>
                <w:szCs w:val="21"/>
              </w:rPr>
            </w:pPr>
            <w:r>
              <w:rPr>
                <w:rFonts w:ascii="宋体" w:hAnsi="宋体" w:eastAsia="宋体"/>
                <w:szCs w:val="21"/>
              </w:rPr>
              <w:t>返回支付 ID</w:t>
            </w:r>
          </w:p>
        </w:tc>
        <w:tc>
          <w:tcPr>
            <w:tcW w:w="2440" w:type="dxa"/>
            <w:tcBorders>
              <w:top w:val="single" w:color="auto" w:sz="4" w:space="0"/>
              <w:left w:val="single" w:color="auto" w:sz="4" w:space="0"/>
              <w:bottom w:val="single" w:color="auto" w:sz="4" w:space="0"/>
              <w:right w:val="single" w:color="auto" w:sz="4" w:space="0"/>
            </w:tcBorders>
            <w:shd w:val="clear" w:color="auto" w:fill="FFFFFF"/>
            <w:vAlign w:val="center"/>
          </w:tcPr>
          <w:p w14:paraId="5F62AE57">
            <w:pPr>
              <w:spacing w:line="360" w:lineRule="auto"/>
              <w:jc w:val="center"/>
              <w:rPr>
                <w:rFonts w:hint="eastAsia" w:ascii="宋体" w:hAnsi="宋体" w:eastAsia="宋体"/>
                <w:szCs w:val="21"/>
              </w:rPr>
            </w:pPr>
            <w:r>
              <w:rPr>
                <w:rFonts w:ascii="宋体" w:hAnsi="宋体" w:eastAsia="宋体"/>
                <w:szCs w:val="21"/>
              </w:rPr>
              <w:t>getPayID()</w:t>
            </w:r>
          </w:p>
        </w:tc>
        <w:tc>
          <w:tcPr>
            <w:tcW w:w="2172" w:type="dxa"/>
            <w:tcBorders>
              <w:top w:val="single" w:color="auto" w:sz="4" w:space="0"/>
              <w:left w:val="single" w:color="auto" w:sz="4" w:space="0"/>
              <w:bottom w:val="single" w:color="auto" w:sz="4" w:space="0"/>
              <w:right w:val="single" w:color="auto" w:sz="4" w:space="0"/>
            </w:tcBorders>
            <w:shd w:val="clear" w:color="auto" w:fill="FFFFFF"/>
            <w:vAlign w:val="center"/>
          </w:tcPr>
          <w:p w14:paraId="67C7244F">
            <w:pPr>
              <w:spacing w:line="360" w:lineRule="auto"/>
              <w:jc w:val="center"/>
              <w:rPr>
                <w:rFonts w:hint="eastAsia" w:ascii="宋体" w:hAnsi="宋体" w:eastAsia="宋体"/>
                <w:szCs w:val="21"/>
              </w:rPr>
            </w:pPr>
            <w:r>
              <w:rPr>
                <w:rFonts w:ascii="宋体" w:hAnsi="宋体" w:eastAsia="宋体"/>
                <w:szCs w:val="21"/>
              </w:rPr>
              <w:t>string</w:t>
            </w:r>
          </w:p>
        </w:tc>
      </w:tr>
      <w:tr w14:paraId="66C90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7AE0AB86">
            <w:pPr>
              <w:spacing w:line="360" w:lineRule="auto"/>
              <w:jc w:val="center"/>
              <w:rPr>
                <w:rFonts w:hint="eastAsia" w:ascii="宋体" w:hAnsi="宋体" w:eastAsia="宋体"/>
                <w:szCs w:val="21"/>
              </w:rPr>
            </w:pPr>
            <w:r>
              <w:rPr>
                <w:rFonts w:ascii="宋体" w:hAnsi="宋体" w:eastAsia="宋体"/>
                <w:szCs w:val="21"/>
              </w:rPr>
              <w:t>设置支付 ID</w:t>
            </w:r>
          </w:p>
        </w:tc>
        <w:tc>
          <w:tcPr>
            <w:tcW w:w="2440" w:type="dxa"/>
            <w:tcBorders>
              <w:top w:val="single" w:color="auto" w:sz="4" w:space="0"/>
              <w:left w:val="single" w:color="auto" w:sz="4" w:space="0"/>
              <w:bottom w:val="single" w:color="auto" w:sz="4" w:space="0"/>
              <w:right w:val="single" w:color="auto" w:sz="4" w:space="0"/>
            </w:tcBorders>
            <w:shd w:val="clear" w:color="auto" w:fill="FFFFFF"/>
            <w:vAlign w:val="center"/>
          </w:tcPr>
          <w:p w14:paraId="1821383B">
            <w:pPr>
              <w:spacing w:line="360" w:lineRule="auto"/>
              <w:jc w:val="center"/>
              <w:rPr>
                <w:rFonts w:hint="eastAsia" w:ascii="宋体" w:hAnsi="宋体" w:eastAsia="宋体"/>
                <w:szCs w:val="21"/>
              </w:rPr>
            </w:pPr>
            <w:r>
              <w:rPr>
                <w:rFonts w:ascii="宋体" w:hAnsi="宋体" w:eastAsia="宋体"/>
                <w:szCs w:val="21"/>
              </w:rPr>
              <w:t>setPayID()</w:t>
            </w:r>
          </w:p>
        </w:tc>
        <w:tc>
          <w:tcPr>
            <w:tcW w:w="2172" w:type="dxa"/>
            <w:tcBorders>
              <w:top w:val="single" w:color="auto" w:sz="4" w:space="0"/>
              <w:left w:val="single" w:color="auto" w:sz="4" w:space="0"/>
              <w:bottom w:val="single" w:color="auto" w:sz="4" w:space="0"/>
              <w:right w:val="single" w:color="auto" w:sz="4" w:space="0"/>
            </w:tcBorders>
            <w:shd w:val="clear" w:color="auto" w:fill="FFFFFF"/>
            <w:vAlign w:val="center"/>
          </w:tcPr>
          <w:p w14:paraId="4D76EF59">
            <w:pPr>
              <w:spacing w:line="360" w:lineRule="auto"/>
              <w:jc w:val="center"/>
              <w:rPr>
                <w:rFonts w:hint="eastAsia" w:ascii="宋体" w:hAnsi="宋体" w:eastAsia="宋体"/>
                <w:szCs w:val="21"/>
              </w:rPr>
            </w:pPr>
            <w:r>
              <w:rPr>
                <w:rFonts w:ascii="宋体" w:hAnsi="宋体" w:eastAsia="宋体"/>
                <w:szCs w:val="21"/>
              </w:rPr>
              <w:t>bool</w:t>
            </w:r>
          </w:p>
        </w:tc>
      </w:tr>
      <w:tr w14:paraId="38BC8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483264AA">
            <w:pPr>
              <w:spacing w:line="360" w:lineRule="auto"/>
              <w:jc w:val="center"/>
              <w:rPr>
                <w:rFonts w:hint="eastAsia" w:ascii="宋体" w:hAnsi="宋体" w:eastAsia="宋体"/>
                <w:szCs w:val="21"/>
              </w:rPr>
            </w:pPr>
            <w:r>
              <w:rPr>
                <w:rFonts w:ascii="宋体" w:hAnsi="宋体" w:eastAsia="宋体"/>
                <w:szCs w:val="21"/>
              </w:rPr>
              <w:t>返回项目 ID</w:t>
            </w:r>
          </w:p>
        </w:tc>
        <w:tc>
          <w:tcPr>
            <w:tcW w:w="2440" w:type="dxa"/>
            <w:tcBorders>
              <w:top w:val="single" w:color="auto" w:sz="4" w:space="0"/>
              <w:left w:val="single" w:color="auto" w:sz="4" w:space="0"/>
              <w:bottom w:val="single" w:color="auto" w:sz="4" w:space="0"/>
              <w:right w:val="single" w:color="auto" w:sz="4" w:space="0"/>
            </w:tcBorders>
            <w:shd w:val="clear" w:color="auto" w:fill="FFFFFF"/>
            <w:vAlign w:val="center"/>
          </w:tcPr>
          <w:p w14:paraId="504CB3CF">
            <w:pPr>
              <w:spacing w:line="360" w:lineRule="auto"/>
              <w:jc w:val="center"/>
              <w:rPr>
                <w:rFonts w:hint="eastAsia" w:ascii="宋体" w:hAnsi="宋体" w:eastAsia="宋体"/>
                <w:szCs w:val="21"/>
              </w:rPr>
            </w:pPr>
            <w:r>
              <w:rPr>
                <w:rFonts w:ascii="宋体" w:hAnsi="宋体" w:eastAsia="宋体"/>
                <w:szCs w:val="21"/>
              </w:rPr>
              <w:t>getActivityID()</w:t>
            </w:r>
          </w:p>
        </w:tc>
        <w:tc>
          <w:tcPr>
            <w:tcW w:w="2172" w:type="dxa"/>
            <w:tcBorders>
              <w:top w:val="single" w:color="auto" w:sz="4" w:space="0"/>
              <w:left w:val="single" w:color="auto" w:sz="4" w:space="0"/>
              <w:bottom w:val="single" w:color="auto" w:sz="4" w:space="0"/>
              <w:right w:val="single" w:color="auto" w:sz="4" w:space="0"/>
            </w:tcBorders>
            <w:shd w:val="clear" w:color="auto" w:fill="FFFFFF"/>
            <w:vAlign w:val="center"/>
          </w:tcPr>
          <w:p w14:paraId="299AF52D">
            <w:pPr>
              <w:spacing w:line="360" w:lineRule="auto"/>
              <w:jc w:val="center"/>
              <w:rPr>
                <w:rFonts w:hint="eastAsia" w:ascii="宋体" w:hAnsi="宋体" w:eastAsia="宋体"/>
                <w:szCs w:val="21"/>
              </w:rPr>
            </w:pPr>
            <w:r>
              <w:rPr>
                <w:rFonts w:ascii="宋体" w:hAnsi="宋体" w:eastAsia="宋体"/>
                <w:szCs w:val="21"/>
              </w:rPr>
              <w:t>string</w:t>
            </w:r>
          </w:p>
        </w:tc>
      </w:tr>
      <w:tr w14:paraId="282F0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334E1AA4">
            <w:pPr>
              <w:spacing w:line="360" w:lineRule="auto"/>
              <w:jc w:val="center"/>
              <w:rPr>
                <w:rFonts w:hint="eastAsia" w:ascii="宋体" w:hAnsi="宋体" w:eastAsia="宋体"/>
                <w:szCs w:val="21"/>
              </w:rPr>
            </w:pPr>
            <w:r>
              <w:rPr>
                <w:rFonts w:ascii="宋体" w:hAnsi="宋体" w:eastAsia="宋体"/>
                <w:szCs w:val="21"/>
              </w:rPr>
              <w:t>返回用户 ID</w:t>
            </w:r>
          </w:p>
        </w:tc>
        <w:tc>
          <w:tcPr>
            <w:tcW w:w="2440" w:type="dxa"/>
            <w:tcBorders>
              <w:top w:val="single" w:color="auto" w:sz="4" w:space="0"/>
              <w:left w:val="single" w:color="auto" w:sz="4" w:space="0"/>
              <w:bottom w:val="single" w:color="auto" w:sz="4" w:space="0"/>
              <w:right w:val="single" w:color="auto" w:sz="4" w:space="0"/>
            </w:tcBorders>
            <w:shd w:val="clear" w:color="auto" w:fill="FFFFFF"/>
            <w:vAlign w:val="center"/>
          </w:tcPr>
          <w:p w14:paraId="5660D2C1">
            <w:pPr>
              <w:spacing w:line="360" w:lineRule="auto"/>
              <w:jc w:val="center"/>
              <w:rPr>
                <w:rFonts w:hint="eastAsia" w:ascii="宋体" w:hAnsi="宋体" w:eastAsia="宋体"/>
                <w:szCs w:val="21"/>
              </w:rPr>
            </w:pPr>
            <w:r>
              <w:rPr>
                <w:rFonts w:ascii="宋体" w:hAnsi="宋体" w:eastAsia="宋体"/>
                <w:szCs w:val="21"/>
              </w:rPr>
              <w:t>getUserID()</w:t>
            </w:r>
          </w:p>
        </w:tc>
        <w:tc>
          <w:tcPr>
            <w:tcW w:w="2172" w:type="dxa"/>
            <w:tcBorders>
              <w:top w:val="single" w:color="auto" w:sz="4" w:space="0"/>
              <w:left w:val="single" w:color="auto" w:sz="4" w:space="0"/>
              <w:bottom w:val="single" w:color="auto" w:sz="4" w:space="0"/>
              <w:right w:val="single" w:color="auto" w:sz="4" w:space="0"/>
            </w:tcBorders>
            <w:shd w:val="clear" w:color="auto" w:fill="FFFFFF"/>
            <w:vAlign w:val="center"/>
          </w:tcPr>
          <w:p w14:paraId="5B821366">
            <w:pPr>
              <w:spacing w:line="360" w:lineRule="auto"/>
              <w:jc w:val="center"/>
              <w:rPr>
                <w:rFonts w:hint="eastAsia" w:ascii="宋体" w:hAnsi="宋体" w:eastAsia="宋体"/>
                <w:szCs w:val="21"/>
              </w:rPr>
            </w:pPr>
            <w:r>
              <w:rPr>
                <w:rFonts w:ascii="宋体" w:hAnsi="宋体" w:eastAsia="宋体"/>
                <w:szCs w:val="21"/>
              </w:rPr>
              <w:t>string</w:t>
            </w:r>
          </w:p>
        </w:tc>
      </w:tr>
      <w:tr w14:paraId="66B3E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306D3E6C">
            <w:pPr>
              <w:spacing w:line="360" w:lineRule="auto"/>
              <w:jc w:val="center"/>
              <w:rPr>
                <w:rFonts w:hint="eastAsia" w:ascii="宋体" w:hAnsi="宋体" w:eastAsia="宋体"/>
                <w:szCs w:val="21"/>
              </w:rPr>
            </w:pPr>
            <w:r>
              <w:rPr>
                <w:rFonts w:ascii="宋体" w:hAnsi="宋体" w:eastAsia="宋体"/>
                <w:szCs w:val="21"/>
              </w:rPr>
              <w:t>返回支付金额</w:t>
            </w:r>
          </w:p>
        </w:tc>
        <w:tc>
          <w:tcPr>
            <w:tcW w:w="2440" w:type="dxa"/>
            <w:tcBorders>
              <w:top w:val="single" w:color="auto" w:sz="4" w:space="0"/>
              <w:left w:val="single" w:color="auto" w:sz="4" w:space="0"/>
              <w:bottom w:val="single" w:color="auto" w:sz="4" w:space="0"/>
              <w:right w:val="single" w:color="auto" w:sz="4" w:space="0"/>
            </w:tcBorders>
            <w:shd w:val="clear" w:color="auto" w:fill="FFFFFF"/>
            <w:vAlign w:val="center"/>
          </w:tcPr>
          <w:p w14:paraId="6A0094B1">
            <w:pPr>
              <w:spacing w:line="360" w:lineRule="auto"/>
              <w:jc w:val="center"/>
              <w:rPr>
                <w:rFonts w:hint="eastAsia" w:ascii="宋体" w:hAnsi="宋体" w:eastAsia="宋体"/>
                <w:szCs w:val="21"/>
              </w:rPr>
            </w:pPr>
            <w:r>
              <w:rPr>
                <w:rFonts w:ascii="宋体" w:hAnsi="宋体" w:eastAsia="宋体"/>
                <w:szCs w:val="21"/>
              </w:rPr>
              <w:t>getPayAmount()</w:t>
            </w:r>
          </w:p>
        </w:tc>
        <w:tc>
          <w:tcPr>
            <w:tcW w:w="2172" w:type="dxa"/>
            <w:tcBorders>
              <w:top w:val="single" w:color="auto" w:sz="4" w:space="0"/>
              <w:left w:val="single" w:color="auto" w:sz="4" w:space="0"/>
              <w:bottom w:val="single" w:color="auto" w:sz="4" w:space="0"/>
              <w:right w:val="single" w:color="auto" w:sz="4" w:space="0"/>
            </w:tcBorders>
            <w:shd w:val="clear" w:color="auto" w:fill="FFFFFF"/>
            <w:vAlign w:val="center"/>
          </w:tcPr>
          <w:p w14:paraId="335533E0">
            <w:pPr>
              <w:spacing w:line="360" w:lineRule="auto"/>
              <w:jc w:val="center"/>
              <w:rPr>
                <w:rFonts w:hint="eastAsia" w:ascii="宋体" w:hAnsi="宋体" w:eastAsia="宋体"/>
                <w:szCs w:val="21"/>
              </w:rPr>
            </w:pPr>
            <w:r>
              <w:rPr>
                <w:rFonts w:ascii="宋体" w:hAnsi="宋体" w:eastAsia="宋体"/>
                <w:szCs w:val="21"/>
              </w:rPr>
              <w:t>decimal(10,2)</w:t>
            </w:r>
          </w:p>
        </w:tc>
      </w:tr>
      <w:tr w14:paraId="0213B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1FFB5E2E">
            <w:pPr>
              <w:spacing w:line="360" w:lineRule="auto"/>
              <w:jc w:val="center"/>
              <w:rPr>
                <w:rFonts w:hint="eastAsia" w:ascii="宋体" w:hAnsi="宋体" w:eastAsia="宋体"/>
                <w:szCs w:val="21"/>
              </w:rPr>
            </w:pPr>
            <w:r>
              <w:rPr>
                <w:rFonts w:ascii="宋体" w:hAnsi="宋体" w:eastAsia="宋体"/>
                <w:szCs w:val="21"/>
              </w:rPr>
              <w:t>设置支付金额</w:t>
            </w:r>
          </w:p>
        </w:tc>
        <w:tc>
          <w:tcPr>
            <w:tcW w:w="2440" w:type="dxa"/>
            <w:tcBorders>
              <w:top w:val="single" w:color="auto" w:sz="4" w:space="0"/>
              <w:left w:val="single" w:color="auto" w:sz="4" w:space="0"/>
              <w:bottom w:val="single" w:color="auto" w:sz="4" w:space="0"/>
              <w:right w:val="single" w:color="auto" w:sz="4" w:space="0"/>
            </w:tcBorders>
            <w:shd w:val="clear" w:color="auto" w:fill="FFFFFF"/>
            <w:vAlign w:val="center"/>
          </w:tcPr>
          <w:p w14:paraId="0958DAE3">
            <w:pPr>
              <w:spacing w:line="360" w:lineRule="auto"/>
              <w:jc w:val="center"/>
              <w:rPr>
                <w:rFonts w:hint="eastAsia" w:ascii="宋体" w:hAnsi="宋体" w:eastAsia="宋体"/>
                <w:szCs w:val="21"/>
              </w:rPr>
            </w:pPr>
            <w:r>
              <w:rPr>
                <w:rFonts w:ascii="宋体" w:hAnsi="宋体" w:eastAsia="宋体"/>
                <w:szCs w:val="21"/>
              </w:rPr>
              <w:t>setPayAmount()</w:t>
            </w:r>
          </w:p>
        </w:tc>
        <w:tc>
          <w:tcPr>
            <w:tcW w:w="2172" w:type="dxa"/>
            <w:tcBorders>
              <w:top w:val="single" w:color="auto" w:sz="4" w:space="0"/>
              <w:left w:val="single" w:color="auto" w:sz="4" w:space="0"/>
              <w:bottom w:val="single" w:color="auto" w:sz="4" w:space="0"/>
              <w:right w:val="single" w:color="auto" w:sz="4" w:space="0"/>
            </w:tcBorders>
            <w:shd w:val="clear" w:color="auto" w:fill="FFFFFF"/>
            <w:vAlign w:val="center"/>
          </w:tcPr>
          <w:p w14:paraId="30D1F794">
            <w:pPr>
              <w:spacing w:line="360" w:lineRule="auto"/>
              <w:jc w:val="center"/>
              <w:rPr>
                <w:rFonts w:hint="eastAsia" w:ascii="宋体" w:hAnsi="宋体" w:eastAsia="宋体"/>
                <w:szCs w:val="21"/>
              </w:rPr>
            </w:pPr>
            <w:r>
              <w:rPr>
                <w:rFonts w:ascii="宋体" w:hAnsi="宋体" w:eastAsia="宋体"/>
                <w:szCs w:val="21"/>
              </w:rPr>
              <w:t>bool</w:t>
            </w:r>
          </w:p>
        </w:tc>
      </w:tr>
      <w:tr w14:paraId="66728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4A3A7032">
            <w:pPr>
              <w:spacing w:line="360" w:lineRule="auto"/>
              <w:jc w:val="center"/>
              <w:rPr>
                <w:rFonts w:hint="eastAsia" w:ascii="宋体" w:hAnsi="宋体" w:eastAsia="宋体"/>
                <w:szCs w:val="21"/>
              </w:rPr>
            </w:pPr>
            <w:r>
              <w:rPr>
                <w:rFonts w:ascii="宋体" w:hAnsi="宋体" w:eastAsia="宋体"/>
                <w:szCs w:val="21"/>
              </w:rPr>
              <w:t>返回支付状态</w:t>
            </w:r>
          </w:p>
        </w:tc>
        <w:tc>
          <w:tcPr>
            <w:tcW w:w="2440" w:type="dxa"/>
            <w:tcBorders>
              <w:top w:val="single" w:color="auto" w:sz="4" w:space="0"/>
              <w:left w:val="single" w:color="auto" w:sz="4" w:space="0"/>
              <w:bottom w:val="single" w:color="auto" w:sz="4" w:space="0"/>
              <w:right w:val="single" w:color="auto" w:sz="4" w:space="0"/>
            </w:tcBorders>
            <w:shd w:val="clear" w:color="auto" w:fill="FFFFFF"/>
            <w:vAlign w:val="center"/>
          </w:tcPr>
          <w:p w14:paraId="3EEF1A37">
            <w:pPr>
              <w:spacing w:line="360" w:lineRule="auto"/>
              <w:jc w:val="center"/>
              <w:rPr>
                <w:rFonts w:hint="eastAsia" w:ascii="宋体" w:hAnsi="宋体" w:eastAsia="宋体"/>
                <w:szCs w:val="21"/>
              </w:rPr>
            </w:pPr>
            <w:r>
              <w:rPr>
                <w:rFonts w:ascii="宋体" w:hAnsi="宋体" w:eastAsia="宋体"/>
                <w:szCs w:val="21"/>
              </w:rPr>
              <w:t>getPayStatus()</w:t>
            </w:r>
          </w:p>
        </w:tc>
        <w:tc>
          <w:tcPr>
            <w:tcW w:w="2172" w:type="dxa"/>
            <w:tcBorders>
              <w:top w:val="single" w:color="auto" w:sz="4" w:space="0"/>
              <w:left w:val="single" w:color="auto" w:sz="4" w:space="0"/>
              <w:bottom w:val="single" w:color="auto" w:sz="4" w:space="0"/>
              <w:right w:val="single" w:color="auto" w:sz="4" w:space="0"/>
            </w:tcBorders>
            <w:shd w:val="clear" w:color="auto" w:fill="FFFFFF"/>
            <w:vAlign w:val="center"/>
          </w:tcPr>
          <w:p w14:paraId="75CD779C">
            <w:pPr>
              <w:spacing w:line="360" w:lineRule="auto"/>
              <w:jc w:val="center"/>
              <w:rPr>
                <w:rFonts w:hint="eastAsia" w:ascii="宋体" w:hAnsi="宋体" w:eastAsia="宋体"/>
                <w:szCs w:val="21"/>
              </w:rPr>
            </w:pPr>
            <w:r>
              <w:rPr>
                <w:rFonts w:ascii="宋体" w:hAnsi="宋体" w:eastAsia="宋体"/>
                <w:szCs w:val="21"/>
              </w:rPr>
              <w:t>string</w:t>
            </w:r>
          </w:p>
        </w:tc>
      </w:tr>
      <w:tr w14:paraId="26D19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53CD4966">
            <w:pPr>
              <w:spacing w:line="360" w:lineRule="auto"/>
              <w:jc w:val="center"/>
              <w:rPr>
                <w:rFonts w:hint="eastAsia" w:ascii="宋体" w:hAnsi="宋体" w:eastAsia="宋体"/>
                <w:szCs w:val="21"/>
              </w:rPr>
            </w:pPr>
            <w:r>
              <w:rPr>
                <w:rFonts w:ascii="宋体" w:hAnsi="宋体" w:eastAsia="宋体"/>
                <w:szCs w:val="21"/>
              </w:rPr>
              <w:t>设置支付状态</w:t>
            </w:r>
          </w:p>
        </w:tc>
        <w:tc>
          <w:tcPr>
            <w:tcW w:w="2440" w:type="dxa"/>
            <w:tcBorders>
              <w:top w:val="single" w:color="auto" w:sz="4" w:space="0"/>
              <w:left w:val="single" w:color="auto" w:sz="4" w:space="0"/>
              <w:bottom w:val="single" w:color="auto" w:sz="4" w:space="0"/>
              <w:right w:val="single" w:color="auto" w:sz="4" w:space="0"/>
            </w:tcBorders>
            <w:shd w:val="clear" w:color="auto" w:fill="FFFFFF"/>
            <w:vAlign w:val="center"/>
          </w:tcPr>
          <w:p w14:paraId="0585BB4E">
            <w:pPr>
              <w:spacing w:line="360" w:lineRule="auto"/>
              <w:jc w:val="center"/>
              <w:rPr>
                <w:rFonts w:hint="eastAsia" w:ascii="宋体" w:hAnsi="宋体" w:eastAsia="宋体"/>
                <w:szCs w:val="21"/>
              </w:rPr>
            </w:pPr>
            <w:r>
              <w:rPr>
                <w:rFonts w:ascii="宋体" w:hAnsi="宋体" w:eastAsia="宋体"/>
                <w:szCs w:val="21"/>
              </w:rPr>
              <w:t>setPayStatus()</w:t>
            </w:r>
          </w:p>
        </w:tc>
        <w:tc>
          <w:tcPr>
            <w:tcW w:w="2172" w:type="dxa"/>
            <w:tcBorders>
              <w:top w:val="single" w:color="auto" w:sz="4" w:space="0"/>
              <w:left w:val="single" w:color="auto" w:sz="4" w:space="0"/>
              <w:bottom w:val="single" w:color="auto" w:sz="4" w:space="0"/>
              <w:right w:val="single" w:color="auto" w:sz="4" w:space="0"/>
            </w:tcBorders>
            <w:shd w:val="clear" w:color="auto" w:fill="FFFFFF"/>
            <w:vAlign w:val="center"/>
          </w:tcPr>
          <w:p w14:paraId="766F4C5D">
            <w:pPr>
              <w:spacing w:line="360" w:lineRule="auto"/>
              <w:jc w:val="center"/>
              <w:rPr>
                <w:rFonts w:hint="eastAsia" w:ascii="宋体" w:hAnsi="宋体" w:eastAsia="宋体"/>
                <w:szCs w:val="21"/>
              </w:rPr>
            </w:pPr>
            <w:r>
              <w:rPr>
                <w:rFonts w:ascii="宋体" w:hAnsi="宋体" w:eastAsia="宋体"/>
                <w:szCs w:val="21"/>
              </w:rPr>
              <w:t>bool</w:t>
            </w:r>
          </w:p>
        </w:tc>
      </w:tr>
      <w:tr w14:paraId="0A41E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50E88F97">
            <w:pPr>
              <w:spacing w:line="360" w:lineRule="auto"/>
              <w:jc w:val="center"/>
              <w:rPr>
                <w:rFonts w:hint="eastAsia" w:ascii="宋体" w:hAnsi="宋体" w:eastAsia="宋体"/>
                <w:szCs w:val="21"/>
              </w:rPr>
            </w:pPr>
            <w:r>
              <w:rPr>
                <w:rFonts w:ascii="宋体" w:hAnsi="宋体" w:eastAsia="宋体"/>
                <w:szCs w:val="21"/>
              </w:rPr>
              <w:t>返回支付方式</w:t>
            </w:r>
          </w:p>
        </w:tc>
        <w:tc>
          <w:tcPr>
            <w:tcW w:w="2440" w:type="dxa"/>
            <w:tcBorders>
              <w:top w:val="single" w:color="auto" w:sz="4" w:space="0"/>
              <w:left w:val="single" w:color="auto" w:sz="4" w:space="0"/>
              <w:bottom w:val="single" w:color="auto" w:sz="4" w:space="0"/>
              <w:right w:val="single" w:color="auto" w:sz="4" w:space="0"/>
            </w:tcBorders>
            <w:shd w:val="clear" w:color="auto" w:fill="FFFFFF"/>
            <w:vAlign w:val="center"/>
          </w:tcPr>
          <w:p w14:paraId="04D9683B">
            <w:pPr>
              <w:spacing w:line="360" w:lineRule="auto"/>
              <w:jc w:val="center"/>
              <w:rPr>
                <w:rFonts w:hint="eastAsia" w:ascii="宋体" w:hAnsi="宋体" w:eastAsia="宋体"/>
                <w:szCs w:val="21"/>
              </w:rPr>
            </w:pPr>
            <w:r>
              <w:rPr>
                <w:rFonts w:ascii="宋体" w:hAnsi="宋体" w:eastAsia="宋体"/>
                <w:szCs w:val="21"/>
              </w:rPr>
              <w:t>getPayMethod()</w:t>
            </w:r>
          </w:p>
        </w:tc>
        <w:tc>
          <w:tcPr>
            <w:tcW w:w="2172" w:type="dxa"/>
            <w:tcBorders>
              <w:top w:val="single" w:color="auto" w:sz="4" w:space="0"/>
              <w:left w:val="single" w:color="auto" w:sz="4" w:space="0"/>
              <w:bottom w:val="single" w:color="auto" w:sz="4" w:space="0"/>
              <w:right w:val="single" w:color="auto" w:sz="4" w:space="0"/>
            </w:tcBorders>
            <w:shd w:val="clear" w:color="auto" w:fill="FFFFFF"/>
            <w:vAlign w:val="center"/>
          </w:tcPr>
          <w:p w14:paraId="238040C7">
            <w:pPr>
              <w:spacing w:line="360" w:lineRule="auto"/>
              <w:jc w:val="center"/>
              <w:rPr>
                <w:rFonts w:hint="eastAsia" w:ascii="宋体" w:hAnsi="宋体" w:eastAsia="宋体"/>
                <w:szCs w:val="21"/>
              </w:rPr>
            </w:pPr>
            <w:r>
              <w:rPr>
                <w:rFonts w:ascii="宋体" w:hAnsi="宋体" w:eastAsia="宋体"/>
                <w:szCs w:val="21"/>
              </w:rPr>
              <w:t>string</w:t>
            </w:r>
          </w:p>
        </w:tc>
      </w:tr>
      <w:tr w14:paraId="0ABE9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1D129147">
            <w:pPr>
              <w:spacing w:line="360" w:lineRule="auto"/>
              <w:jc w:val="center"/>
              <w:rPr>
                <w:rFonts w:hint="eastAsia" w:ascii="宋体" w:hAnsi="宋体" w:eastAsia="宋体"/>
                <w:szCs w:val="21"/>
              </w:rPr>
            </w:pPr>
            <w:r>
              <w:rPr>
                <w:rFonts w:ascii="宋体" w:hAnsi="宋体" w:eastAsia="宋体"/>
                <w:szCs w:val="21"/>
              </w:rPr>
              <w:t>设置支付方式</w:t>
            </w:r>
          </w:p>
        </w:tc>
        <w:tc>
          <w:tcPr>
            <w:tcW w:w="2440" w:type="dxa"/>
            <w:tcBorders>
              <w:top w:val="single" w:color="auto" w:sz="4" w:space="0"/>
              <w:left w:val="single" w:color="auto" w:sz="4" w:space="0"/>
              <w:bottom w:val="single" w:color="auto" w:sz="4" w:space="0"/>
              <w:right w:val="single" w:color="auto" w:sz="4" w:space="0"/>
            </w:tcBorders>
            <w:shd w:val="clear" w:color="auto" w:fill="FFFFFF"/>
            <w:vAlign w:val="center"/>
          </w:tcPr>
          <w:p w14:paraId="6C5C1114">
            <w:pPr>
              <w:spacing w:line="360" w:lineRule="auto"/>
              <w:jc w:val="center"/>
              <w:rPr>
                <w:rFonts w:hint="eastAsia" w:ascii="宋体" w:hAnsi="宋体" w:eastAsia="宋体"/>
                <w:szCs w:val="21"/>
              </w:rPr>
            </w:pPr>
            <w:r>
              <w:rPr>
                <w:rFonts w:ascii="宋体" w:hAnsi="宋体" w:eastAsia="宋体"/>
                <w:szCs w:val="21"/>
              </w:rPr>
              <w:t>setPayMethod()</w:t>
            </w:r>
          </w:p>
        </w:tc>
        <w:tc>
          <w:tcPr>
            <w:tcW w:w="2172" w:type="dxa"/>
            <w:tcBorders>
              <w:top w:val="single" w:color="auto" w:sz="4" w:space="0"/>
              <w:left w:val="single" w:color="auto" w:sz="4" w:space="0"/>
              <w:bottom w:val="single" w:color="auto" w:sz="4" w:space="0"/>
              <w:right w:val="single" w:color="auto" w:sz="4" w:space="0"/>
            </w:tcBorders>
            <w:shd w:val="clear" w:color="auto" w:fill="FFFFFF"/>
            <w:vAlign w:val="center"/>
          </w:tcPr>
          <w:p w14:paraId="230826A0">
            <w:pPr>
              <w:spacing w:line="360" w:lineRule="auto"/>
              <w:jc w:val="center"/>
              <w:rPr>
                <w:rFonts w:hint="eastAsia" w:ascii="宋体" w:hAnsi="宋体" w:eastAsia="宋体"/>
                <w:szCs w:val="21"/>
              </w:rPr>
            </w:pPr>
            <w:r>
              <w:rPr>
                <w:rFonts w:ascii="宋体" w:hAnsi="宋体" w:eastAsia="宋体"/>
                <w:szCs w:val="21"/>
              </w:rPr>
              <w:t>bool</w:t>
            </w:r>
          </w:p>
        </w:tc>
      </w:tr>
      <w:tr w14:paraId="759DB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4C2AAB7E">
            <w:pPr>
              <w:spacing w:line="360" w:lineRule="auto"/>
              <w:jc w:val="center"/>
              <w:rPr>
                <w:rFonts w:hint="eastAsia" w:ascii="宋体" w:hAnsi="宋体" w:eastAsia="宋体"/>
                <w:szCs w:val="21"/>
              </w:rPr>
            </w:pPr>
            <w:r>
              <w:rPr>
                <w:rFonts w:ascii="宋体" w:hAnsi="宋体" w:eastAsia="宋体"/>
                <w:szCs w:val="21"/>
              </w:rPr>
              <w:t>返回支付时间</w:t>
            </w:r>
          </w:p>
        </w:tc>
        <w:tc>
          <w:tcPr>
            <w:tcW w:w="2440" w:type="dxa"/>
            <w:tcBorders>
              <w:top w:val="single" w:color="auto" w:sz="4" w:space="0"/>
              <w:left w:val="single" w:color="auto" w:sz="4" w:space="0"/>
              <w:bottom w:val="single" w:color="auto" w:sz="4" w:space="0"/>
              <w:right w:val="single" w:color="auto" w:sz="4" w:space="0"/>
            </w:tcBorders>
            <w:shd w:val="clear" w:color="auto" w:fill="FFFFFF"/>
            <w:vAlign w:val="center"/>
          </w:tcPr>
          <w:p w14:paraId="1C01D405">
            <w:pPr>
              <w:spacing w:line="360" w:lineRule="auto"/>
              <w:jc w:val="center"/>
              <w:rPr>
                <w:rFonts w:hint="eastAsia" w:ascii="宋体" w:hAnsi="宋体" w:eastAsia="宋体"/>
                <w:szCs w:val="21"/>
              </w:rPr>
            </w:pPr>
            <w:r>
              <w:rPr>
                <w:rFonts w:ascii="宋体" w:hAnsi="宋体" w:eastAsia="宋体"/>
                <w:szCs w:val="21"/>
              </w:rPr>
              <w:t>getPayTime()</w:t>
            </w:r>
          </w:p>
        </w:tc>
        <w:tc>
          <w:tcPr>
            <w:tcW w:w="2172" w:type="dxa"/>
            <w:tcBorders>
              <w:top w:val="single" w:color="auto" w:sz="4" w:space="0"/>
              <w:left w:val="single" w:color="auto" w:sz="4" w:space="0"/>
              <w:bottom w:val="single" w:color="auto" w:sz="4" w:space="0"/>
              <w:right w:val="single" w:color="auto" w:sz="4" w:space="0"/>
            </w:tcBorders>
            <w:shd w:val="clear" w:color="auto" w:fill="FFFFFF"/>
            <w:vAlign w:val="center"/>
          </w:tcPr>
          <w:p w14:paraId="0D2F9617">
            <w:pPr>
              <w:spacing w:line="360" w:lineRule="auto"/>
              <w:jc w:val="center"/>
              <w:rPr>
                <w:rFonts w:hint="eastAsia" w:ascii="宋体" w:hAnsi="宋体" w:eastAsia="宋体"/>
                <w:szCs w:val="21"/>
              </w:rPr>
            </w:pPr>
            <w:r>
              <w:rPr>
                <w:rFonts w:ascii="宋体" w:hAnsi="宋体" w:eastAsia="宋体"/>
                <w:szCs w:val="21"/>
              </w:rPr>
              <w:t>datetime</w:t>
            </w:r>
          </w:p>
        </w:tc>
      </w:tr>
      <w:tr w14:paraId="4A0FE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3E2C96D3">
            <w:pPr>
              <w:spacing w:line="360" w:lineRule="auto"/>
              <w:jc w:val="center"/>
              <w:rPr>
                <w:rFonts w:hint="eastAsia" w:ascii="宋体" w:hAnsi="宋体" w:eastAsia="宋体"/>
                <w:szCs w:val="21"/>
              </w:rPr>
            </w:pPr>
            <w:r>
              <w:rPr>
                <w:rFonts w:ascii="宋体" w:hAnsi="宋体" w:eastAsia="宋体"/>
                <w:szCs w:val="21"/>
              </w:rPr>
              <w:t>设置支付时间</w:t>
            </w:r>
          </w:p>
        </w:tc>
        <w:tc>
          <w:tcPr>
            <w:tcW w:w="2440" w:type="dxa"/>
            <w:tcBorders>
              <w:top w:val="single" w:color="auto" w:sz="4" w:space="0"/>
              <w:left w:val="single" w:color="auto" w:sz="4" w:space="0"/>
              <w:bottom w:val="single" w:color="auto" w:sz="4" w:space="0"/>
              <w:right w:val="single" w:color="auto" w:sz="4" w:space="0"/>
            </w:tcBorders>
            <w:shd w:val="clear" w:color="auto" w:fill="FFFFFF"/>
            <w:vAlign w:val="center"/>
          </w:tcPr>
          <w:p w14:paraId="4FA2EB67">
            <w:pPr>
              <w:spacing w:line="360" w:lineRule="auto"/>
              <w:jc w:val="center"/>
              <w:rPr>
                <w:rFonts w:hint="eastAsia" w:ascii="宋体" w:hAnsi="宋体" w:eastAsia="宋体"/>
                <w:szCs w:val="21"/>
              </w:rPr>
            </w:pPr>
            <w:r>
              <w:rPr>
                <w:rFonts w:ascii="宋体" w:hAnsi="宋体" w:eastAsia="宋体"/>
                <w:szCs w:val="21"/>
              </w:rPr>
              <w:t>setPayTime()</w:t>
            </w:r>
          </w:p>
        </w:tc>
        <w:tc>
          <w:tcPr>
            <w:tcW w:w="2172" w:type="dxa"/>
            <w:tcBorders>
              <w:top w:val="single" w:color="auto" w:sz="4" w:space="0"/>
              <w:left w:val="single" w:color="auto" w:sz="4" w:space="0"/>
              <w:bottom w:val="single" w:color="auto" w:sz="4" w:space="0"/>
              <w:right w:val="single" w:color="auto" w:sz="4" w:space="0"/>
            </w:tcBorders>
            <w:shd w:val="clear" w:color="auto" w:fill="FFFFFF"/>
            <w:vAlign w:val="center"/>
          </w:tcPr>
          <w:p w14:paraId="382DA496">
            <w:pPr>
              <w:spacing w:line="360" w:lineRule="auto"/>
              <w:jc w:val="center"/>
              <w:rPr>
                <w:rFonts w:hint="eastAsia" w:ascii="宋体" w:hAnsi="宋体" w:eastAsia="宋体"/>
                <w:szCs w:val="21"/>
              </w:rPr>
            </w:pPr>
            <w:r>
              <w:rPr>
                <w:rFonts w:ascii="宋体" w:hAnsi="宋体" w:eastAsia="宋体"/>
                <w:szCs w:val="21"/>
              </w:rPr>
              <w:t>bool</w:t>
            </w:r>
          </w:p>
        </w:tc>
      </w:tr>
      <w:tr w14:paraId="501F3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5910C1F9">
            <w:pPr>
              <w:spacing w:line="360" w:lineRule="auto"/>
              <w:jc w:val="center"/>
              <w:rPr>
                <w:rFonts w:hint="eastAsia" w:ascii="宋体" w:hAnsi="宋体" w:eastAsia="宋体"/>
                <w:szCs w:val="21"/>
              </w:rPr>
            </w:pPr>
            <w:r>
              <w:rPr>
                <w:rFonts w:ascii="宋体" w:hAnsi="宋体" w:eastAsia="宋体"/>
                <w:szCs w:val="21"/>
              </w:rPr>
              <w:t>返回支付备注</w:t>
            </w:r>
          </w:p>
        </w:tc>
        <w:tc>
          <w:tcPr>
            <w:tcW w:w="2440" w:type="dxa"/>
            <w:tcBorders>
              <w:top w:val="single" w:color="auto" w:sz="4" w:space="0"/>
              <w:left w:val="single" w:color="auto" w:sz="4" w:space="0"/>
              <w:bottom w:val="single" w:color="auto" w:sz="4" w:space="0"/>
              <w:right w:val="single" w:color="auto" w:sz="4" w:space="0"/>
            </w:tcBorders>
            <w:shd w:val="clear" w:color="auto" w:fill="FFFFFF"/>
            <w:vAlign w:val="center"/>
          </w:tcPr>
          <w:p w14:paraId="72EE5D52">
            <w:pPr>
              <w:spacing w:line="360" w:lineRule="auto"/>
              <w:jc w:val="center"/>
              <w:rPr>
                <w:rFonts w:hint="eastAsia" w:ascii="宋体" w:hAnsi="宋体" w:eastAsia="宋体"/>
                <w:szCs w:val="21"/>
              </w:rPr>
            </w:pPr>
            <w:r>
              <w:rPr>
                <w:rFonts w:ascii="宋体" w:hAnsi="宋体" w:eastAsia="宋体"/>
                <w:szCs w:val="21"/>
              </w:rPr>
              <w:t>getPayRemark()</w:t>
            </w:r>
          </w:p>
        </w:tc>
        <w:tc>
          <w:tcPr>
            <w:tcW w:w="2172" w:type="dxa"/>
            <w:tcBorders>
              <w:top w:val="single" w:color="auto" w:sz="4" w:space="0"/>
              <w:left w:val="single" w:color="auto" w:sz="4" w:space="0"/>
              <w:bottom w:val="single" w:color="auto" w:sz="4" w:space="0"/>
              <w:right w:val="single" w:color="auto" w:sz="4" w:space="0"/>
            </w:tcBorders>
            <w:shd w:val="clear" w:color="auto" w:fill="FFFFFF"/>
            <w:vAlign w:val="center"/>
          </w:tcPr>
          <w:p w14:paraId="3D7F1A43">
            <w:pPr>
              <w:spacing w:line="360" w:lineRule="auto"/>
              <w:jc w:val="center"/>
              <w:rPr>
                <w:rFonts w:hint="eastAsia" w:ascii="宋体" w:hAnsi="宋体" w:eastAsia="宋体"/>
                <w:szCs w:val="21"/>
              </w:rPr>
            </w:pPr>
            <w:r>
              <w:rPr>
                <w:rFonts w:ascii="宋体" w:hAnsi="宋体" w:eastAsia="宋体"/>
                <w:szCs w:val="21"/>
              </w:rPr>
              <w:t>text</w:t>
            </w:r>
          </w:p>
        </w:tc>
      </w:tr>
      <w:tr w14:paraId="73566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59D01BB2">
            <w:pPr>
              <w:spacing w:line="360" w:lineRule="auto"/>
              <w:jc w:val="center"/>
              <w:rPr>
                <w:rFonts w:hint="eastAsia" w:ascii="宋体" w:hAnsi="宋体" w:eastAsia="宋体"/>
                <w:szCs w:val="21"/>
              </w:rPr>
            </w:pPr>
            <w:r>
              <w:rPr>
                <w:rFonts w:ascii="宋体" w:hAnsi="宋体" w:eastAsia="宋体"/>
                <w:szCs w:val="21"/>
              </w:rPr>
              <w:t>设置支付备注</w:t>
            </w:r>
          </w:p>
        </w:tc>
        <w:tc>
          <w:tcPr>
            <w:tcW w:w="2440" w:type="dxa"/>
            <w:tcBorders>
              <w:top w:val="single" w:color="auto" w:sz="4" w:space="0"/>
              <w:left w:val="single" w:color="auto" w:sz="4" w:space="0"/>
              <w:bottom w:val="single" w:color="auto" w:sz="4" w:space="0"/>
              <w:right w:val="single" w:color="auto" w:sz="4" w:space="0"/>
            </w:tcBorders>
            <w:shd w:val="clear" w:color="auto" w:fill="FFFFFF"/>
            <w:vAlign w:val="center"/>
          </w:tcPr>
          <w:p w14:paraId="1FC36E3B">
            <w:pPr>
              <w:spacing w:line="360" w:lineRule="auto"/>
              <w:jc w:val="center"/>
              <w:rPr>
                <w:rFonts w:hint="eastAsia" w:ascii="宋体" w:hAnsi="宋体" w:eastAsia="宋体"/>
                <w:szCs w:val="21"/>
              </w:rPr>
            </w:pPr>
            <w:r>
              <w:rPr>
                <w:rFonts w:ascii="宋体" w:hAnsi="宋体" w:eastAsia="宋体"/>
                <w:szCs w:val="21"/>
              </w:rPr>
              <w:t>setPayRemark()</w:t>
            </w:r>
          </w:p>
        </w:tc>
        <w:tc>
          <w:tcPr>
            <w:tcW w:w="2172" w:type="dxa"/>
            <w:tcBorders>
              <w:top w:val="single" w:color="auto" w:sz="4" w:space="0"/>
              <w:left w:val="single" w:color="auto" w:sz="4" w:space="0"/>
              <w:bottom w:val="single" w:color="auto" w:sz="4" w:space="0"/>
              <w:right w:val="single" w:color="auto" w:sz="4" w:space="0"/>
            </w:tcBorders>
            <w:shd w:val="clear" w:color="auto" w:fill="FFFFFF"/>
            <w:vAlign w:val="center"/>
          </w:tcPr>
          <w:p w14:paraId="27689CDC">
            <w:pPr>
              <w:spacing w:line="360" w:lineRule="auto"/>
              <w:jc w:val="center"/>
              <w:rPr>
                <w:rFonts w:hint="eastAsia" w:ascii="宋体" w:hAnsi="宋体" w:eastAsia="宋体"/>
                <w:szCs w:val="21"/>
              </w:rPr>
            </w:pPr>
            <w:r>
              <w:rPr>
                <w:rFonts w:ascii="宋体" w:hAnsi="宋体" w:eastAsia="宋体"/>
                <w:szCs w:val="21"/>
              </w:rPr>
              <w:t>bool</w:t>
            </w:r>
          </w:p>
        </w:tc>
      </w:tr>
      <w:tr w14:paraId="7E834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746BC894">
            <w:pPr>
              <w:spacing w:line="360" w:lineRule="auto"/>
              <w:jc w:val="center"/>
              <w:rPr>
                <w:rFonts w:hint="eastAsia" w:ascii="宋体" w:hAnsi="宋体" w:eastAsia="宋体"/>
                <w:szCs w:val="21"/>
              </w:rPr>
            </w:pPr>
            <w:r>
              <w:rPr>
                <w:rFonts w:ascii="宋体" w:hAnsi="宋体" w:eastAsia="宋体"/>
                <w:szCs w:val="21"/>
              </w:rPr>
              <w:t>执行支付</w:t>
            </w:r>
          </w:p>
        </w:tc>
        <w:tc>
          <w:tcPr>
            <w:tcW w:w="2440" w:type="dxa"/>
            <w:tcBorders>
              <w:top w:val="single" w:color="auto" w:sz="4" w:space="0"/>
              <w:left w:val="single" w:color="auto" w:sz="4" w:space="0"/>
              <w:bottom w:val="single" w:color="auto" w:sz="4" w:space="0"/>
              <w:right w:val="single" w:color="auto" w:sz="4" w:space="0"/>
            </w:tcBorders>
            <w:shd w:val="clear" w:color="auto" w:fill="FFFFFF"/>
            <w:vAlign w:val="center"/>
          </w:tcPr>
          <w:p w14:paraId="65FAC6E8">
            <w:pPr>
              <w:spacing w:line="360" w:lineRule="auto"/>
              <w:jc w:val="center"/>
              <w:rPr>
                <w:rFonts w:hint="eastAsia" w:ascii="宋体" w:hAnsi="宋体" w:eastAsia="宋体"/>
                <w:szCs w:val="21"/>
              </w:rPr>
            </w:pPr>
            <w:r>
              <w:rPr>
                <w:rFonts w:ascii="宋体" w:hAnsi="宋体" w:eastAsia="宋体"/>
                <w:szCs w:val="21"/>
              </w:rPr>
              <w:t>executePayment()</w:t>
            </w:r>
          </w:p>
        </w:tc>
        <w:tc>
          <w:tcPr>
            <w:tcW w:w="2172" w:type="dxa"/>
            <w:tcBorders>
              <w:top w:val="single" w:color="auto" w:sz="4" w:space="0"/>
              <w:left w:val="single" w:color="auto" w:sz="4" w:space="0"/>
              <w:bottom w:val="single" w:color="auto" w:sz="4" w:space="0"/>
              <w:right w:val="single" w:color="auto" w:sz="4" w:space="0"/>
            </w:tcBorders>
            <w:shd w:val="clear" w:color="auto" w:fill="FFFFFF"/>
            <w:vAlign w:val="center"/>
          </w:tcPr>
          <w:p w14:paraId="60AD96E9">
            <w:pPr>
              <w:spacing w:line="360" w:lineRule="auto"/>
              <w:jc w:val="center"/>
              <w:rPr>
                <w:rFonts w:hint="eastAsia" w:ascii="宋体" w:hAnsi="宋体" w:eastAsia="宋体"/>
                <w:szCs w:val="21"/>
              </w:rPr>
            </w:pPr>
            <w:r>
              <w:rPr>
                <w:rFonts w:ascii="宋体" w:hAnsi="宋体" w:eastAsia="宋体"/>
                <w:szCs w:val="21"/>
              </w:rPr>
              <w:t>bool</w:t>
            </w:r>
          </w:p>
        </w:tc>
      </w:tr>
    </w:tbl>
    <w:p w14:paraId="0C470479">
      <w:pPr>
        <w:spacing w:line="360" w:lineRule="auto"/>
        <w:jc w:val="left"/>
        <w:rPr>
          <w:rFonts w:hint="eastAsia" w:ascii="宋体" w:hAnsi="宋体" w:eastAsia="宋体"/>
          <w:b/>
          <w:bCs/>
          <w:szCs w:val="21"/>
        </w:rPr>
      </w:pPr>
      <w:r>
        <w:rPr>
          <w:rFonts w:hint="eastAsia" w:ascii="宋体" w:hAnsi="宋体" w:eastAsia="宋体"/>
          <w:b/>
          <w:bCs/>
          <w:szCs w:val="21"/>
        </w:rPr>
        <w:t>类名：Report(举报</w:t>
      </w:r>
      <w:r>
        <w:rPr>
          <w:rFonts w:ascii="宋体" w:hAnsi="宋体" w:eastAsia="宋体"/>
          <w:b/>
          <w:bCs/>
          <w:szCs w:val="21"/>
        </w:rPr>
        <w:t>类</w:t>
      </w:r>
      <w:r>
        <w:rPr>
          <w:rFonts w:hint="eastAsia" w:ascii="宋体" w:hAnsi="宋体" w:eastAsia="宋体"/>
          <w:b/>
          <w:bCs/>
          <w:szCs w:val="21"/>
        </w:rPr>
        <w:t>)</w:t>
      </w:r>
    </w:p>
    <w:p w14:paraId="1B834D7B">
      <w:pPr>
        <w:spacing w:line="360" w:lineRule="auto"/>
        <w:jc w:val="left"/>
        <w:rPr>
          <w:rFonts w:hint="eastAsia"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w:t>
      </w:r>
      <w:r>
        <w:rPr>
          <w:rFonts w:hint="eastAsia" w:ascii="宋体" w:hAnsi="宋体" w:eastAsia="宋体"/>
          <w:b/>
          <w:bCs/>
          <w:szCs w:val="21"/>
        </w:rPr>
        <w:t>8所示：</w:t>
      </w:r>
    </w:p>
    <w:p w14:paraId="17403204">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.1.</w:t>
      </w:r>
      <w:r>
        <w:rPr>
          <w:rFonts w:hint="eastAsia" w:ascii="宋体" w:hAnsi="宋体" w:eastAsia="宋体"/>
          <w:szCs w:val="21"/>
        </w:rPr>
        <w:t>8</w:t>
      </w:r>
      <w:r>
        <w:rPr>
          <w:rFonts w:ascii="宋体" w:hAnsi="宋体" w:eastAsia="宋体"/>
          <w:szCs w:val="21"/>
        </w:rPr>
        <w:t xml:space="preserve"> </w:t>
      </w:r>
      <w:r>
        <w:rPr>
          <w:rFonts w:hint="eastAsia" w:ascii="宋体" w:hAnsi="宋体" w:eastAsia="宋体"/>
          <w:szCs w:val="21"/>
        </w:rPr>
        <w:t>Report类操作表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1DD89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14CB7E20">
            <w:pPr>
              <w:spacing w:line="360" w:lineRule="auto"/>
              <w:jc w:val="center"/>
              <w:rPr>
                <w:rFonts w:hint="eastAsia" w:ascii="宋体" w:hAnsi="宋体" w:eastAsia="宋体"/>
                <w:szCs w:val="21"/>
              </w:rPr>
            </w:pPr>
            <w:r>
              <w:rPr>
                <w:rFonts w:hint="eastAsia" w:ascii="宋体" w:hAnsi="宋体" w:eastAsia="宋体"/>
                <w:szCs w:val="21"/>
              </w:rPr>
              <w:t>中文名</w:t>
            </w:r>
          </w:p>
        </w:tc>
        <w:tc>
          <w:tcPr>
            <w:tcW w:w="2277" w:type="dxa"/>
            <w:tcBorders>
              <w:top w:val="single" w:color="auto" w:sz="4" w:space="0"/>
              <w:left w:val="single" w:color="auto" w:sz="4" w:space="0"/>
              <w:bottom w:val="single" w:color="auto" w:sz="4" w:space="0"/>
              <w:right w:val="single" w:color="auto" w:sz="4" w:space="0"/>
            </w:tcBorders>
          </w:tcPr>
          <w:p w14:paraId="5DB24DB7">
            <w:pPr>
              <w:spacing w:line="360" w:lineRule="auto"/>
              <w:jc w:val="center"/>
              <w:rPr>
                <w:rFonts w:hint="eastAsia" w:ascii="宋体" w:hAnsi="宋体" w:eastAsia="宋体"/>
                <w:szCs w:val="21"/>
              </w:rPr>
            </w:pPr>
            <w:r>
              <w:rPr>
                <w:rFonts w:hint="eastAsia" w:ascii="宋体" w:hAnsi="宋体" w:eastAsia="宋体"/>
                <w:szCs w:val="21"/>
              </w:rPr>
              <w:t>英文名</w:t>
            </w:r>
          </w:p>
        </w:tc>
        <w:tc>
          <w:tcPr>
            <w:tcW w:w="2335" w:type="dxa"/>
            <w:tcBorders>
              <w:top w:val="single" w:color="auto" w:sz="4" w:space="0"/>
              <w:left w:val="single" w:color="auto" w:sz="4" w:space="0"/>
              <w:bottom w:val="single" w:color="auto" w:sz="4" w:space="0"/>
              <w:right w:val="single" w:color="auto" w:sz="4" w:space="0"/>
            </w:tcBorders>
          </w:tcPr>
          <w:p w14:paraId="1C5C593F">
            <w:pPr>
              <w:spacing w:line="360" w:lineRule="auto"/>
              <w:jc w:val="center"/>
              <w:rPr>
                <w:rFonts w:hint="eastAsia" w:ascii="宋体" w:hAnsi="宋体" w:eastAsia="宋体"/>
                <w:szCs w:val="21"/>
              </w:rPr>
            </w:pPr>
            <w:r>
              <w:rPr>
                <w:rFonts w:hint="eastAsia" w:ascii="宋体" w:hAnsi="宋体" w:eastAsia="宋体"/>
                <w:szCs w:val="21"/>
              </w:rPr>
              <w:t>数据类型</w:t>
            </w:r>
          </w:p>
        </w:tc>
      </w:tr>
      <w:tr w14:paraId="13353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185AEC6E">
            <w:pPr>
              <w:spacing w:line="360" w:lineRule="auto"/>
              <w:jc w:val="center"/>
              <w:rPr>
                <w:rFonts w:hint="eastAsia" w:ascii="宋体" w:hAnsi="宋体" w:eastAsia="宋体"/>
                <w:szCs w:val="21"/>
              </w:rPr>
            </w:pPr>
            <w:r>
              <w:rPr>
                <w:rFonts w:ascii="宋体" w:hAnsi="宋体" w:eastAsia="宋体"/>
                <w:szCs w:val="21"/>
              </w:rPr>
              <w:t>返回举报 ID</w:t>
            </w:r>
          </w:p>
        </w:tc>
        <w:tc>
          <w:tcPr>
            <w:tcW w:w="2277" w:type="dxa"/>
            <w:tcBorders>
              <w:top w:val="single" w:color="auto" w:sz="4" w:space="0"/>
              <w:left w:val="single" w:color="auto" w:sz="4" w:space="0"/>
              <w:bottom w:val="single" w:color="auto" w:sz="4" w:space="0"/>
              <w:right w:val="single" w:color="auto" w:sz="4" w:space="0"/>
            </w:tcBorders>
            <w:shd w:val="clear" w:color="auto" w:fill="FFFFFF"/>
            <w:vAlign w:val="center"/>
          </w:tcPr>
          <w:p w14:paraId="732CEE5B">
            <w:pPr>
              <w:spacing w:line="360" w:lineRule="auto"/>
              <w:jc w:val="center"/>
              <w:rPr>
                <w:rFonts w:hint="eastAsia" w:ascii="宋体" w:hAnsi="宋体" w:eastAsia="宋体"/>
                <w:szCs w:val="21"/>
              </w:rPr>
            </w:pPr>
            <w:r>
              <w:rPr>
                <w:rFonts w:ascii="宋体" w:hAnsi="宋体" w:eastAsia="宋体"/>
                <w:szCs w:val="21"/>
              </w:rPr>
              <w:t>getReportID()</w:t>
            </w:r>
          </w:p>
        </w:tc>
        <w:tc>
          <w:tcPr>
            <w:tcW w:w="2335" w:type="dxa"/>
            <w:tcBorders>
              <w:top w:val="single" w:color="auto" w:sz="4" w:space="0"/>
              <w:left w:val="single" w:color="auto" w:sz="4" w:space="0"/>
              <w:bottom w:val="single" w:color="auto" w:sz="4" w:space="0"/>
              <w:right w:val="single" w:color="auto" w:sz="4" w:space="0"/>
            </w:tcBorders>
            <w:shd w:val="clear" w:color="auto" w:fill="FFFFFF"/>
            <w:vAlign w:val="center"/>
          </w:tcPr>
          <w:p w14:paraId="1DC11451">
            <w:pPr>
              <w:spacing w:line="360" w:lineRule="auto"/>
              <w:jc w:val="center"/>
              <w:rPr>
                <w:rFonts w:hint="eastAsia" w:ascii="宋体" w:hAnsi="宋体" w:eastAsia="宋体"/>
                <w:szCs w:val="21"/>
              </w:rPr>
            </w:pPr>
            <w:r>
              <w:rPr>
                <w:rFonts w:ascii="宋体" w:hAnsi="宋体" w:eastAsia="宋体"/>
                <w:szCs w:val="21"/>
              </w:rPr>
              <w:t>string</w:t>
            </w:r>
          </w:p>
        </w:tc>
      </w:tr>
      <w:tr w14:paraId="427E0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7BF06C90">
            <w:pPr>
              <w:spacing w:line="360" w:lineRule="auto"/>
              <w:jc w:val="center"/>
              <w:rPr>
                <w:rFonts w:hint="eastAsia" w:ascii="宋体" w:hAnsi="宋体" w:eastAsia="宋体"/>
                <w:szCs w:val="21"/>
              </w:rPr>
            </w:pPr>
            <w:r>
              <w:rPr>
                <w:rFonts w:ascii="宋体" w:hAnsi="宋体" w:eastAsia="宋体"/>
                <w:szCs w:val="21"/>
              </w:rPr>
              <w:t>设置举报 ID</w:t>
            </w:r>
          </w:p>
        </w:tc>
        <w:tc>
          <w:tcPr>
            <w:tcW w:w="2277" w:type="dxa"/>
            <w:tcBorders>
              <w:top w:val="single" w:color="auto" w:sz="4" w:space="0"/>
              <w:left w:val="single" w:color="auto" w:sz="4" w:space="0"/>
              <w:bottom w:val="single" w:color="auto" w:sz="4" w:space="0"/>
              <w:right w:val="single" w:color="auto" w:sz="4" w:space="0"/>
            </w:tcBorders>
            <w:shd w:val="clear" w:color="auto" w:fill="FFFFFF"/>
            <w:vAlign w:val="center"/>
          </w:tcPr>
          <w:p w14:paraId="5181CE6B">
            <w:pPr>
              <w:spacing w:line="360" w:lineRule="auto"/>
              <w:jc w:val="center"/>
              <w:rPr>
                <w:rFonts w:hint="eastAsia" w:ascii="宋体" w:hAnsi="宋体" w:eastAsia="宋体"/>
                <w:szCs w:val="21"/>
              </w:rPr>
            </w:pPr>
            <w:r>
              <w:rPr>
                <w:rFonts w:ascii="宋体" w:hAnsi="宋体" w:eastAsia="宋体"/>
                <w:szCs w:val="21"/>
              </w:rPr>
              <w:t>setReportID()</w:t>
            </w:r>
          </w:p>
        </w:tc>
        <w:tc>
          <w:tcPr>
            <w:tcW w:w="2335" w:type="dxa"/>
            <w:tcBorders>
              <w:top w:val="single" w:color="auto" w:sz="4" w:space="0"/>
              <w:left w:val="single" w:color="auto" w:sz="4" w:space="0"/>
              <w:bottom w:val="single" w:color="auto" w:sz="4" w:space="0"/>
              <w:right w:val="single" w:color="auto" w:sz="4" w:space="0"/>
            </w:tcBorders>
            <w:shd w:val="clear" w:color="auto" w:fill="FFFFFF"/>
            <w:vAlign w:val="center"/>
          </w:tcPr>
          <w:p w14:paraId="7BD8AD51">
            <w:pPr>
              <w:spacing w:line="360" w:lineRule="auto"/>
              <w:jc w:val="center"/>
              <w:rPr>
                <w:rFonts w:hint="eastAsia" w:ascii="宋体" w:hAnsi="宋体" w:eastAsia="宋体"/>
                <w:szCs w:val="21"/>
              </w:rPr>
            </w:pPr>
            <w:r>
              <w:rPr>
                <w:rFonts w:ascii="宋体" w:hAnsi="宋体" w:eastAsia="宋体"/>
                <w:szCs w:val="21"/>
              </w:rPr>
              <w:t>bool</w:t>
            </w:r>
          </w:p>
        </w:tc>
      </w:tr>
      <w:tr w14:paraId="783F4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7757128A">
            <w:pPr>
              <w:spacing w:line="360" w:lineRule="auto"/>
              <w:jc w:val="center"/>
              <w:rPr>
                <w:rFonts w:hint="eastAsia" w:ascii="宋体" w:hAnsi="宋体" w:eastAsia="宋体"/>
                <w:szCs w:val="21"/>
              </w:rPr>
            </w:pPr>
            <w:r>
              <w:rPr>
                <w:rFonts w:ascii="宋体" w:hAnsi="宋体" w:eastAsia="宋体"/>
                <w:szCs w:val="21"/>
              </w:rPr>
              <w:t>返回举报者 ID</w:t>
            </w:r>
          </w:p>
        </w:tc>
        <w:tc>
          <w:tcPr>
            <w:tcW w:w="2277" w:type="dxa"/>
            <w:tcBorders>
              <w:top w:val="single" w:color="auto" w:sz="4" w:space="0"/>
              <w:left w:val="single" w:color="auto" w:sz="4" w:space="0"/>
              <w:bottom w:val="single" w:color="auto" w:sz="4" w:space="0"/>
              <w:right w:val="single" w:color="auto" w:sz="4" w:space="0"/>
            </w:tcBorders>
            <w:shd w:val="clear" w:color="auto" w:fill="FFFFFF"/>
            <w:vAlign w:val="center"/>
          </w:tcPr>
          <w:p w14:paraId="626F2813">
            <w:pPr>
              <w:spacing w:line="360" w:lineRule="auto"/>
              <w:jc w:val="center"/>
              <w:rPr>
                <w:rFonts w:hint="eastAsia" w:ascii="宋体" w:hAnsi="宋体" w:eastAsia="宋体"/>
                <w:szCs w:val="21"/>
              </w:rPr>
            </w:pPr>
            <w:r>
              <w:rPr>
                <w:rFonts w:ascii="宋体" w:hAnsi="宋体" w:eastAsia="宋体"/>
                <w:szCs w:val="21"/>
              </w:rPr>
              <w:t>getReporterID()</w:t>
            </w:r>
          </w:p>
        </w:tc>
        <w:tc>
          <w:tcPr>
            <w:tcW w:w="2335" w:type="dxa"/>
            <w:tcBorders>
              <w:top w:val="single" w:color="auto" w:sz="4" w:space="0"/>
              <w:left w:val="single" w:color="auto" w:sz="4" w:space="0"/>
              <w:bottom w:val="single" w:color="auto" w:sz="4" w:space="0"/>
              <w:right w:val="single" w:color="auto" w:sz="4" w:space="0"/>
            </w:tcBorders>
            <w:shd w:val="clear" w:color="auto" w:fill="FFFFFF"/>
            <w:vAlign w:val="center"/>
          </w:tcPr>
          <w:p w14:paraId="5D614920">
            <w:pPr>
              <w:spacing w:line="360" w:lineRule="auto"/>
              <w:jc w:val="center"/>
              <w:rPr>
                <w:rFonts w:hint="eastAsia" w:ascii="宋体" w:hAnsi="宋体" w:eastAsia="宋体"/>
                <w:szCs w:val="21"/>
              </w:rPr>
            </w:pPr>
            <w:r>
              <w:rPr>
                <w:rFonts w:ascii="宋体" w:hAnsi="宋体" w:eastAsia="宋体"/>
                <w:szCs w:val="21"/>
              </w:rPr>
              <w:t>string</w:t>
            </w:r>
          </w:p>
        </w:tc>
      </w:tr>
      <w:tr w14:paraId="1D9F7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2E1B5D10">
            <w:pPr>
              <w:spacing w:line="360" w:lineRule="auto"/>
              <w:jc w:val="center"/>
              <w:rPr>
                <w:rFonts w:hint="eastAsia" w:ascii="宋体" w:hAnsi="宋体" w:eastAsia="宋体"/>
                <w:szCs w:val="21"/>
              </w:rPr>
            </w:pPr>
            <w:r>
              <w:rPr>
                <w:rFonts w:ascii="宋体" w:hAnsi="宋体" w:eastAsia="宋体"/>
                <w:szCs w:val="21"/>
              </w:rPr>
              <w:t>设置举报者 ID</w:t>
            </w:r>
          </w:p>
        </w:tc>
        <w:tc>
          <w:tcPr>
            <w:tcW w:w="2277" w:type="dxa"/>
            <w:tcBorders>
              <w:top w:val="single" w:color="auto" w:sz="4" w:space="0"/>
              <w:left w:val="single" w:color="auto" w:sz="4" w:space="0"/>
              <w:bottom w:val="single" w:color="auto" w:sz="4" w:space="0"/>
              <w:right w:val="single" w:color="auto" w:sz="4" w:space="0"/>
            </w:tcBorders>
            <w:shd w:val="clear" w:color="auto" w:fill="FFFFFF"/>
            <w:vAlign w:val="center"/>
          </w:tcPr>
          <w:p w14:paraId="6ACDF851">
            <w:pPr>
              <w:spacing w:line="360" w:lineRule="auto"/>
              <w:jc w:val="center"/>
              <w:rPr>
                <w:rFonts w:hint="eastAsia" w:ascii="宋体" w:hAnsi="宋体" w:eastAsia="宋体"/>
                <w:szCs w:val="21"/>
              </w:rPr>
            </w:pPr>
            <w:r>
              <w:rPr>
                <w:rFonts w:ascii="宋体" w:hAnsi="宋体" w:eastAsia="宋体"/>
                <w:szCs w:val="21"/>
              </w:rPr>
              <w:t>setReporterID()</w:t>
            </w:r>
          </w:p>
        </w:tc>
        <w:tc>
          <w:tcPr>
            <w:tcW w:w="2335" w:type="dxa"/>
            <w:tcBorders>
              <w:top w:val="single" w:color="auto" w:sz="4" w:space="0"/>
              <w:left w:val="single" w:color="auto" w:sz="4" w:space="0"/>
              <w:bottom w:val="single" w:color="auto" w:sz="4" w:space="0"/>
              <w:right w:val="single" w:color="auto" w:sz="4" w:space="0"/>
            </w:tcBorders>
            <w:shd w:val="clear" w:color="auto" w:fill="FFFFFF"/>
            <w:vAlign w:val="center"/>
          </w:tcPr>
          <w:p w14:paraId="7ABC1C88">
            <w:pPr>
              <w:spacing w:line="360" w:lineRule="auto"/>
              <w:jc w:val="center"/>
              <w:rPr>
                <w:rFonts w:hint="eastAsia" w:ascii="宋体" w:hAnsi="宋体" w:eastAsia="宋体"/>
                <w:szCs w:val="21"/>
              </w:rPr>
            </w:pPr>
            <w:r>
              <w:rPr>
                <w:rFonts w:ascii="宋体" w:hAnsi="宋体" w:eastAsia="宋体"/>
                <w:szCs w:val="21"/>
              </w:rPr>
              <w:t>bool</w:t>
            </w:r>
          </w:p>
        </w:tc>
      </w:tr>
      <w:tr w14:paraId="3DDE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6B292F1E">
            <w:pPr>
              <w:spacing w:line="360" w:lineRule="auto"/>
              <w:jc w:val="center"/>
              <w:rPr>
                <w:rFonts w:hint="eastAsia" w:ascii="宋体" w:hAnsi="宋体" w:eastAsia="宋体"/>
                <w:szCs w:val="21"/>
              </w:rPr>
            </w:pPr>
            <w:r>
              <w:rPr>
                <w:rFonts w:ascii="宋体" w:hAnsi="宋体" w:eastAsia="宋体"/>
                <w:szCs w:val="21"/>
              </w:rPr>
              <w:t>返回举报的违规项目 ID</w:t>
            </w:r>
          </w:p>
        </w:tc>
        <w:tc>
          <w:tcPr>
            <w:tcW w:w="2277" w:type="dxa"/>
            <w:tcBorders>
              <w:top w:val="single" w:color="auto" w:sz="4" w:space="0"/>
              <w:left w:val="single" w:color="auto" w:sz="4" w:space="0"/>
              <w:bottom w:val="single" w:color="auto" w:sz="4" w:space="0"/>
              <w:right w:val="single" w:color="auto" w:sz="4" w:space="0"/>
            </w:tcBorders>
            <w:shd w:val="clear" w:color="auto" w:fill="FFFFFF"/>
            <w:vAlign w:val="center"/>
          </w:tcPr>
          <w:p w14:paraId="26018E6E">
            <w:pPr>
              <w:spacing w:line="360" w:lineRule="auto"/>
              <w:jc w:val="center"/>
              <w:rPr>
                <w:rFonts w:hint="eastAsia" w:ascii="宋体" w:hAnsi="宋体" w:eastAsia="宋体"/>
                <w:szCs w:val="21"/>
              </w:rPr>
            </w:pPr>
            <w:r>
              <w:rPr>
                <w:rFonts w:ascii="宋体" w:hAnsi="宋体" w:eastAsia="宋体"/>
                <w:szCs w:val="21"/>
              </w:rPr>
              <w:t>getAccusedActivityID()</w:t>
            </w:r>
          </w:p>
        </w:tc>
        <w:tc>
          <w:tcPr>
            <w:tcW w:w="2335" w:type="dxa"/>
            <w:tcBorders>
              <w:top w:val="single" w:color="auto" w:sz="4" w:space="0"/>
              <w:left w:val="single" w:color="auto" w:sz="4" w:space="0"/>
              <w:bottom w:val="single" w:color="auto" w:sz="4" w:space="0"/>
              <w:right w:val="single" w:color="auto" w:sz="4" w:space="0"/>
            </w:tcBorders>
            <w:shd w:val="clear" w:color="auto" w:fill="FFFFFF"/>
            <w:vAlign w:val="center"/>
          </w:tcPr>
          <w:p w14:paraId="24C1E79B">
            <w:pPr>
              <w:spacing w:line="360" w:lineRule="auto"/>
              <w:jc w:val="center"/>
              <w:rPr>
                <w:rFonts w:hint="eastAsia" w:ascii="宋体" w:hAnsi="宋体" w:eastAsia="宋体"/>
                <w:szCs w:val="21"/>
              </w:rPr>
            </w:pPr>
            <w:r>
              <w:rPr>
                <w:rFonts w:ascii="宋体" w:hAnsi="宋体" w:eastAsia="宋体"/>
                <w:szCs w:val="21"/>
              </w:rPr>
              <w:t>string</w:t>
            </w:r>
          </w:p>
        </w:tc>
      </w:tr>
      <w:tr w14:paraId="4A052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2CB8DFF5">
            <w:pPr>
              <w:spacing w:line="360" w:lineRule="auto"/>
              <w:jc w:val="center"/>
              <w:rPr>
                <w:rFonts w:hint="eastAsia" w:ascii="宋体" w:hAnsi="宋体" w:eastAsia="宋体"/>
                <w:szCs w:val="21"/>
              </w:rPr>
            </w:pPr>
            <w:r>
              <w:rPr>
                <w:rFonts w:ascii="宋体" w:hAnsi="宋体" w:eastAsia="宋体"/>
                <w:szCs w:val="21"/>
              </w:rPr>
              <w:t>设置举报的违规项目 ID</w:t>
            </w:r>
          </w:p>
        </w:tc>
        <w:tc>
          <w:tcPr>
            <w:tcW w:w="2277" w:type="dxa"/>
            <w:tcBorders>
              <w:top w:val="single" w:color="auto" w:sz="4" w:space="0"/>
              <w:left w:val="single" w:color="auto" w:sz="4" w:space="0"/>
              <w:bottom w:val="single" w:color="auto" w:sz="4" w:space="0"/>
              <w:right w:val="single" w:color="auto" w:sz="4" w:space="0"/>
            </w:tcBorders>
            <w:shd w:val="clear" w:color="auto" w:fill="FFFFFF"/>
            <w:vAlign w:val="center"/>
          </w:tcPr>
          <w:p w14:paraId="4B747340">
            <w:pPr>
              <w:spacing w:line="360" w:lineRule="auto"/>
              <w:jc w:val="center"/>
              <w:rPr>
                <w:rFonts w:hint="eastAsia" w:ascii="宋体" w:hAnsi="宋体" w:eastAsia="宋体"/>
                <w:szCs w:val="21"/>
              </w:rPr>
            </w:pPr>
            <w:r>
              <w:rPr>
                <w:rFonts w:ascii="宋体" w:hAnsi="宋体" w:eastAsia="宋体"/>
                <w:szCs w:val="21"/>
              </w:rPr>
              <w:t>setAccusedActivityID()</w:t>
            </w:r>
          </w:p>
        </w:tc>
        <w:tc>
          <w:tcPr>
            <w:tcW w:w="2335" w:type="dxa"/>
            <w:tcBorders>
              <w:top w:val="single" w:color="auto" w:sz="4" w:space="0"/>
              <w:left w:val="single" w:color="auto" w:sz="4" w:space="0"/>
              <w:bottom w:val="single" w:color="auto" w:sz="4" w:space="0"/>
              <w:right w:val="single" w:color="auto" w:sz="4" w:space="0"/>
            </w:tcBorders>
            <w:shd w:val="clear" w:color="auto" w:fill="FFFFFF"/>
            <w:vAlign w:val="center"/>
          </w:tcPr>
          <w:p w14:paraId="4D762F66">
            <w:pPr>
              <w:spacing w:line="360" w:lineRule="auto"/>
              <w:jc w:val="center"/>
              <w:rPr>
                <w:rFonts w:hint="eastAsia" w:ascii="宋体" w:hAnsi="宋体" w:eastAsia="宋体"/>
                <w:szCs w:val="21"/>
              </w:rPr>
            </w:pPr>
            <w:r>
              <w:rPr>
                <w:rFonts w:ascii="宋体" w:hAnsi="宋体" w:eastAsia="宋体"/>
                <w:szCs w:val="21"/>
              </w:rPr>
              <w:t>bool</w:t>
            </w:r>
          </w:p>
        </w:tc>
      </w:tr>
      <w:tr w14:paraId="0D4A7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4350969E">
            <w:pPr>
              <w:spacing w:line="360" w:lineRule="auto"/>
              <w:jc w:val="center"/>
              <w:rPr>
                <w:rFonts w:hint="eastAsia" w:ascii="宋体" w:hAnsi="宋体" w:eastAsia="宋体"/>
                <w:szCs w:val="21"/>
              </w:rPr>
            </w:pPr>
            <w:r>
              <w:rPr>
                <w:rFonts w:ascii="宋体" w:hAnsi="宋体" w:eastAsia="宋体"/>
                <w:szCs w:val="21"/>
              </w:rPr>
              <w:t>返回举报理由</w:t>
            </w:r>
          </w:p>
        </w:tc>
        <w:tc>
          <w:tcPr>
            <w:tcW w:w="2277" w:type="dxa"/>
            <w:tcBorders>
              <w:top w:val="single" w:color="auto" w:sz="4" w:space="0"/>
              <w:left w:val="single" w:color="auto" w:sz="4" w:space="0"/>
              <w:bottom w:val="single" w:color="auto" w:sz="4" w:space="0"/>
              <w:right w:val="single" w:color="auto" w:sz="4" w:space="0"/>
            </w:tcBorders>
            <w:shd w:val="clear" w:color="auto" w:fill="FFFFFF"/>
            <w:vAlign w:val="center"/>
          </w:tcPr>
          <w:p w14:paraId="05AEF488">
            <w:pPr>
              <w:spacing w:line="360" w:lineRule="auto"/>
              <w:jc w:val="center"/>
              <w:rPr>
                <w:rFonts w:hint="eastAsia" w:ascii="宋体" w:hAnsi="宋体" w:eastAsia="宋体"/>
                <w:szCs w:val="21"/>
              </w:rPr>
            </w:pPr>
            <w:r>
              <w:rPr>
                <w:rFonts w:ascii="宋体" w:hAnsi="宋体" w:eastAsia="宋体"/>
                <w:szCs w:val="21"/>
              </w:rPr>
              <w:t>getReportReason()</w:t>
            </w:r>
          </w:p>
        </w:tc>
        <w:tc>
          <w:tcPr>
            <w:tcW w:w="2335" w:type="dxa"/>
            <w:tcBorders>
              <w:top w:val="single" w:color="auto" w:sz="4" w:space="0"/>
              <w:left w:val="single" w:color="auto" w:sz="4" w:space="0"/>
              <w:bottom w:val="single" w:color="auto" w:sz="4" w:space="0"/>
              <w:right w:val="single" w:color="auto" w:sz="4" w:space="0"/>
            </w:tcBorders>
            <w:shd w:val="clear" w:color="auto" w:fill="FFFFFF"/>
            <w:vAlign w:val="center"/>
          </w:tcPr>
          <w:p w14:paraId="23E7C3AC">
            <w:pPr>
              <w:spacing w:line="360" w:lineRule="auto"/>
              <w:jc w:val="center"/>
              <w:rPr>
                <w:rFonts w:hint="eastAsia" w:ascii="宋体" w:hAnsi="宋体" w:eastAsia="宋体"/>
                <w:szCs w:val="21"/>
              </w:rPr>
            </w:pPr>
            <w:r>
              <w:rPr>
                <w:rFonts w:ascii="宋体" w:hAnsi="宋体" w:eastAsia="宋体"/>
                <w:szCs w:val="21"/>
              </w:rPr>
              <w:t>text</w:t>
            </w:r>
          </w:p>
        </w:tc>
      </w:tr>
      <w:tr w14:paraId="0BC9B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7C7D2092">
            <w:pPr>
              <w:spacing w:line="360" w:lineRule="auto"/>
              <w:jc w:val="center"/>
              <w:rPr>
                <w:rFonts w:hint="eastAsia" w:ascii="宋体" w:hAnsi="宋体" w:eastAsia="宋体"/>
                <w:szCs w:val="21"/>
              </w:rPr>
            </w:pPr>
            <w:r>
              <w:rPr>
                <w:rFonts w:ascii="宋体" w:hAnsi="宋体" w:eastAsia="宋体"/>
                <w:szCs w:val="21"/>
              </w:rPr>
              <w:t>设置举报理由</w:t>
            </w:r>
          </w:p>
        </w:tc>
        <w:tc>
          <w:tcPr>
            <w:tcW w:w="2277" w:type="dxa"/>
            <w:tcBorders>
              <w:top w:val="single" w:color="auto" w:sz="4" w:space="0"/>
              <w:left w:val="single" w:color="auto" w:sz="4" w:space="0"/>
              <w:bottom w:val="single" w:color="auto" w:sz="4" w:space="0"/>
              <w:right w:val="single" w:color="auto" w:sz="4" w:space="0"/>
            </w:tcBorders>
            <w:shd w:val="clear" w:color="auto" w:fill="FFFFFF"/>
            <w:vAlign w:val="center"/>
          </w:tcPr>
          <w:p w14:paraId="67578536">
            <w:pPr>
              <w:spacing w:line="360" w:lineRule="auto"/>
              <w:jc w:val="center"/>
              <w:rPr>
                <w:rFonts w:hint="eastAsia" w:ascii="宋体" w:hAnsi="宋体" w:eastAsia="宋体"/>
                <w:szCs w:val="21"/>
              </w:rPr>
            </w:pPr>
            <w:r>
              <w:rPr>
                <w:rFonts w:ascii="宋体" w:hAnsi="宋体" w:eastAsia="宋体"/>
                <w:szCs w:val="21"/>
              </w:rPr>
              <w:t>setReportReason()</w:t>
            </w:r>
          </w:p>
        </w:tc>
        <w:tc>
          <w:tcPr>
            <w:tcW w:w="2335" w:type="dxa"/>
            <w:tcBorders>
              <w:top w:val="single" w:color="auto" w:sz="4" w:space="0"/>
              <w:left w:val="single" w:color="auto" w:sz="4" w:space="0"/>
              <w:bottom w:val="single" w:color="auto" w:sz="4" w:space="0"/>
              <w:right w:val="single" w:color="auto" w:sz="4" w:space="0"/>
            </w:tcBorders>
            <w:shd w:val="clear" w:color="auto" w:fill="FFFFFF"/>
            <w:vAlign w:val="center"/>
          </w:tcPr>
          <w:p w14:paraId="239E5258">
            <w:pPr>
              <w:spacing w:line="360" w:lineRule="auto"/>
              <w:jc w:val="center"/>
              <w:rPr>
                <w:rFonts w:hint="eastAsia" w:ascii="宋体" w:hAnsi="宋体" w:eastAsia="宋体"/>
                <w:szCs w:val="21"/>
              </w:rPr>
            </w:pPr>
            <w:r>
              <w:rPr>
                <w:rFonts w:ascii="宋体" w:hAnsi="宋体" w:eastAsia="宋体"/>
                <w:szCs w:val="21"/>
              </w:rPr>
              <w:t>bool</w:t>
            </w:r>
          </w:p>
        </w:tc>
      </w:tr>
      <w:tr w14:paraId="64E2C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54C1CC8F">
            <w:pPr>
              <w:spacing w:line="360" w:lineRule="auto"/>
              <w:jc w:val="center"/>
              <w:rPr>
                <w:rFonts w:hint="eastAsia" w:ascii="宋体" w:hAnsi="宋体" w:eastAsia="宋体"/>
                <w:szCs w:val="21"/>
              </w:rPr>
            </w:pPr>
            <w:r>
              <w:rPr>
                <w:rFonts w:ascii="宋体" w:hAnsi="宋体" w:eastAsia="宋体"/>
                <w:szCs w:val="21"/>
              </w:rPr>
              <w:t>返回举报</w:t>
            </w:r>
            <w:ins w:id="185" w:author="Love Maths [2]" w:date="2025-11-14T19:36:24Z">
              <w:r>
                <w:rPr>
                  <w:rFonts w:hint="eastAsia" w:ascii="宋体" w:hAnsi="宋体" w:eastAsia="宋体"/>
                  <w:szCs w:val="21"/>
                  <w:lang w:val="en-US" w:eastAsia="zh-CN"/>
                </w:rPr>
                <w:t>处理</w:t>
              </w:r>
            </w:ins>
            <w:r>
              <w:rPr>
                <w:rFonts w:ascii="宋体" w:hAnsi="宋体" w:eastAsia="宋体"/>
                <w:szCs w:val="21"/>
              </w:rPr>
              <w:t>状态</w:t>
            </w:r>
          </w:p>
        </w:tc>
        <w:tc>
          <w:tcPr>
            <w:tcW w:w="2277" w:type="dxa"/>
            <w:tcBorders>
              <w:top w:val="single" w:color="auto" w:sz="4" w:space="0"/>
              <w:left w:val="single" w:color="auto" w:sz="4" w:space="0"/>
              <w:bottom w:val="single" w:color="auto" w:sz="4" w:space="0"/>
              <w:right w:val="single" w:color="auto" w:sz="4" w:space="0"/>
            </w:tcBorders>
            <w:shd w:val="clear" w:color="auto" w:fill="FFFFFF"/>
            <w:vAlign w:val="center"/>
          </w:tcPr>
          <w:p w14:paraId="29D15AE0">
            <w:pPr>
              <w:spacing w:line="360" w:lineRule="auto"/>
              <w:jc w:val="center"/>
              <w:rPr>
                <w:rFonts w:hint="eastAsia" w:ascii="宋体" w:hAnsi="宋体" w:eastAsia="宋体"/>
                <w:szCs w:val="21"/>
              </w:rPr>
            </w:pPr>
            <w:r>
              <w:rPr>
                <w:rFonts w:ascii="宋体" w:hAnsi="宋体" w:eastAsia="宋体"/>
                <w:szCs w:val="21"/>
              </w:rPr>
              <w:t>getReport</w:t>
            </w:r>
            <w:ins w:id="186" w:author="Love Maths [2]" w:date="2025-11-14T19:36:30Z">
              <w:r>
                <w:rPr>
                  <w:rFonts w:hint="eastAsia" w:ascii="宋体" w:hAnsi="宋体" w:eastAsia="宋体"/>
                  <w:szCs w:val="21"/>
                  <w:lang w:val="en-US" w:eastAsia="zh-CN"/>
                </w:rPr>
                <w:t>Pro</w:t>
              </w:r>
            </w:ins>
            <w:ins w:id="187" w:author="Love Maths [2]" w:date="2025-11-14T19:36:31Z">
              <w:r>
                <w:rPr>
                  <w:rFonts w:hint="eastAsia" w:ascii="宋体" w:hAnsi="宋体" w:eastAsia="宋体"/>
                  <w:szCs w:val="21"/>
                  <w:lang w:val="en-US" w:eastAsia="zh-CN"/>
                </w:rPr>
                <w:t>c</w:t>
              </w:r>
            </w:ins>
            <w:ins w:id="188" w:author="Love Maths [2]" w:date="2025-11-14T19:36:32Z">
              <w:r>
                <w:rPr>
                  <w:rFonts w:hint="eastAsia" w:ascii="宋体" w:hAnsi="宋体" w:eastAsia="宋体"/>
                  <w:szCs w:val="21"/>
                  <w:lang w:val="en-US" w:eastAsia="zh-CN"/>
                </w:rPr>
                <w:t>ess</w:t>
              </w:r>
            </w:ins>
            <w:r>
              <w:rPr>
                <w:rFonts w:ascii="宋体" w:hAnsi="宋体" w:eastAsia="宋体"/>
                <w:szCs w:val="21"/>
              </w:rPr>
              <w:t>Status()</w:t>
            </w:r>
          </w:p>
        </w:tc>
        <w:tc>
          <w:tcPr>
            <w:tcW w:w="2335" w:type="dxa"/>
            <w:tcBorders>
              <w:top w:val="single" w:color="auto" w:sz="4" w:space="0"/>
              <w:left w:val="single" w:color="auto" w:sz="4" w:space="0"/>
              <w:bottom w:val="single" w:color="auto" w:sz="4" w:space="0"/>
              <w:right w:val="single" w:color="auto" w:sz="4" w:space="0"/>
            </w:tcBorders>
            <w:shd w:val="clear" w:color="auto" w:fill="FFFFFF"/>
            <w:vAlign w:val="center"/>
          </w:tcPr>
          <w:p w14:paraId="5F97FD71">
            <w:pPr>
              <w:spacing w:line="360" w:lineRule="auto"/>
              <w:jc w:val="center"/>
              <w:rPr>
                <w:rFonts w:hint="eastAsia" w:ascii="宋体" w:hAnsi="宋体" w:eastAsia="宋体"/>
                <w:szCs w:val="21"/>
              </w:rPr>
            </w:pPr>
            <w:r>
              <w:rPr>
                <w:rFonts w:ascii="宋体" w:hAnsi="宋体" w:eastAsia="宋体"/>
                <w:szCs w:val="21"/>
              </w:rPr>
              <w:t>string</w:t>
            </w:r>
          </w:p>
        </w:tc>
      </w:tr>
      <w:tr w14:paraId="7BA69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6C3EB66A">
            <w:pPr>
              <w:spacing w:line="360" w:lineRule="auto"/>
              <w:jc w:val="center"/>
              <w:rPr>
                <w:rFonts w:hint="eastAsia" w:ascii="宋体" w:hAnsi="宋体" w:eastAsia="宋体"/>
                <w:szCs w:val="21"/>
              </w:rPr>
            </w:pPr>
            <w:r>
              <w:rPr>
                <w:rFonts w:ascii="宋体" w:hAnsi="宋体" w:eastAsia="宋体"/>
                <w:szCs w:val="21"/>
              </w:rPr>
              <w:t>设置举报</w:t>
            </w:r>
            <w:ins w:id="189" w:author="Love Maths [2]" w:date="2025-11-14T19:36:26Z">
              <w:r>
                <w:rPr>
                  <w:rFonts w:hint="eastAsia" w:ascii="宋体" w:hAnsi="宋体" w:eastAsia="宋体"/>
                  <w:szCs w:val="21"/>
                  <w:lang w:val="en-US" w:eastAsia="zh-CN"/>
                </w:rPr>
                <w:t>处理</w:t>
              </w:r>
            </w:ins>
            <w:r>
              <w:rPr>
                <w:rFonts w:ascii="宋体" w:hAnsi="宋体" w:eastAsia="宋体"/>
                <w:szCs w:val="21"/>
              </w:rPr>
              <w:t>状态</w:t>
            </w:r>
          </w:p>
        </w:tc>
        <w:tc>
          <w:tcPr>
            <w:tcW w:w="2277" w:type="dxa"/>
            <w:tcBorders>
              <w:top w:val="single" w:color="auto" w:sz="4" w:space="0"/>
              <w:left w:val="single" w:color="auto" w:sz="4" w:space="0"/>
              <w:bottom w:val="single" w:color="auto" w:sz="4" w:space="0"/>
              <w:right w:val="single" w:color="auto" w:sz="4" w:space="0"/>
            </w:tcBorders>
            <w:shd w:val="clear" w:color="auto" w:fill="FFFFFF"/>
            <w:vAlign w:val="center"/>
          </w:tcPr>
          <w:p w14:paraId="3CE8EFB4">
            <w:pPr>
              <w:spacing w:line="360" w:lineRule="auto"/>
              <w:jc w:val="center"/>
              <w:rPr>
                <w:rFonts w:hint="eastAsia" w:ascii="宋体" w:hAnsi="宋体" w:eastAsia="宋体"/>
                <w:szCs w:val="21"/>
              </w:rPr>
            </w:pPr>
            <w:r>
              <w:rPr>
                <w:rFonts w:ascii="宋体" w:hAnsi="宋体" w:eastAsia="宋体"/>
                <w:szCs w:val="21"/>
              </w:rPr>
              <w:t>setReport</w:t>
            </w:r>
            <w:ins w:id="190" w:author="Love Maths [2]" w:date="2025-11-14T19:36:34Z">
              <w:r>
                <w:rPr>
                  <w:rFonts w:hint="eastAsia" w:ascii="宋体" w:hAnsi="宋体" w:eastAsia="宋体"/>
                  <w:szCs w:val="21"/>
                  <w:lang w:val="en-US" w:eastAsia="zh-CN"/>
                </w:rPr>
                <w:t>P</w:t>
              </w:r>
            </w:ins>
            <w:ins w:id="191" w:author="Love Maths [2]" w:date="2025-11-14T19:36:36Z">
              <w:r>
                <w:rPr>
                  <w:rFonts w:hint="eastAsia" w:ascii="宋体" w:hAnsi="宋体" w:eastAsia="宋体"/>
                  <w:szCs w:val="21"/>
                  <w:lang w:val="en-US" w:eastAsia="zh-CN"/>
                </w:rPr>
                <w:t>ro</w:t>
              </w:r>
            </w:ins>
            <w:ins w:id="192" w:author="Love Maths [2]" w:date="2025-11-14T19:36:37Z">
              <w:r>
                <w:rPr>
                  <w:rFonts w:hint="eastAsia" w:ascii="宋体" w:hAnsi="宋体" w:eastAsia="宋体"/>
                  <w:szCs w:val="21"/>
                  <w:lang w:val="en-US" w:eastAsia="zh-CN"/>
                </w:rPr>
                <w:t>ce</w:t>
              </w:r>
            </w:ins>
            <w:ins w:id="193" w:author="Love Maths [2]" w:date="2025-11-14T19:36:38Z">
              <w:r>
                <w:rPr>
                  <w:rFonts w:hint="eastAsia" w:ascii="宋体" w:hAnsi="宋体" w:eastAsia="宋体"/>
                  <w:szCs w:val="21"/>
                  <w:lang w:val="en-US" w:eastAsia="zh-CN"/>
                </w:rPr>
                <w:t>ss</w:t>
              </w:r>
            </w:ins>
            <w:r>
              <w:rPr>
                <w:rFonts w:ascii="宋体" w:hAnsi="宋体" w:eastAsia="宋体"/>
                <w:szCs w:val="21"/>
              </w:rPr>
              <w:t>Status()</w:t>
            </w:r>
          </w:p>
        </w:tc>
        <w:tc>
          <w:tcPr>
            <w:tcW w:w="2335" w:type="dxa"/>
            <w:tcBorders>
              <w:top w:val="single" w:color="auto" w:sz="4" w:space="0"/>
              <w:left w:val="single" w:color="auto" w:sz="4" w:space="0"/>
              <w:bottom w:val="single" w:color="auto" w:sz="4" w:space="0"/>
              <w:right w:val="single" w:color="auto" w:sz="4" w:space="0"/>
            </w:tcBorders>
            <w:shd w:val="clear" w:color="auto" w:fill="FFFFFF"/>
            <w:vAlign w:val="center"/>
          </w:tcPr>
          <w:p w14:paraId="4F409525">
            <w:pPr>
              <w:spacing w:line="360" w:lineRule="auto"/>
              <w:jc w:val="center"/>
              <w:rPr>
                <w:rFonts w:hint="eastAsia" w:ascii="宋体" w:hAnsi="宋体" w:eastAsia="宋体"/>
                <w:szCs w:val="21"/>
              </w:rPr>
            </w:pPr>
            <w:r>
              <w:rPr>
                <w:rFonts w:ascii="宋体" w:hAnsi="宋体" w:eastAsia="宋体"/>
                <w:szCs w:val="21"/>
              </w:rPr>
              <w:t>bool</w:t>
            </w:r>
          </w:p>
        </w:tc>
      </w:tr>
      <w:tr w14:paraId="20960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409F5121">
            <w:pPr>
              <w:spacing w:line="360" w:lineRule="auto"/>
              <w:jc w:val="center"/>
              <w:rPr>
                <w:rFonts w:hint="eastAsia" w:ascii="宋体" w:hAnsi="宋体" w:eastAsia="宋体"/>
                <w:szCs w:val="21"/>
              </w:rPr>
            </w:pPr>
            <w:r>
              <w:rPr>
                <w:rFonts w:ascii="宋体" w:hAnsi="宋体" w:eastAsia="宋体"/>
                <w:szCs w:val="21"/>
              </w:rPr>
              <w:t>发布举报</w:t>
            </w:r>
          </w:p>
        </w:tc>
        <w:tc>
          <w:tcPr>
            <w:tcW w:w="2277" w:type="dxa"/>
            <w:tcBorders>
              <w:top w:val="single" w:color="auto" w:sz="4" w:space="0"/>
              <w:left w:val="single" w:color="auto" w:sz="4" w:space="0"/>
              <w:bottom w:val="single" w:color="auto" w:sz="4" w:space="0"/>
              <w:right w:val="single" w:color="auto" w:sz="4" w:space="0"/>
            </w:tcBorders>
            <w:shd w:val="clear" w:color="auto" w:fill="FFFFFF"/>
            <w:vAlign w:val="center"/>
          </w:tcPr>
          <w:p w14:paraId="3AF82499">
            <w:pPr>
              <w:spacing w:line="360" w:lineRule="auto"/>
              <w:jc w:val="center"/>
              <w:rPr>
                <w:rFonts w:hint="eastAsia" w:ascii="宋体" w:hAnsi="宋体" w:eastAsia="宋体"/>
                <w:szCs w:val="21"/>
              </w:rPr>
            </w:pPr>
            <w:r>
              <w:rPr>
                <w:rFonts w:ascii="宋体" w:hAnsi="宋体" w:eastAsia="宋体"/>
                <w:szCs w:val="21"/>
              </w:rPr>
              <w:t>publishReport()</w:t>
            </w:r>
          </w:p>
        </w:tc>
        <w:tc>
          <w:tcPr>
            <w:tcW w:w="2335" w:type="dxa"/>
            <w:tcBorders>
              <w:top w:val="single" w:color="auto" w:sz="4" w:space="0"/>
              <w:left w:val="single" w:color="auto" w:sz="4" w:space="0"/>
              <w:bottom w:val="single" w:color="auto" w:sz="4" w:space="0"/>
              <w:right w:val="single" w:color="auto" w:sz="4" w:space="0"/>
            </w:tcBorders>
            <w:shd w:val="clear" w:color="auto" w:fill="FFFFFF"/>
            <w:vAlign w:val="center"/>
          </w:tcPr>
          <w:p w14:paraId="5CA0D19B">
            <w:pPr>
              <w:spacing w:line="360" w:lineRule="auto"/>
              <w:jc w:val="center"/>
              <w:rPr>
                <w:rFonts w:hint="eastAsia" w:ascii="宋体" w:hAnsi="宋体" w:eastAsia="宋体"/>
                <w:szCs w:val="21"/>
              </w:rPr>
            </w:pPr>
            <w:r>
              <w:rPr>
                <w:rFonts w:ascii="宋体" w:hAnsi="宋体" w:eastAsia="宋体"/>
                <w:szCs w:val="21"/>
              </w:rPr>
              <w:t>bool</w:t>
            </w:r>
          </w:p>
        </w:tc>
      </w:tr>
      <w:tr w14:paraId="7D4DE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35AB60FF">
            <w:pPr>
              <w:spacing w:line="360" w:lineRule="auto"/>
              <w:jc w:val="center"/>
              <w:rPr>
                <w:rFonts w:hint="eastAsia" w:ascii="宋体" w:hAnsi="宋体" w:eastAsia="宋体"/>
                <w:szCs w:val="21"/>
              </w:rPr>
            </w:pPr>
            <w:r>
              <w:rPr>
                <w:rFonts w:ascii="宋体" w:hAnsi="宋体" w:eastAsia="宋体"/>
                <w:szCs w:val="21"/>
              </w:rPr>
              <w:t>撤销举报</w:t>
            </w:r>
          </w:p>
        </w:tc>
        <w:tc>
          <w:tcPr>
            <w:tcW w:w="2277" w:type="dxa"/>
            <w:tcBorders>
              <w:top w:val="single" w:color="auto" w:sz="4" w:space="0"/>
              <w:left w:val="single" w:color="auto" w:sz="4" w:space="0"/>
              <w:bottom w:val="single" w:color="auto" w:sz="4" w:space="0"/>
              <w:right w:val="single" w:color="auto" w:sz="4" w:space="0"/>
            </w:tcBorders>
            <w:shd w:val="clear" w:color="auto" w:fill="FFFFFF"/>
            <w:vAlign w:val="center"/>
          </w:tcPr>
          <w:p w14:paraId="0AB4DA27">
            <w:pPr>
              <w:spacing w:line="360" w:lineRule="auto"/>
              <w:jc w:val="center"/>
              <w:rPr>
                <w:rFonts w:hint="eastAsia" w:ascii="宋体" w:hAnsi="宋体" w:eastAsia="宋体"/>
                <w:szCs w:val="21"/>
              </w:rPr>
            </w:pPr>
          </w:p>
          <w:p w14:paraId="5721B088">
            <w:pPr>
              <w:spacing w:line="360" w:lineRule="auto"/>
              <w:jc w:val="center"/>
              <w:rPr>
                <w:rFonts w:hint="eastAsia" w:ascii="宋体" w:hAnsi="宋体" w:eastAsia="宋体"/>
                <w:szCs w:val="21"/>
              </w:rPr>
            </w:pPr>
            <w:r>
              <w:rPr>
                <w:rFonts w:hint="eastAsia" w:ascii="宋体" w:hAnsi="宋体" w:eastAsia="宋体"/>
                <w:szCs w:val="21"/>
              </w:rPr>
              <w:t>cancel</w:t>
            </w:r>
            <w:r>
              <w:rPr>
                <w:rFonts w:ascii="宋体" w:hAnsi="宋体" w:eastAsia="宋体"/>
                <w:szCs w:val="21"/>
              </w:rPr>
              <w:t>Report()</w:t>
            </w:r>
          </w:p>
        </w:tc>
        <w:tc>
          <w:tcPr>
            <w:tcW w:w="2335" w:type="dxa"/>
            <w:tcBorders>
              <w:top w:val="single" w:color="auto" w:sz="4" w:space="0"/>
              <w:left w:val="single" w:color="auto" w:sz="4" w:space="0"/>
              <w:bottom w:val="single" w:color="auto" w:sz="4" w:space="0"/>
              <w:right w:val="single" w:color="auto" w:sz="4" w:space="0"/>
            </w:tcBorders>
            <w:shd w:val="clear" w:color="auto" w:fill="FFFFFF"/>
            <w:vAlign w:val="center"/>
          </w:tcPr>
          <w:p w14:paraId="427E2B3F">
            <w:pPr>
              <w:spacing w:line="360" w:lineRule="auto"/>
              <w:jc w:val="center"/>
              <w:rPr>
                <w:rFonts w:hint="eastAsia" w:ascii="宋体" w:hAnsi="宋体" w:eastAsia="宋体"/>
                <w:szCs w:val="21"/>
              </w:rPr>
            </w:pPr>
            <w:r>
              <w:rPr>
                <w:rFonts w:ascii="宋体" w:hAnsi="宋体" w:eastAsia="宋体"/>
                <w:szCs w:val="21"/>
              </w:rPr>
              <w:t>bool</w:t>
            </w:r>
          </w:p>
        </w:tc>
      </w:tr>
      <w:tr w14:paraId="6604A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2FD30457">
            <w:pPr>
              <w:spacing w:line="360" w:lineRule="auto"/>
              <w:jc w:val="center"/>
              <w:rPr>
                <w:rFonts w:hint="eastAsia" w:ascii="宋体" w:hAnsi="宋体" w:eastAsia="宋体"/>
                <w:szCs w:val="21"/>
              </w:rPr>
            </w:pPr>
            <w:r>
              <w:rPr>
                <w:rFonts w:ascii="宋体" w:hAnsi="宋体" w:eastAsia="宋体"/>
                <w:szCs w:val="21"/>
              </w:rPr>
              <w:t>查看举报</w:t>
            </w:r>
          </w:p>
        </w:tc>
        <w:tc>
          <w:tcPr>
            <w:tcW w:w="2277" w:type="dxa"/>
            <w:tcBorders>
              <w:top w:val="single" w:color="auto" w:sz="4" w:space="0"/>
              <w:left w:val="single" w:color="auto" w:sz="4" w:space="0"/>
              <w:bottom w:val="single" w:color="auto" w:sz="4" w:space="0"/>
              <w:right w:val="single" w:color="auto" w:sz="4" w:space="0"/>
            </w:tcBorders>
            <w:shd w:val="clear" w:color="auto" w:fill="FFFFFF"/>
            <w:vAlign w:val="center"/>
          </w:tcPr>
          <w:p w14:paraId="4D5A4BE8">
            <w:pPr>
              <w:spacing w:line="360" w:lineRule="auto"/>
              <w:jc w:val="center"/>
              <w:rPr>
                <w:rFonts w:hint="eastAsia" w:ascii="宋体" w:hAnsi="宋体" w:eastAsia="宋体"/>
                <w:szCs w:val="21"/>
              </w:rPr>
            </w:pPr>
            <w:r>
              <w:rPr>
                <w:rFonts w:ascii="宋体" w:hAnsi="宋体" w:eastAsia="宋体"/>
                <w:szCs w:val="21"/>
              </w:rPr>
              <w:t>viewReport()</w:t>
            </w:r>
          </w:p>
        </w:tc>
        <w:tc>
          <w:tcPr>
            <w:tcW w:w="2335" w:type="dxa"/>
            <w:tcBorders>
              <w:top w:val="single" w:color="auto" w:sz="4" w:space="0"/>
              <w:left w:val="single" w:color="auto" w:sz="4" w:space="0"/>
              <w:bottom w:val="single" w:color="auto" w:sz="4" w:space="0"/>
              <w:right w:val="single" w:color="auto" w:sz="4" w:space="0"/>
            </w:tcBorders>
            <w:shd w:val="clear" w:color="auto" w:fill="FFFFFF"/>
            <w:vAlign w:val="center"/>
          </w:tcPr>
          <w:p w14:paraId="1C1ED601">
            <w:pPr>
              <w:spacing w:line="360" w:lineRule="auto"/>
              <w:jc w:val="center"/>
              <w:rPr>
                <w:rFonts w:hint="eastAsia" w:ascii="宋体" w:hAnsi="宋体" w:eastAsia="宋体"/>
                <w:szCs w:val="21"/>
              </w:rPr>
            </w:pPr>
            <w:r>
              <w:rPr>
                <w:rFonts w:ascii="宋体" w:hAnsi="宋体" w:eastAsia="宋体"/>
                <w:szCs w:val="21"/>
              </w:rPr>
              <w:t>Report</w:t>
            </w:r>
          </w:p>
        </w:tc>
      </w:tr>
      <w:tr w14:paraId="5C709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shd w:val="clear" w:color="auto" w:fill="FFFFFF"/>
            <w:vAlign w:val="center"/>
          </w:tcPr>
          <w:p w14:paraId="5C4FC199">
            <w:pPr>
              <w:spacing w:line="360" w:lineRule="auto"/>
              <w:jc w:val="center"/>
              <w:rPr>
                <w:rFonts w:hint="eastAsia" w:ascii="宋体" w:hAnsi="宋体" w:eastAsia="宋体"/>
                <w:szCs w:val="21"/>
              </w:rPr>
            </w:pPr>
            <w:r>
              <w:rPr>
                <w:rFonts w:ascii="宋体" w:hAnsi="宋体" w:eastAsia="宋体"/>
                <w:szCs w:val="21"/>
              </w:rPr>
              <w:t>审核举报</w:t>
            </w:r>
          </w:p>
        </w:tc>
        <w:tc>
          <w:tcPr>
            <w:tcW w:w="2277" w:type="dxa"/>
            <w:tcBorders>
              <w:top w:val="single" w:color="auto" w:sz="4" w:space="0"/>
              <w:left w:val="single" w:color="auto" w:sz="4" w:space="0"/>
              <w:bottom w:val="single" w:color="auto" w:sz="4" w:space="0"/>
              <w:right w:val="single" w:color="auto" w:sz="4" w:space="0"/>
            </w:tcBorders>
            <w:shd w:val="clear" w:color="auto" w:fill="FFFFFF"/>
            <w:vAlign w:val="center"/>
          </w:tcPr>
          <w:p w14:paraId="7AC301F1">
            <w:pPr>
              <w:spacing w:line="360" w:lineRule="auto"/>
              <w:jc w:val="center"/>
              <w:rPr>
                <w:rFonts w:hint="eastAsia" w:ascii="宋体" w:hAnsi="宋体" w:eastAsia="宋体"/>
                <w:szCs w:val="21"/>
              </w:rPr>
            </w:pPr>
            <w:r>
              <w:rPr>
                <w:rFonts w:ascii="宋体" w:hAnsi="宋体" w:eastAsia="宋体"/>
                <w:szCs w:val="21"/>
              </w:rPr>
              <w:t>auditReport()</w:t>
            </w:r>
          </w:p>
        </w:tc>
        <w:tc>
          <w:tcPr>
            <w:tcW w:w="2335" w:type="dxa"/>
            <w:tcBorders>
              <w:top w:val="single" w:color="auto" w:sz="4" w:space="0"/>
              <w:left w:val="single" w:color="auto" w:sz="4" w:space="0"/>
              <w:bottom w:val="single" w:color="auto" w:sz="4" w:space="0"/>
              <w:right w:val="single" w:color="auto" w:sz="4" w:space="0"/>
            </w:tcBorders>
            <w:shd w:val="clear" w:color="auto" w:fill="FFFFFF"/>
            <w:vAlign w:val="center"/>
          </w:tcPr>
          <w:p w14:paraId="262E61F4">
            <w:pPr>
              <w:spacing w:line="360" w:lineRule="auto"/>
              <w:jc w:val="center"/>
              <w:rPr>
                <w:rFonts w:hint="eastAsia" w:ascii="宋体" w:hAnsi="宋体" w:eastAsia="宋体"/>
                <w:szCs w:val="21"/>
              </w:rPr>
            </w:pPr>
            <w:r>
              <w:rPr>
                <w:rFonts w:ascii="宋体" w:hAnsi="宋体" w:eastAsia="宋体"/>
                <w:szCs w:val="21"/>
              </w:rPr>
              <w:t>bool</w:t>
            </w:r>
          </w:p>
        </w:tc>
      </w:tr>
    </w:tbl>
    <w:p w14:paraId="66E78199">
      <w:pPr>
        <w:spacing w:line="360" w:lineRule="auto"/>
        <w:jc w:val="left"/>
        <w:rPr>
          <w:rFonts w:hint="eastAsia" w:ascii="宋体" w:hAnsi="宋体" w:eastAsia="宋体"/>
          <w:b/>
          <w:bCs/>
          <w:szCs w:val="21"/>
        </w:rPr>
      </w:pPr>
    </w:p>
    <w:p w14:paraId="5086BFE6"/>
    <w:p w14:paraId="5C7CB4C4">
      <w:pPr>
        <w:pStyle w:val="3"/>
      </w:pPr>
      <w:bookmarkStart w:id="13" w:name="_Toc149848666"/>
      <w:r>
        <w:rPr>
          <w:rFonts w:hint="eastAsia"/>
        </w:rPr>
        <w:t>4、三层精化类图</w:t>
      </w:r>
      <w:bookmarkEnd w:id="13"/>
    </w:p>
    <w:p w14:paraId="372FB7B8">
      <w:pPr>
        <w:pStyle w:val="5"/>
        <w:rPr>
          <w:rFonts w:hint="eastAsia" w:ascii="宋体" w:hAnsi="宋体"/>
          <w:szCs w:val="21"/>
        </w:rPr>
      </w:pPr>
      <w:r>
        <w:rPr>
          <w:rFonts w:ascii="宋体" w:hAnsi="宋体"/>
          <w:szCs w:val="21"/>
        </w:rPr>
        <w:t>4.</w:t>
      </w:r>
      <w:r>
        <w:rPr>
          <w:rFonts w:hint="eastAsia" w:ascii="宋体" w:hAnsi="宋体"/>
          <w:szCs w:val="21"/>
        </w:rPr>
        <w:t>1</w:t>
      </w:r>
      <w:r>
        <w:rPr>
          <w:rFonts w:ascii="宋体" w:hAnsi="宋体"/>
          <w:szCs w:val="21"/>
        </w:rPr>
        <w:t>对</w:t>
      </w:r>
      <w:r>
        <w:rPr>
          <w:rFonts w:hint="eastAsia" w:ascii="宋体" w:hAnsi="宋体"/>
          <w:szCs w:val="21"/>
        </w:rPr>
        <w:t>Administrator</w:t>
      </w:r>
      <w:r>
        <w:rPr>
          <w:rFonts w:ascii="宋体" w:hAnsi="宋体"/>
          <w:szCs w:val="21"/>
        </w:rPr>
        <w:t>类的三层划分</w:t>
      </w:r>
    </w:p>
    <w:p w14:paraId="3CA7D2A1">
      <w:pPr>
        <w:spacing w:line="360" w:lineRule="auto"/>
        <w:rPr>
          <w:rFonts w:hint="eastAsia" w:ascii="宋体" w:hAnsi="宋体" w:eastAsia="宋体"/>
        </w:rPr>
      </w:pPr>
      <w:r>
        <w:rPr>
          <w:rFonts w:ascii="宋体" w:hAnsi="宋体" w:eastAsia="宋体"/>
        </w:rPr>
        <w:t xml:space="preserve">界面层：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3CEE7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7" w:type="dxa"/>
          </w:tcPr>
          <w:p w14:paraId="0D483A97">
            <w:pPr>
              <w:spacing w:line="360" w:lineRule="auto"/>
              <w:jc w:val="center"/>
              <w:rPr>
                <w:rFonts w:hint="eastAsia" w:ascii="宋体" w:hAnsi="宋体" w:eastAsia="宋体"/>
              </w:rPr>
            </w:pPr>
            <w:r>
              <w:rPr>
                <w:rFonts w:ascii="宋体" w:hAnsi="宋体" w:eastAsia="宋体"/>
              </w:rPr>
              <w:t>名称</w:t>
            </w:r>
          </w:p>
        </w:tc>
        <w:tc>
          <w:tcPr>
            <w:tcW w:w="4529" w:type="dxa"/>
          </w:tcPr>
          <w:p w14:paraId="26FC6D00">
            <w:pPr>
              <w:spacing w:line="360" w:lineRule="auto"/>
              <w:jc w:val="center"/>
              <w:rPr>
                <w:rFonts w:hint="eastAsia" w:ascii="宋体" w:hAnsi="宋体" w:eastAsia="宋体"/>
              </w:rPr>
            </w:pPr>
            <w:r>
              <w:rPr>
                <w:rFonts w:ascii="宋体" w:hAnsi="宋体" w:eastAsia="宋体"/>
              </w:rPr>
              <w:t>描述</w:t>
            </w:r>
          </w:p>
        </w:tc>
      </w:tr>
      <w:tr w14:paraId="3C9AE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7" w:type="dxa"/>
          </w:tcPr>
          <w:p w14:paraId="227376E2">
            <w:pPr>
              <w:spacing w:line="360" w:lineRule="auto"/>
              <w:rPr>
                <w:rFonts w:hint="eastAsia" w:ascii="宋体" w:hAnsi="宋体" w:eastAsia="宋体"/>
              </w:rPr>
            </w:pPr>
            <w:r>
              <w:rPr>
                <w:rFonts w:hint="eastAsia" w:ascii="宋体" w:hAnsi="宋体" w:eastAsia="宋体"/>
              </w:rPr>
              <w:t>s</w:t>
            </w:r>
            <w:r>
              <w:rPr>
                <w:rFonts w:ascii="宋体" w:hAnsi="宋体" w:eastAsia="宋体"/>
              </w:rPr>
              <w:t>ign</w:t>
            </w:r>
            <w:r>
              <w:rPr>
                <w:rFonts w:hint="eastAsia" w:ascii="宋体" w:hAnsi="宋体" w:eastAsia="宋体"/>
              </w:rPr>
              <w:t>in.html</w:t>
            </w:r>
          </w:p>
        </w:tc>
        <w:tc>
          <w:tcPr>
            <w:tcW w:w="4529" w:type="dxa"/>
          </w:tcPr>
          <w:p w14:paraId="42A4854F">
            <w:pPr>
              <w:spacing w:line="360" w:lineRule="auto"/>
              <w:rPr>
                <w:rFonts w:hint="eastAsia" w:ascii="宋体" w:hAnsi="宋体" w:eastAsia="宋体"/>
              </w:rPr>
            </w:pPr>
            <w:r>
              <w:rPr>
                <w:rFonts w:hint="eastAsia" w:ascii="宋体" w:hAnsi="宋体" w:eastAsia="宋体"/>
              </w:rPr>
              <w:t>登录界面</w:t>
            </w:r>
          </w:p>
        </w:tc>
      </w:tr>
      <w:tr w14:paraId="502BE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7" w:type="dxa"/>
          </w:tcPr>
          <w:p w14:paraId="1E80605F">
            <w:pPr>
              <w:spacing w:line="360" w:lineRule="auto"/>
              <w:rPr>
                <w:rFonts w:hint="eastAsia" w:ascii="宋体" w:hAnsi="宋体" w:eastAsia="宋体"/>
              </w:rPr>
            </w:pPr>
            <w:r>
              <w:rPr>
                <w:rFonts w:ascii="宋体" w:hAnsi="宋体" w:eastAsia="宋体"/>
              </w:rPr>
              <w:t>index.html</w:t>
            </w:r>
          </w:p>
        </w:tc>
        <w:tc>
          <w:tcPr>
            <w:tcW w:w="4529" w:type="dxa"/>
          </w:tcPr>
          <w:p w14:paraId="3DFDE44B">
            <w:pPr>
              <w:spacing w:line="360" w:lineRule="auto"/>
              <w:rPr>
                <w:rFonts w:hint="eastAsia" w:ascii="宋体" w:hAnsi="宋体" w:eastAsia="宋体"/>
              </w:rPr>
            </w:pPr>
            <w:r>
              <w:rPr>
                <w:rFonts w:hint="eastAsia" w:ascii="宋体" w:hAnsi="宋体" w:eastAsia="宋体"/>
              </w:rPr>
              <w:t>首页</w:t>
            </w:r>
          </w:p>
        </w:tc>
      </w:tr>
      <w:tr w14:paraId="159DE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3FF7BBE3">
            <w:pPr>
              <w:spacing w:line="360" w:lineRule="auto"/>
              <w:rPr>
                <w:rFonts w:hint="eastAsia" w:ascii="宋体" w:hAnsi="宋体" w:eastAsia="宋体"/>
              </w:rPr>
            </w:pPr>
            <w:r>
              <w:rPr>
                <w:rFonts w:ascii="宋体" w:hAnsi="宋体" w:eastAsia="宋体"/>
              </w:rPr>
              <w:t>manageUser.html</w:t>
            </w:r>
          </w:p>
        </w:tc>
        <w:tc>
          <w:tcPr>
            <w:tcW w:w="4529" w:type="dxa"/>
          </w:tcPr>
          <w:p w14:paraId="1DEFDA7E">
            <w:pPr>
              <w:spacing w:line="360" w:lineRule="auto"/>
              <w:rPr>
                <w:rFonts w:hint="eastAsia" w:ascii="宋体" w:hAnsi="宋体" w:eastAsia="宋体"/>
              </w:rPr>
            </w:pPr>
            <w:r>
              <w:rPr>
                <w:rFonts w:hint="eastAsia" w:ascii="宋体" w:hAnsi="宋体" w:eastAsia="宋体"/>
              </w:rPr>
              <w:t>管理用户账号页面</w:t>
            </w:r>
          </w:p>
        </w:tc>
      </w:tr>
      <w:tr w14:paraId="3C095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654A21DF">
            <w:pPr>
              <w:spacing w:line="360" w:lineRule="auto"/>
              <w:rPr>
                <w:rFonts w:hint="eastAsia" w:ascii="宋体" w:hAnsi="宋体" w:eastAsia="宋体"/>
              </w:rPr>
            </w:pPr>
            <w:r>
              <w:rPr>
                <w:rFonts w:hint="eastAsia" w:ascii="宋体" w:hAnsi="宋体" w:eastAsia="宋体"/>
              </w:rPr>
              <w:t>r</w:t>
            </w:r>
            <w:r>
              <w:rPr>
                <w:rFonts w:ascii="宋体" w:hAnsi="宋体" w:eastAsia="宋体"/>
              </w:rPr>
              <w:t>esultSearchUser.html</w:t>
            </w:r>
          </w:p>
        </w:tc>
        <w:tc>
          <w:tcPr>
            <w:tcW w:w="4529" w:type="dxa"/>
          </w:tcPr>
          <w:p w14:paraId="680251CF">
            <w:pPr>
              <w:spacing w:line="360" w:lineRule="auto"/>
              <w:rPr>
                <w:rFonts w:hint="eastAsia" w:ascii="宋体" w:hAnsi="宋体" w:eastAsia="宋体"/>
              </w:rPr>
            </w:pPr>
            <w:r>
              <w:rPr>
                <w:rFonts w:hint="eastAsia" w:ascii="宋体" w:hAnsi="宋体" w:eastAsia="宋体"/>
              </w:rPr>
              <w:t>查询用户结果页面</w:t>
            </w:r>
          </w:p>
        </w:tc>
      </w:tr>
      <w:tr w14:paraId="0EBDF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4E744DC0">
            <w:pPr>
              <w:spacing w:line="360" w:lineRule="auto"/>
              <w:rPr>
                <w:rFonts w:hint="eastAsia" w:ascii="宋体" w:hAnsi="宋体" w:eastAsia="宋体"/>
              </w:rPr>
            </w:pPr>
            <w:r>
              <w:rPr>
                <w:rFonts w:hint="eastAsia" w:ascii="宋体" w:hAnsi="宋体" w:eastAsia="宋体"/>
              </w:rPr>
              <w:t>r</w:t>
            </w:r>
            <w:r>
              <w:rPr>
                <w:rFonts w:ascii="宋体" w:hAnsi="宋体" w:eastAsia="宋体"/>
              </w:rPr>
              <w:t>esultSearch</w:t>
            </w:r>
            <w:r>
              <w:rPr>
                <w:rFonts w:hint="eastAsia" w:ascii="宋体" w:hAnsi="宋体" w:eastAsia="宋体"/>
              </w:rPr>
              <w:t>Activity</w:t>
            </w:r>
            <w:r>
              <w:rPr>
                <w:rFonts w:ascii="宋体" w:hAnsi="宋体" w:eastAsia="宋体"/>
              </w:rPr>
              <w:t>.html</w:t>
            </w:r>
          </w:p>
        </w:tc>
        <w:tc>
          <w:tcPr>
            <w:tcW w:w="4529" w:type="dxa"/>
          </w:tcPr>
          <w:p w14:paraId="5ED7900C">
            <w:pPr>
              <w:spacing w:line="360" w:lineRule="auto"/>
              <w:rPr>
                <w:rFonts w:hint="eastAsia" w:ascii="宋体" w:hAnsi="宋体" w:eastAsia="宋体"/>
              </w:rPr>
            </w:pPr>
            <w:r>
              <w:rPr>
                <w:rFonts w:hint="eastAsia" w:ascii="宋体" w:hAnsi="宋体" w:eastAsia="宋体"/>
              </w:rPr>
              <w:t>查询项目结果页面</w:t>
            </w:r>
          </w:p>
        </w:tc>
      </w:tr>
      <w:tr w14:paraId="5F7CB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2910AEE6">
            <w:pPr>
              <w:spacing w:line="360" w:lineRule="auto"/>
              <w:rPr>
                <w:rFonts w:hint="eastAsia" w:ascii="宋体" w:hAnsi="宋体" w:eastAsia="宋体"/>
              </w:rPr>
            </w:pPr>
            <w:r>
              <w:rPr>
                <w:rFonts w:ascii="宋体" w:hAnsi="宋体" w:eastAsia="宋体"/>
              </w:rPr>
              <w:t>audit</w:t>
            </w:r>
            <w:r>
              <w:rPr>
                <w:rFonts w:hint="eastAsia" w:ascii="宋体" w:hAnsi="宋体" w:eastAsia="宋体"/>
              </w:rPr>
              <w:t>Report</w:t>
            </w:r>
            <w:r>
              <w:rPr>
                <w:rFonts w:ascii="宋体" w:hAnsi="宋体" w:eastAsia="宋体"/>
              </w:rPr>
              <w:t>.html</w:t>
            </w:r>
          </w:p>
        </w:tc>
        <w:tc>
          <w:tcPr>
            <w:tcW w:w="4529" w:type="dxa"/>
          </w:tcPr>
          <w:p w14:paraId="00127770">
            <w:pPr>
              <w:spacing w:line="360" w:lineRule="auto"/>
              <w:rPr>
                <w:rFonts w:hint="eastAsia" w:ascii="宋体" w:hAnsi="宋体" w:eastAsia="宋体"/>
              </w:rPr>
            </w:pPr>
            <w:r>
              <w:rPr>
                <w:rFonts w:hint="eastAsia" w:ascii="宋体" w:hAnsi="宋体" w:eastAsia="宋体"/>
              </w:rPr>
              <w:t>审核举报页面</w:t>
            </w:r>
          </w:p>
        </w:tc>
      </w:tr>
      <w:tr w14:paraId="1AAC7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ins w:id="194" w:author="Love Maths [2]" w:date="2025-11-27T18:12:14Z"/>
        </w:trPr>
        <w:tc>
          <w:tcPr>
            <w:tcW w:w="3767" w:type="dxa"/>
          </w:tcPr>
          <w:p w14:paraId="1CE8D42E">
            <w:pPr>
              <w:spacing w:line="360" w:lineRule="auto"/>
              <w:rPr>
                <w:ins w:id="195" w:author="Love Maths [2]" w:date="2025-11-27T18:12:14Z"/>
                <w:rFonts w:hint="default" w:ascii="宋体" w:hAnsi="宋体" w:eastAsia="宋体"/>
                <w:lang w:val="en-US" w:eastAsia="zh-CN"/>
              </w:rPr>
            </w:pPr>
            <w:ins w:id="196" w:author="Love Maths [2]" w:date="2025-11-27T18:14:00Z">
              <w:r>
                <w:rPr>
                  <w:rFonts w:hint="eastAsia" w:ascii="Times New Roman" w:hAnsi="Times New Roman"/>
                  <w:sz w:val="24"/>
                  <w:szCs w:val="28"/>
                  <w:lang w:val="en-US" w:eastAsia="zh-CN"/>
                </w:rPr>
                <w:t>f</w:t>
              </w:r>
            </w:ins>
            <w:ins w:id="197" w:author="Love Maths [2]" w:date="2025-11-27T18:13:57Z">
              <w:r>
                <w:rPr>
                  <w:rFonts w:hint="eastAsia" w:ascii="Times New Roman" w:hAnsi="Times New Roman"/>
                  <w:sz w:val="24"/>
                  <w:szCs w:val="28"/>
                  <w:lang w:val="en-US" w:eastAsia="zh-CN"/>
                </w:rPr>
                <w:t>ind</w:t>
              </w:r>
            </w:ins>
            <w:ins w:id="198" w:author="Love Maths [2]" w:date="2025-11-27T18:12:26Z">
              <w:r>
                <w:rPr>
                  <w:rFonts w:hint="default" w:ascii="Times New Roman" w:hAnsi="Times New Roman"/>
                  <w:sz w:val="24"/>
                  <w:szCs w:val="28"/>
                  <w:lang w:val="en-US" w:eastAsia="zh-CN"/>
                </w:rPr>
                <w:t>Report.html</w:t>
              </w:r>
            </w:ins>
          </w:p>
        </w:tc>
        <w:tc>
          <w:tcPr>
            <w:tcW w:w="4529" w:type="dxa"/>
          </w:tcPr>
          <w:p w14:paraId="737C188D">
            <w:pPr>
              <w:spacing w:line="360" w:lineRule="auto"/>
              <w:rPr>
                <w:ins w:id="199" w:author="Love Maths [2]" w:date="2025-11-27T18:12:14Z"/>
                <w:rFonts w:hint="default" w:ascii="宋体" w:hAnsi="宋体" w:eastAsia="宋体"/>
                <w:lang w:val="en-US" w:eastAsia="zh-CN"/>
              </w:rPr>
            </w:pPr>
            <w:ins w:id="200" w:author="Love Maths [2]" w:date="2025-11-27T18:13:08Z">
              <w:r>
                <w:rPr>
                  <w:rFonts w:hint="eastAsia" w:ascii="宋体" w:hAnsi="宋体" w:eastAsia="宋体"/>
                  <w:lang w:val="en-US" w:eastAsia="zh-CN"/>
                </w:rPr>
                <w:t>查找</w:t>
              </w:r>
            </w:ins>
            <w:ins w:id="201" w:author="Love Maths [2]" w:date="2025-11-27T18:13:09Z">
              <w:r>
                <w:rPr>
                  <w:rFonts w:hint="eastAsia" w:ascii="宋体" w:hAnsi="宋体" w:eastAsia="宋体"/>
                  <w:lang w:val="en-US" w:eastAsia="zh-CN"/>
                </w:rPr>
                <w:t>举报</w:t>
              </w:r>
            </w:ins>
            <w:ins w:id="202" w:author="Love Maths [2]" w:date="2025-11-27T18:13:10Z">
              <w:r>
                <w:rPr>
                  <w:rFonts w:hint="eastAsia" w:ascii="宋体" w:hAnsi="宋体" w:eastAsia="宋体"/>
                  <w:lang w:val="en-US" w:eastAsia="zh-CN"/>
                </w:rPr>
                <w:t>页面</w:t>
              </w:r>
            </w:ins>
          </w:p>
        </w:tc>
      </w:tr>
    </w:tbl>
    <w:p w14:paraId="4F1B5177">
      <w:pPr>
        <w:spacing w:line="360" w:lineRule="auto"/>
        <w:rPr>
          <w:rFonts w:hint="eastAsia" w:ascii="宋体" w:hAnsi="宋体" w:eastAsia="宋体"/>
        </w:rPr>
      </w:pPr>
      <w:r>
        <w:rPr>
          <w:rFonts w:ascii="宋体" w:hAnsi="宋体" w:eastAsia="宋体"/>
        </w:rPr>
        <w:t>事务层：</w:t>
      </w:r>
      <w:r>
        <w:rPr>
          <w:rFonts w:hint="eastAsia" w:ascii="宋体" w:hAnsi="宋体" w:eastAsia="宋体"/>
        </w:rPr>
        <w:t>Administrator</w:t>
      </w:r>
      <w:r>
        <w:rPr>
          <w:rFonts w:ascii="宋体" w:hAnsi="宋体" w:eastAsia="宋体"/>
        </w:rPr>
        <w:t xml:space="preserve">.java </w:t>
      </w:r>
      <w:r>
        <w:rPr>
          <w:rFonts w:hint="eastAsia" w:ascii="宋体" w:hAnsi="宋体" w:eastAsia="宋体"/>
        </w:rPr>
        <w:t>管理员类</w:t>
      </w:r>
    </w:p>
    <w:p w14:paraId="66111B05">
      <w:pPr>
        <w:spacing w:line="360" w:lineRule="auto"/>
        <w:rPr>
          <w:rFonts w:hint="eastAsia" w:ascii="宋体" w:hAnsi="宋体" w:eastAsia="宋体"/>
        </w:rPr>
      </w:pPr>
      <w:r>
        <w:rPr>
          <w:rFonts w:ascii="宋体" w:hAnsi="宋体" w:eastAsia="宋体"/>
        </w:rPr>
        <w:t>数据层：</w:t>
      </w:r>
      <w:r>
        <w:rPr>
          <w:rFonts w:hint="eastAsia" w:ascii="宋体" w:hAnsi="宋体" w:eastAsia="宋体"/>
        </w:rPr>
        <w:t>Administrator</w:t>
      </w:r>
      <w:r>
        <w:rPr>
          <w:rFonts w:ascii="宋体" w:hAnsi="宋体" w:eastAsia="宋体"/>
        </w:rPr>
        <w:t xml:space="preserve">.dat </w:t>
      </w:r>
      <w:r>
        <w:rPr>
          <w:rFonts w:hint="eastAsia" w:ascii="宋体" w:hAnsi="宋体" w:eastAsia="宋体"/>
        </w:rPr>
        <w:t>管理员</w:t>
      </w:r>
      <w:r>
        <w:rPr>
          <w:rFonts w:ascii="宋体" w:hAnsi="宋体" w:eastAsia="宋体"/>
        </w:rPr>
        <w:t>信息表</w:t>
      </w:r>
    </w:p>
    <w:p w14:paraId="39467206">
      <w:pPr>
        <w:spacing w:line="360" w:lineRule="auto"/>
        <w:rPr>
          <w:rFonts w:hint="eastAsia" w:ascii="宋体" w:hAnsi="宋体" w:eastAsia="宋体"/>
        </w:rPr>
      </w:pPr>
    </w:p>
    <w:p w14:paraId="5E911689">
      <w:pPr>
        <w:pStyle w:val="5"/>
        <w:rPr>
          <w:rFonts w:hint="eastAsia" w:ascii="宋体" w:hAnsi="宋体"/>
          <w:szCs w:val="21"/>
        </w:rPr>
      </w:pPr>
      <w:r>
        <w:rPr>
          <w:rFonts w:ascii="宋体" w:hAnsi="宋体"/>
          <w:szCs w:val="21"/>
        </w:rPr>
        <w:t>4.</w:t>
      </w:r>
      <w:r>
        <w:rPr>
          <w:rFonts w:hint="eastAsia" w:ascii="宋体" w:hAnsi="宋体"/>
          <w:szCs w:val="21"/>
        </w:rPr>
        <w:t>2</w:t>
      </w:r>
      <w:r>
        <w:rPr>
          <w:rFonts w:ascii="宋体" w:hAnsi="宋体"/>
          <w:szCs w:val="21"/>
        </w:rPr>
        <w:t>对</w:t>
      </w:r>
      <w:r>
        <w:rPr>
          <w:rFonts w:hint="eastAsia" w:ascii="宋体" w:hAnsi="宋体"/>
          <w:szCs w:val="21"/>
        </w:rPr>
        <w:t>Ord</w:t>
      </w:r>
      <w:r>
        <w:rPr>
          <w:rFonts w:ascii="宋体" w:hAnsi="宋体"/>
          <w:szCs w:val="21"/>
        </w:rPr>
        <w:t>inaryUser类的三层划分</w:t>
      </w:r>
    </w:p>
    <w:p w14:paraId="7F1A751C">
      <w:pPr>
        <w:spacing w:line="360" w:lineRule="auto"/>
        <w:rPr>
          <w:rFonts w:hint="eastAsia" w:ascii="宋体" w:hAnsi="宋体" w:eastAsia="宋体"/>
        </w:rPr>
      </w:pPr>
      <w:r>
        <w:rPr>
          <w:rFonts w:ascii="宋体" w:hAnsi="宋体" w:eastAsia="宋体"/>
        </w:rPr>
        <w:t xml:space="preserve">界面层：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3C87C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350BB03A">
            <w:pPr>
              <w:spacing w:line="360" w:lineRule="auto"/>
              <w:jc w:val="center"/>
              <w:rPr>
                <w:rFonts w:hint="eastAsia" w:ascii="宋体" w:hAnsi="宋体" w:eastAsia="宋体"/>
              </w:rPr>
            </w:pPr>
            <w:r>
              <w:rPr>
                <w:rFonts w:ascii="宋体" w:hAnsi="宋体" w:eastAsia="宋体"/>
              </w:rPr>
              <w:t>名称</w:t>
            </w:r>
          </w:p>
        </w:tc>
        <w:tc>
          <w:tcPr>
            <w:tcW w:w="4564" w:type="dxa"/>
          </w:tcPr>
          <w:p w14:paraId="1C74810E">
            <w:pPr>
              <w:spacing w:line="360" w:lineRule="auto"/>
              <w:jc w:val="center"/>
              <w:rPr>
                <w:rFonts w:hint="eastAsia" w:ascii="宋体" w:hAnsi="宋体" w:eastAsia="宋体"/>
              </w:rPr>
            </w:pPr>
            <w:r>
              <w:rPr>
                <w:rFonts w:ascii="宋体" w:hAnsi="宋体" w:eastAsia="宋体"/>
              </w:rPr>
              <w:t>描述</w:t>
            </w:r>
          </w:p>
        </w:tc>
      </w:tr>
      <w:tr w14:paraId="02056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732" w:type="dxa"/>
          </w:tcPr>
          <w:p w14:paraId="3F6BFDDA">
            <w:pPr>
              <w:spacing w:line="360" w:lineRule="auto"/>
              <w:rPr>
                <w:rFonts w:hint="eastAsia" w:ascii="宋体" w:hAnsi="宋体" w:eastAsia="宋体"/>
              </w:rPr>
            </w:pPr>
            <w:r>
              <w:rPr>
                <w:rFonts w:ascii="宋体" w:hAnsi="宋体" w:eastAsia="宋体"/>
              </w:rPr>
              <w:t>signup</w:t>
            </w:r>
            <w:r>
              <w:rPr>
                <w:rFonts w:hint="eastAsia" w:ascii="宋体" w:hAnsi="宋体" w:eastAsia="宋体"/>
              </w:rPr>
              <w:t>Ord</w:t>
            </w:r>
            <w:r>
              <w:rPr>
                <w:rFonts w:ascii="宋体" w:hAnsi="宋体" w:eastAsia="宋体"/>
              </w:rPr>
              <w:t>inaryUser.html</w:t>
            </w:r>
          </w:p>
        </w:tc>
        <w:tc>
          <w:tcPr>
            <w:tcW w:w="4564" w:type="dxa"/>
          </w:tcPr>
          <w:p w14:paraId="2CF65AC7">
            <w:pPr>
              <w:spacing w:line="360" w:lineRule="auto"/>
              <w:rPr>
                <w:rFonts w:hint="eastAsia" w:ascii="宋体" w:hAnsi="宋体" w:eastAsia="宋体"/>
              </w:rPr>
            </w:pPr>
            <w:r>
              <w:rPr>
                <w:rFonts w:hint="eastAsia" w:ascii="宋体" w:hAnsi="宋体" w:eastAsia="宋体"/>
              </w:rPr>
              <w:t>普通用户</w:t>
            </w:r>
            <w:r>
              <w:rPr>
                <w:rFonts w:ascii="宋体" w:hAnsi="宋体" w:eastAsia="宋体"/>
              </w:rPr>
              <w:t>注册</w:t>
            </w:r>
            <w:r>
              <w:rPr>
                <w:rFonts w:hint="eastAsia" w:ascii="宋体" w:hAnsi="宋体" w:eastAsia="宋体"/>
              </w:rPr>
              <w:t>页面</w:t>
            </w:r>
          </w:p>
        </w:tc>
      </w:tr>
      <w:tr w14:paraId="71F1A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2394490B">
            <w:pPr>
              <w:spacing w:line="360" w:lineRule="auto"/>
              <w:rPr>
                <w:rFonts w:hint="eastAsia" w:ascii="宋体" w:hAnsi="宋体" w:eastAsia="宋体"/>
              </w:rPr>
            </w:pPr>
            <w:r>
              <w:rPr>
                <w:rFonts w:ascii="宋体" w:hAnsi="宋体" w:eastAsia="宋体"/>
              </w:rPr>
              <w:t>signin.html</w:t>
            </w:r>
          </w:p>
        </w:tc>
        <w:tc>
          <w:tcPr>
            <w:tcW w:w="4564" w:type="dxa"/>
          </w:tcPr>
          <w:p w14:paraId="0AC2E5AC">
            <w:pPr>
              <w:spacing w:line="360" w:lineRule="auto"/>
              <w:rPr>
                <w:rFonts w:hint="eastAsia" w:ascii="宋体" w:hAnsi="宋体" w:eastAsia="宋体"/>
              </w:rPr>
            </w:pPr>
            <w:r>
              <w:rPr>
                <w:rFonts w:ascii="宋体" w:hAnsi="宋体" w:eastAsia="宋体"/>
              </w:rPr>
              <w:t>登录</w:t>
            </w:r>
            <w:r>
              <w:rPr>
                <w:rFonts w:hint="eastAsia" w:ascii="宋体" w:hAnsi="宋体" w:eastAsia="宋体"/>
              </w:rPr>
              <w:t>页面</w:t>
            </w:r>
          </w:p>
        </w:tc>
      </w:tr>
      <w:tr w14:paraId="25639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5E35BCAD">
            <w:pPr>
              <w:spacing w:line="360" w:lineRule="auto"/>
              <w:rPr>
                <w:rFonts w:hint="eastAsia" w:ascii="宋体" w:hAnsi="宋体" w:eastAsia="宋体"/>
              </w:rPr>
            </w:pPr>
            <w:r>
              <w:rPr>
                <w:rFonts w:ascii="宋体" w:hAnsi="宋体" w:eastAsia="宋体"/>
              </w:rPr>
              <w:t>i</w:t>
            </w:r>
            <w:r>
              <w:rPr>
                <w:rFonts w:hint="eastAsia" w:ascii="宋体" w:hAnsi="宋体" w:eastAsia="宋体"/>
              </w:rPr>
              <w:t>ndex.</w:t>
            </w:r>
            <w:r>
              <w:rPr>
                <w:rFonts w:ascii="宋体" w:hAnsi="宋体" w:eastAsia="宋体"/>
              </w:rPr>
              <w:t>html</w:t>
            </w:r>
          </w:p>
        </w:tc>
        <w:tc>
          <w:tcPr>
            <w:tcW w:w="4564" w:type="dxa"/>
          </w:tcPr>
          <w:p w14:paraId="4E942BDD">
            <w:pPr>
              <w:spacing w:line="360" w:lineRule="auto"/>
              <w:rPr>
                <w:rFonts w:hint="eastAsia" w:ascii="宋体" w:hAnsi="宋体" w:eastAsia="宋体"/>
              </w:rPr>
            </w:pPr>
            <w:r>
              <w:rPr>
                <w:rFonts w:hint="eastAsia" w:ascii="宋体" w:hAnsi="宋体" w:eastAsia="宋体"/>
              </w:rPr>
              <w:t>首页</w:t>
            </w:r>
          </w:p>
        </w:tc>
      </w:tr>
      <w:tr w14:paraId="3BD70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779E2452">
            <w:pPr>
              <w:spacing w:line="360" w:lineRule="auto"/>
              <w:rPr>
                <w:rFonts w:hint="eastAsia" w:ascii="宋体" w:hAnsi="宋体" w:eastAsia="宋体"/>
              </w:rPr>
            </w:pPr>
            <w:r>
              <w:rPr>
                <w:rFonts w:hint="eastAsia" w:ascii="宋体" w:hAnsi="宋体" w:eastAsia="宋体"/>
              </w:rPr>
              <w:t>get</w:t>
            </w:r>
            <w:r>
              <w:rPr>
                <w:rFonts w:ascii="宋体" w:hAnsi="宋体" w:eastAsia="宋体"/>
              </w:rPr>
              <w:t>UserInfo.html</w:t>
            </w:r>
          </w:p>
        </w:tc>
        <w:tc>
          <w:tcPr>
            <w:tcW w:w="4564" w:type="dxa"/>
          </w:tcPr>
          <w:p w14:paraId="08E45D2C">
            <w:pPr>
              <w:spacing w:line="360" w:lineRule="auto"/>
              <w:rPr>
                <w:rFonts w:hint="eastAsia" w:ascii="宋体" w:hAnsi="宋体" w:eastAsia="宋体"/>
              </w:rPr>
            </w:pPr>
            <w:r>
              <w:rPr>
                <w:rFonts w:hint="eastAsia" w:ascii="宋体" w:hAnsi="宋体" w:eastAsia="宋体"/>
              </w:rPr>
              <w:t>查看个人信息页面</w:t>
            </w:r>
          </w:p>
        </w:tc>
      </w:tr>
      <w:tr w14:paraId="0A6CF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44025282">
            <w:pPr>
              <w:spacing w:line="360" w:lineRule="auto"/>
              <w:rPr>
                <w:rFonts w:hint="eastAsia" w:ascii="宋体" w:hAnsi="宋体" w:eastAsia="宋体"/>
              </w:rPr>
            </w:pPr>
            <w:r>
              <w:rPr>
                <w:rFonts w:hint="eastAsia" w:ascii="宋体" w:hAnsi="宋体" w:eastAsia="宋体"/>
              </w:rPr>
              <w:t>c</w:t>
            </w:r>
            <w:r>
              <w:rPr>
                <w:rFonts w:ascii="宋体" w:hAnsi="宋体" w:eastAsia="宋体"/>
              </w:rPr>
              <w:t>hangeUserInfo.html</w:t>
            </w:r>
          </w:p>
        </w:tc>
        <w:tc>
          <w:tcPr>
            <w:tcW w:w="4564" w:type="dxa"/>
          </w:tcPr>
          <w:p w14:paraId="28240F55">
            <w:pPr>
              <w:spacing w:line="360" w:lineRule="auto"/>
              <w:rPr>
                <w:rFonts w:hint="eastAsia" w:ascii="宋体" w:hAnsi="宋体" w:eastAsia="宋体"/>
              </w:rPr>
            </w:pPr>
            <w:r>
              <w:rPr>
                <w:rFonts w:hint="eastAsia" w:ascii="宋体" w:hAnsi="宋体" w:eastAsia="宋体"/>
              </w:rPr>
              <w:t>修改个人信息界面</w:t>
            </w:r>
          </w:p>
        </w:tc>
      </w:tr>
      <w:tr w14:paraId="0100D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tcPr>
          <w:p w14:paraId="120CA12F">
            <w:pPr>
              <w:spacing w:line="360" w:lineRule="auto"/>
              <w:rPr>
                <w:rFonts w:hint="eastAsia" w:ascii="宋体" w:hAnsi="宋体" w:eastAsia="宋体"/>
              </w:rPr>
            </w:pPr>
            <w:r>
              <w:rPr>
                <w:rFonts w:hint="eastAsia" w:ascii="宋体" w:hAnsi="宋体" w:eastAsia="宋体"/>
              </w:rPr>
              <w:t>changeP</w:t>
            </w:r>
            <w:r>
              <w:rPr>
                <w:rFonts w:ascii="宋体" w:hAnsi="宋体" w:eastAsia="宋体"/>
              </w:rPr>
              <w:t>assword.html</w:t>
            </w:r>
          </w:p>
        </w:tc>
        <w:tc>
          <w:tcPr>
            <w:tcW w:w="4564" w:type="dxa"/>
          </w:tcPr>
          <w:p w14:paraId="0990545B">
            <w:pPr>
              <w:spacing w:line="360" w:lineRule="auto"/>
              <w:rPr>
                <w:rFonts w:hint="eastAsia" w:ascii="宋体" w:hAnsi="宋体" w:eastAsia="宋体"/>
              </w:rPr>
            </w:pPr>
            <w:r>
              <w:rPr>
                <w:rFonts w:hint="eastAsia" w:ascii="宋体" w:hAnsi="宋体" w:eastAsia="宋体"/>
              </w:rPr>
              <w:t>修改密码</w:t>
            </w:r>
          </w:p>
        </w:tc>
      </w:tr>
      <w:tr w14:paraId="79212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tcPr>
          <w:p w14:paraId="18485165">
            <w:pPr>
              <w:spacing w:line="360" w:lineRule="auto"/>
              <w:rPr>
                <w:rFonts w:hint="eastAsia" w:ascii="宋体" w:hAnsi="宋体" w:eastAsia="宋体"/>
              </w:rPr>
            </w:pPr>
            <w:r>
              <w:rPr>
                <w:rFonts w:ascii="宋体" w:hAnsi="宋体" w:eastAsia="宋体"/>
              </w:rPr>
              <w:t>c</w:t>
            </w:r>
            <w:r>
              <w:rPr>
                <w:rFonts w:hint="eastAsia" w:ascii="宋体" w:hAnsi="宋体" w:eastAsia="宋体"/>
              </w:rPr>
              <w:t>ancel</w:t>
            </w:r>
            <w:r>
              <w:rPr>
                <w:rFonts w:ascii="宋体" w:hAnsi="宋体" w:eastAsia="宋体"/>
              </w:rPr>
              <w:t>User.html</w:t>
            </w:r>
          </w:p>
        </w:tc>
        <w:tc>
          <w:tcPr>
            <w:tcW w:w="4564" w:type="dxa"/>
          </w:tcPr>
          <w:p w14:paraId="29674079">
            <w:pPr>
              <w:spacing w:line="360" w:lineRule="auto"/>
              <w:rPr>
                <w:rFonts w:hint="eastAsia" w:ascii="宋体" w:hAnsi="宋体" w:eastAsia="宋体"/>
              </w:rPr>
            </w:pPr>
            <w:r>
              <w:rPr>
                <w:rFonts w:hint="eastAsia" w:ascii="宋体" w:hAnsi="宋体" w:eastAsia="宋体"/>
              </w:rPr>
              <w:t>注销账户页面</w:t>
            </w:r>
          </w:p>
        </w:tc>
      </w:tr>
      <w:tr w14:paraId="48308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tcPr>
          <w:p w14:paraId="086660B9">
            <w:pPr>
              <w:spacing w:line="360" w:lineRule="auto"/>
              <w:rPr>
                <w:rFonts w:hint="eastAsia" w:ascii="宋体" w:hAnsi="宋体" w:eastAsia="宋体"/>
              </w:rPr>
            </w:pPr>
            <w:r>
              <w:rPr>
                <w:rFonts w:ascii="宋体" w:hAnsi="宋体" w:eastAsia="宋体"/>
              </w:rPr>
              <w:t>f</w:t>
            </w:r>
            <w:r>
              <w:rPr>
                <w:rFonts w:hint="eastAsia" w:ascii="宋体" w:hAnsi="宋体" w:eastAsia="宋体"/>
              </w:rPr>
              <w:t>orget</w:t>
            </w:r>
            <w:r>
              <w:rPr>
                <w:rFonts w:ascii="宋体" w:hAnsi="宋体" w:eastAsia="宋体"/>
              </w:rPr>
              <w:t>P</w:t>
            </w:r>
            <w:r>
              <w:rPr>
                <w:rFonts w:hint="eastAsia" w:ascii="宋体" w:hAnsi="宋体" w:eastAsia="宋体"/>
              </w:rPr>
              <w:t>assword.</w:t>
            </w:r>
            <w:r>
              <w:rPr>
                <w:rFonts w:ascii="宋体" w:hAnsi="宋体" w:eastAsia="宋体"/>
              </w:rPr>
              <w:t>html</w:t>
            </w:r>
          </w:p>
        </w:tc>
        <w:tc>
          <w:tcPr>
            <w:tcW w:w="4564" w:type="dxa"/>
          </w:tcPr>
          <w:p w14:paraId="5A995A78">
            <w:pPr>
              <w:spacing w:line="360" w:lineRule="auto"/>
              <w:rPr>
                <w:rFonts w:hint="eastAsia" w:ascii="宋体" w:hAnsi="宋体" w:eastAsia="宋体"/>
              </w:rPr>
            </w:pPr>
            <w:r>
              <w:rPr>
                <w:rFonts w:ascii="宋体" w:hAnsi="宋体" w:eastAsia="宋体"/>
              </w:rPr>
              <w:t>密码找回</w:t>
            </w:r>
            <w:r>
              <w:rPr>
                <w:rFonts w:hint="eastAsia" w:ascii="宋体" w:hAnsi="宋体" w:eastAsia="宋体"/>
              </w:rPr>
              <w:t>页</w:t>
            </w:r>
            <w:r>
              <w:rPr>
                <w:rFonts w:ascii="宋体" w:hAnsi="宋体" w:eastAsia="宋体"/>
              </w:rPr>
              <w:t>面</w:t>
            </w:r>
          </w:p>
        </w:tc>
      </w:tr>
    </w:tbl>
    <w:p w14:paraId="09FC1129">
      <w:pPr>
        <w:spacing w:line="360" w:lineRule="auto"/>
        <w:rPr>
          <w:rFonts w:hint="eastAsia" w:ascii="宋体" w:hAnsi="宋体" w:eastAsia="宋体"/>
        </w:rPr>
      </w:pPr>
      <w:r>
        <w:rPr>
          <w:rFonts w:ascii="宋体" w:hAnsi="宋体" w:eastAsia="宋体"/>
        </w:rPr>
        <w:t>事务层：</w:t>
      </w:r>
      <w:r>
        <w:rPr>
          <w:rFonts w:hint="eastAsia" w:ascii="宋体" w:hAnsi="宋体" w:eastAsia="宋体"/>
        </w:rPr>
        <w:t>Ord</w:t>
      </w:r>
      <w:r>
        <w:rPr>
          <w:rFonts w:ascii="宋体" w:hAnsi="宋体" w:eastAsia="宋体"/>
        </w:rPr>
        <w:t xml:space="preserve">inaryUser.java </w:t>
      </w:r>
      <w:r>
        <w:rPr>
          <w:rFonts w:hint="eastAsia" w:ascii="宋体" w:hAnsi="宋体" w:eastAsia="宋体"/>
        </w:rPr>
        <w:t>普通用户类</w:t>
      </w:r>
    </w:p>
    <w:p w14:paraId="262B1854">
      <w:pPr>
        <w:spacing w:line="360" w:lineRule="auto"/>
        <w:rPr>
          <w:rFonts w:hint="eastAsia" w:ascii="宋体" w:hAnsi="宋体" w:eastAsia="宋体"/>
        </w:rPr>
      </w:pPr>
      <w:r>
        <w:rPr>
          <w:rFonts w:ascii="宋体" w:hAnsi="宋体" w:eastAsia="宋体"/>
        </w:rPr>
        <w:t>数据层：</w:t>
      </w:r>
      <w:r>
        <w:rPr>
          <w:rFonts w:hint="eastAsia" w:ascii="宋体" w:hAnsi="宋体" w:eastAsia="宋体"/>
        </w:rPr>
        <w:t>Ord</w:t>
      </w:r>
      <w:r>
        <w:rPr>
          <w:rFonts w:ascii="宋体" w:hAnsi="宋体" w:eastAsia="宋体"/>
        </w:rPr>
        <w:t xml:space="preserve">inaryUser.dat </w:t>
      </w:r>
      <w:r>
        <w:rPr>
          <w:rFonts w:hint="eastAsia" w:ascii="宋体" w:hAnsi="宋体" w:eastAsia="宋体"/>
        </w:rPr>
        <w:t>普通用</w:t>
      </w:r>
      <w:r>
        <w:rPr>
          <w:rFonts w:ascii="宋体" w:hAnsi="宋体" w:eastAsia="宋体"/>
        </w:rPr>
        <w:t>户信息表</w:t>
      </w:r>
    </w:p>
    <w:p w14:paraId="5E511E76">
      <w:pPr>
        <w:spacing w:line="360" w:lineRule="auto"/>
        <w:rPr>
          <w:rFonts w:hint="eastAsia" w:ascii="宋体" w:hAnsi="宋体" w:eastAsia="宋体"/>
        </w:rPr>
      </w:pPr>
    </w:p>
    <w:p w14:paraId="690A8DCD">
      <w:pPr>
        <w:spacing w:line="360" w:lineRule="auto"/>
        <w:jc w:val="left"/>
        <w:rPr>
          <w:rFonts w:hint="eastAsia" w:ascii="宋体" w:hAnsi="宋体" w:eastAsia="宋体" w:cstheme="majorBidi"/>
          <w:b/>
          <w:bCs/>
          <w:szCs w:val="21"/>
        </w:rPr>
      </w:pPr>
      <w:r>
        <w:rPr>
          <w:rFonts w:ascii="宋体" w:hAnsi="宋体"/>
          <w:szCs w:val="21"/>
        </w:rPr>
        <w:t>4.3</w:t>
      </w:r>
      <w:r>
        <w:rPr>
          <w:rFonts w:ascii="宋体" w:hAnsi="宋体" w:eastAsia="宋体" w:cstheme="majorBidi"/>
          <w:b/>
          <w:bCs/>
          <w:szCs w:val="21"/>
        </w:rPr>
        <w:t>对</w:t>
      </w:r>
      <w:r>
        <w:rPr>
          <w:rFonts w:hint="eastAsia" w:ascii="宋体" w:hAnsi="宋体" w:eastAsia="宋体" w:cstheme="majorBidi"/>
          <w:b/>
          <w:bCs/>
          <w:szCs w:val="21"/>
        </w:rPr>
        <w:t>Group</w:t>
      </w:r>
      <w:r>
        <w:rPr>
          <w:rFonts w:ascii="宋体" w:hAnsi="宋体" w:eastAsia="宋体" w:cstheme="majorBidi"/>
          <w:b/>
          <w:bCs/>
          <w:szCs w:val="21"/>
        </w:rPr>
        <w:t>Activity类的三层划分</w:t>
      </w:r>
    </w:p>
    <w:p w14:paraId="54EED1C1">
      <w:pPr>
        <w:spacing w:line="360" w:lineRule="auto"/>
        <w:rPr>
          <w:rFonts w:hint="eastAsia" w:ascii="宋体" w:hAnsi="宋体" w:eastAsia="宋体"/>
        </w:rPr>
      </w:pPr>
      <w:r>
        <w:rPr>
          <w:rFonts w:ascii="宋体" w:hAnsi="宋体" w:eastAsia="宋体"/>
        </w:rPr>
        <w:t>界面层：</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7C40A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68F1C29C">
            <w:pPr>
              <w:spacing w:line="360" w:lineRule="auto"/>
              <w:jc w:val="center"/>
              <w:rPr>
                <w:rFonts w:hint="eastAsia" w:ascii="宋体" w:hAnsi="宋体" w:eastAsia="宋体"/>
              </w:rPr>
            </w:pPr>
            <w:r>
              <w:rPr>
                <w:rFonts w:ascii="宋体" w:hAnsi="宋体" w:eastAsia="宋体"/>
              </w:rPr>
              <w:t>名称</w:t>
            </w:r>
          </w:p>
        </w:tc>
        <w:tc>
          <w:tcPr>
            <w:tcW w:w="4117" w:type="dxa"/>
          </w:tcPr>
          <w:p w14:paraId="1DC3D149">
            <w:pPr>
              <w:spacing w:line="360" w:lineRule="auto"/>
              <w:jc w:val="center"/>
              <w:rPr>
                <w:rFonts w:hint="eastAsia" w:ascii="宋体" w:hAnsi="宋体" w:eastAsia="宋体"/>
              </w:rPr>
            </w:pPr>
            <w:r>
              <w:rPr>
                <w:rFonts w:ascii="宋体" w:hAnsi="宋体" w:eastAsia="宋体"/>
              </w:rPr>
              <w:t>描述</w:t>
            </w:r>
          </w:p>
        </w:tc>
      </w:tr>
      <w:tr w14:paraId="35E15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571DD4BE">
            <w:pPr>
              <w:spacing w:line="360" w:lineRule="auto"/>
              <w:rPr>
                <w:rFonts w:hint="eastAsia" w:ascii="宋体" w:hAnsi="宋体" w:eastAsia="宋体"/>
              </w:rPr>
            </w:pPr>
            <w:r>
              <w:rPr>
                <w:rFonts w:hint="eastAsia" w:ascii="宋体" w:hAnsi="宋体" w:eastAsia="宋体"/>
              </w:rPr>
              <w:t>Create</w:t>
            </w:r>
            <w:r>
              <w:rPr>
                <w:rFonts w:ascii="宋体" w:hAnsi="宋体" w:eastAsia="宋体"/>
              </w:rPr>
              <w:t>Activity.html</w:t>
            </w:r>
          </w:p>
        </w:tc>
        <w:tc>
          <w:tcPr>
            <w:tcW w:w="4117" w:type="dxa"/>
          </w:tcPr>
          <w:p w14:paraId="2E776819">
            <w:pPr>
              <w:spacing w:line="360" w:lineRule="auto"/>
              <w:rPr>
                <w:rFonts w:hint="eastAsia" w:ascii="宋体" w:hAnsi="宋体" w:eastAsia="宋体"/>
              </w:rPr>
            </w:pPr>
            <w:r>
              <w:rPr>
                <w:rFonts w:hint="eastAsia" w:ascii="宋体" w:hAnsi="宋体" w:eastAsia="宋体"/>
              </w:rPr>
              <w:t>创建项目页面</w:t>
            </w:r>
          </w:p>
        </w:tc>
      </w:tr>
      <w:tr w14:paraId="0A56A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1FCF0C40">
            <w:pPr>
              <w:spacing w:line="360" w:lineRule="auto"/>
              <w:rPr>
                <w:rFonts w:hint="eastAsia" w:ascii="宋体" w:hAnsi="宋体" w:eastAsia="宋体"/>
              </w:rPr>
            </w:pPr>
            <w:r>
              <w:rPr>
                <w:rFonts w:hint="eastAsia" w:ascii="宋体" w:hAnsi="宋体" w:eastAsia="宋体"/>
              </w:rPr>
              <w:t>E</w:t>
            </w:r>
            <w:r>
              <w:rPr>
                <w:rFonts w:ascii="宋体" w:hAnsi="宋体" w:eastAsia="宋体"/>
              </w:rPr>
              <w:t>ditActivity.html</w:t>
            </w:r>
          </w:p>
        </w:tc>
        <w:tc>
          <w:tcPr>
            <w:tcW w:w="4117" w:type="dxa"/>
          </w:tcPr>
          <w:p w14:paraId="6515A48D">
            <w:pPr>
              <w:spacing w:line="360" w:lineRule="auto"/>
              <w:rPr>
                <w:rFonts w:hint="eastAsia" w:ascii="宋体" w:hAnsi="宋体" w:eastAsia="宋体"/>
              </w:rPr>
            </w:pPr>
            <w:r>
              <w:rPr>
                <w:rFonts w:hint="eastAsia" w:ascii="宋体" w:hAnsi="宋体" w:eastAsia="宋体"/>
              </w:rPr>
              <w:t>编辑项目页面</w:t>
            </w:r>
          </w:p>
        </w:tc>
      </w:tr>
      <w:tr w14:paraId="411DD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38B7C816">
            <w:pPr>
              <w:spacing w:line="360" w:lineRule="auto"/>
              <w:rPr>
                <w:rFonts w:hint="eastAsia" w:ascii="宋体" w:hAnsi="宋体" w:eastAsia="宋体"/>
              </w:rPr>
            </w:pPr>
            <w:r>
              <w:rPr>
                <w:rFonts w:hint="eastAsia" w:ascii="宋体" w:hAnsi="宋体" w:eastAsia="宋体"/>
              </w:rPr>
              <w:t>E</w:t>
            </w:r>
            <w:r>
              <w:rPr>
                <w:rFonts w:ascii="宋体" w:hAnsi="宋体" w:eastAsia="宋体"/>
              </w:rPr>
              <w:t>ndActivity.html</w:t>
            </w:r>
          </w:p>
        </w:tc>
        <w:tc>
          <w:tcPr>
            <w:tcW w:w="4117" w:type="dxa"/>
          </w:tcPr>
          <w:p w14:paraId="7D83B759">
            <w:pPr>
              <w:spacing w:line="360" w:lineRule="auto"/>
              <w:rPr>
                <w:rFonts w:hint="eastAsia" w:ascii="宋体" w:hAnsi="宋体" w:eastAsia="宋体"/>
              </w:rPr>
            </w:pPr>
            <w:r>
              <w:rPr>
                <w:rFonts w:hint="eastAsia" w:ascii="宋体" w:hAnsi="宋体" w:eastAsia="宋体"/>
              </w:rPr>
              <w:t>删除项目页面</w:t>
            </w:r>
          </w:p>
        </w:tc>
      </w:tr>
      <w:tr w14:paraId="55F07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31AE5310">
            <w:pPr>
              <w:spacing w:line="360" w:lineRule="auto"/>
              <w:rPr>
                <w:rFonts w:hint="eastAsia" w:ascii="宋体" w:hAnsi="宋体" w:eastAsia="宋体"/>
              </w:rPr>
            </w:pPr>
            <w:r>
              <w:rPr>
                <w:rFonts w:hint="eastAsia" w:ascii="宋体" w:hAnsi="宋体" w:eastAsia="宋体"/>
              </w:rPr>
              <w:t>Search</w:t>
            </w:r>
            <w:r>
              <w:rPr>
                <w:rFonts w:ascii="宋体" w:hAnsi="宋体" w:eastAsia="宋体"/>
              </w:rPr>
              <w:t>Activity.html</w:t>
            </w:r>
          </w:p>
        </w:tc>
        <w:tc>
          <w:tcPr>
            <w:tcW w:w="4117" w:type="dxa"/>
          </w:tcPr>
          <w:p w14:paraId="07B56BAD">
            <w:pPr>
              <w:spacing w:line="360" w:lineRule="auto"/>
              <w:rPr>
                <w:rFonts w:hint="eastAsia" w:ascii="宋体" w:hAnsi="宋体" w:eastAsia="宋体"/>
              </w:rPr>
            </w:pPr>
            <w:r>
              <w:rPr>
                <w:rFonts w:hint="eastAsia" w:ascii="宋体" w:hAnsi="宋体" w:eastAsia="宋体"/>
              </w:rPr>
              <w:t>查找项目页面</w:t>
            </w:r>
          </w:p>
        </w:tc>
      </w:tr>
      <w:tr w14:paraId="7432A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1227AC">
            <w:pPr>
              <w:spacing w:line="360" w:lineRule="auto"/>
              <w:rPr>
                <w:rFonts w:hint="eastAsia" w:ascii="宋体" w:hAnsi="宋体" w:eastAsia="宋体"/>
              </w:rPr>
            </w:pPr>
            <w:r>
              <w:rPr>
                <w:rFonts w:hint="eastAsia" w:ascii="宋体" w:hAnsi="宋体" w:eastAsia="宋体"/>
              </w:rPr>
              <w:t>D</w:t>
            </w:r>
            <w:r>
              <w:rPr>
                <w:rFonts w:ascii="宋体" w:hAnsi="宋体" w:eastAsia="宋体"/>
              </w:rPr>
              <w:t>isplayActivity.html</w:t>
            </w:r>
          </w:p>
        </w:tc>
        <w:tc>
          <w:tcPr>
            <w:tcW w:w="0" w:type="auto"/>
          </w:tcPr>
          <w:p w14:paraId="0188B274">
            <w:pPr>
              <w:spacing w:line="360" w:lineRule="auto"/>
              <w:rPr>
                <w:rFonts w:hint="eastAsia" w:ascii="宋体" w:hAnsi="宋体" w:eastAsia="宋体"/>
              </w:rPr>
            </w:pPr>
            <w:r>
              <w:rPr>
                <w:rFonts w:hint="eastAsia" w:ascii="宋体" w:hAnsi="宋体" w:eastAsia="宋体"/>
              </w:rPr>
              <w:t>项目详情页面</w:t>
            </w:r>
          </w:p>
        </w:tc>
      </w:tr>
      <w:tr w14:paraId="2FD6E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F42457">
            <w:pPr>
              <w:spacing w:line="360" w:lineRule="auto"/>
              <w:rPr>
                <w:rFonts w:hint="eastAsia" w:ascii="宋体" w:hAnsi="宋体" w:eastAsia="宋体"/>
              </w:rPr>
            </w:pPr>
            <w:r>
              <w:rPr>
                <w:rFonts w:hint="eastAsia" w:ascii="宋体" w:hAnsi="宋体" w:eastAsia="宋体"/>
              </w:rPr>
              <w:t>InitConfirmActivity.html</w:t>
            </w:r>
          </w:p>
        </w:tc>
        <w:tc>
          <w:tcPr>
            <w:tcW w:w="0" w:type="auto"/>
          </w:tcPr>
          <w:p w14:paraId="6F231484">
            <w:pPr>
              <w:spacing w:line="360" w:lineRule="auto"/>
              <w:rPr>
                <w:rFonts w:hint="eastAsia" w:ascii="宋体" w:hAnsi="宋体" w:eastAsia="宋体"/>
              </w:rPr>
            </w:pPr>
            <w:r>
              <w:rPr>
                <w:rFonts w:hint="eastAsia" w:ascii="宋体" w:hAnsi="宋体" w:eastAsia="宋体"/>
              </w:rPr>
              <w:t>发起项目确认页面</w:t>
            </w:r>
          </w:p>
        </w:tc>
      </w:tr>
      <w:tr w14:paraId="2D026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BE7D1B">
            <w:pPr>
              <w:spacing w:line="360" w:lineRule="auto"/>
              <w:rPr>
                <w:rFonts w:hint="eastAsia" w:ascii="宋体" w:hAnsi="宋体" w:eastAsia="宋体"/>
              </w:rPr>
            </w:pPr>
            <w:r>
              <w:rPr>
                <w:rFonts w:hint="eastAsia" w:ascii="宋体" w:hAnsi="宋体" w:eastAsia="宋体"/>
              </w:rPr>
              <w:t>ConfirmActivity.html</w:t>
            </w:r>
          </w:p>
        </w:tc>
        <w:tc>
          <w:tcPr>
            <w:tcW w:w="0" w:type="auto"/>
          </w:tcPr>
          <w:p w14:paraId="1DD26F3E">
            <w:pPr>
              <w:spacing w:line="360" w:lineRule="auto"/>
              <w:rPr>
                <w:rFonts w:hint="eastAsia" w:ascii="宋体" w:hAnsi="宋体" w:eastAsia="宋体"/>
              </w:rPr>
            </w:pPr>
            <w:r>
              <w:rPr>
                <w:rFonts w:hint="eastAsia" w:ascii="宋体" w:hAnsi="宋体" w:eastAsia="宋体"/>
              </w:rPr>
              <w:t>参与者确认项目页面</w:t>
            </w:r>
          </w:p>
        </w:tc>
      </w:tr>
    </w:tbl>
    <w:p w14:paraId="5184C9A6">
      <w:pPr>
        <w:spacing w:line="360" w:lineRule="auto"/>
        <w:rPr>
          <w:rFonts w:hint="eastAsia" w:ascii="宋体" w:hAnsi="宋体" w:eastAsia="宋体"/>
        </w:rPr>
      </w:pPr>
      <w:r>
        <w:rPr>
          <w:rFonts w:ascii="宋体" w:hAnsi="宋体" w:eastAsia="宋体"/>
        </w:rPr>
        <w:t>事务层：</w:t>
      </w:r>
      <w:r>
        <w:rPr>
          <w:rFonts w:hint="eastAsia" w:ascii="宋体" w:hAnsi="宋体" w:eastAsia="宋体"/>
        </w:rPr>
        <w:t>Group</w:t>
      </w:r>
      <w:r>
        <w:rPr>
          <w:rFonts w:ascii="宋体" w:hAnsi="宋体" w:eastAsia="宋体"/>
        </w:rPr>
        <w:t xml:space="preserve">Activity.java </w:t>
      </w:r>
      <w:r>
        <w:rPr>
          <w:rFonts w:hint="eastAsia" w:ascii="宋体" w:hAnsi="宋体" w:eastAsia="宋体"/>
        </w:rPr>
        <w:t>团体项目类</w:t>
      </w:r>
    </w:p>
    <w:p w14:paraId="6E38BD0B">
      <w:pPr>
        <w:spacing w:line="360" w:lineRule="auto"/>
        <w:rPr>
          <w:rFonts w:hint="eastAsia" w:ascii="宋体" w:hAnsi="宋体" w:eastAsia="宋体"/>
        </w:rPr>
      </w:pPr>
      <w:r>
        <w:rPr>
          <w:rFonts w:ascii="宋体" w:hAnsi="宋体" w:eastAsia="宋体"/>
        </w:rPr>
        <w:t>数据层：</w:t>
      </w:r>
      <w:r>
        <w:rPr>
          <w:rFonts w:hint="eastAsia" w:ascii="宋体" w:hAnsi="宋体" w:eastAsia="宋体"/>
        </w:rPr>
        <w:t>Group</w:t>
      </w:r>
      <w:r>
        <w:rPr>
          <w:rFonts w:ascii="宋体" w:hAnsi="宋体" w:eastAsia="宋体"/>
        </w:rPr>
        <w:t xml:space="preserve">Activity.dat </w:t>
      </w:r>
      <w:r>
        <w:rPr>
          <w:rFonts w:hint="eastAsia" w:ascii="宋体" w:hAnsi="宋体" w:eastAsia="宋体"/>
        </w:rPr>
        <w:t>团体项目信息表</w:t>
      </w:r>
    </w:p>
    <w:p w14:paraId="11B943BD">
      <w:pPr>
        <w:tabs>
          <w:tab w:val="left" w:pos="896"/>
        </w:tabs>
        <w:rPr>
          <w:rFonts w:hint="eastAsia" w:ascii="宋体" w:hAnsi="宋体" w:eastAsia="宋体"/>
        </w:rPr>
      </w:pPr>
    </w:p>
    <w:p w14:paraId="0B685D24">
      <w:pPr>
        <w:pStyle w:val="5"/>
        <w:rPr>
          <w:rFonts w:hint="eastAsia" w:ascii="宋体" w:hAnsi="宋体"/>
          <w:szCs w:val="21"/>
        </w:rPr>
      </w:pPr>
      <w:r>
        <w:rPr>
          <w:rFonts w:ascii="宋体" w:hAnsi="宋体"/>
          <w:szCs w:val="21"/>
        </w:rPr>
        <w:t>4.4对</w:t>
      </w:r>
      <w:r>
        <w:rPr>
          <w:rFonts w:hint="eastAsia" w:ascii="宋体" w:hAnsi="宋体"/>
          <w:szCs w:val="21"/>
        </w:rPr>
        <w:t>ActivityMember</w:t>
      </w:r>
      <w:r>
        <w:rPr>
          <w:rFonts w:ascii="宋体" w:hAnsi="宋体"/>
          <w:szCs w:val="21"/>
        </w:rPr>
        <w:t>类的三层划分</w:t>
      </w:r>
    </w:p>
    <w:p w14:paraId="3DC9D963">
      <w:pPr>
        <w:spacing w:line="360" w:lineRule="auto"/>
        <w:rPr>
          <w:rFonts w:hint="eastAsia" w:ascii="宋体" w:hAnsi="宋体" w:eastAsia="宋体"/>
        </w:rPr>
      </w:pPr>
      <w:r>
        <w:rPr>
          <w:rFonts w:ascii="宋体" w:hAnsi="宋体" w:eastAsia="宋体"/>
        </w:rPr>
        <w:t>界面层：</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8"/>
        <w:gridCol w:w="3958"/>
      </w:tblGrid>
      <w:tr w14:paraId="6BE16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03A5845C">
            <w:pPr>
              <w:spacing w:line="360" w:lineRule="auto"/>
              <w:jc w:val="center"/>
              <w:rPr>
                <w:rFonts w:hint="eastAsia" w:ascii="宋体" w:hAnsi="宋体" w:eastAsia="宋体"/>
              </w:rPr>
            </w:pPr>
            <w:r>
              <w:rPr>
                <w:rFonts w:ascii="宋体" w:hAnsi="宋体" w:eastAsia="宋体"/>
              </w:rPr>
              <w:t>名称</w:t>
            </w:r>
          </w:p>
        </w:tc>
        <w:tc>
          <w:tcPr>
            <w:tcW w:w="3958" w:type="dxa"/>
          </w:tcPr>
          <w:p w14:paraId="7FD36548">
            <w:pPr>
              <w:spacing w:line="360" w:lineRule="auto"/>
              <w:jc w:val="center"/>
              <w:rPr>
                <w:rFonts w:hint="eastAsia" w:ascii="宋体" w:hAnsi="宋体" w:eastAsia="宋体"/>
              </w:rPr>
            </w:pPr>
            <w:r>
              <w:rPr>
                <w:rFonts w:ascii="宋体" w:hAnsi="宋体" w:eastAsia="宋体"/>
              </w:rPr>
              <w:t>描述</w:t>
            </w:r>
          </w:p>
        </w:tc>
      </w:tr>
      <w:tr w14:paraId="1906E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4229E27B">
            <w:pPr>
              <w:spacing w:line="360" w:lineRule="auto"/>
              <w:rPr>
                <w:rFonts w:hint="eastAsia" w:ascii="宋体" w:hAnsi="宋体" w:eastAsia="宋体"/>
              </w:rPr>
            </w:pPr>
            <w:r>
              <w:rPr>
                <w:rFonts w:hint="eastAsia" w:ascii="宋体" w:hAnsi="宋体" w:eastAsia="宋体"/>
              </w:rPr>
              <w:t>AddMember.html</w:t>
            </w:r>
          </w:p>
        </w:tc>
        <w:tc>
          <w:tcPr>
            <w:tcW w:w="3958" w:type="dxa"/>
          </w:tcPr>
          <w:p w14:paraId="5BE2709C">
            <w:pPr>
              <w:spacing w:line="360" w:lineRule="auto"/>
              <w:rPr>
                <w:rFonts w:hint="eastAsia" w:ascii="宋体" w:hAnsi="宋体" w:eastAsia="宋体"/>
              </w:rPr>
            </w:pPr>
            <w:r>
              <w:rPr>
                <w:rFonts w:hint="eastAsia" w:ascii="宋体" w:hAnsi="宋体" w:eastAsia="宋体"/>
              </w:rPr>
              <w:t>添加成员页面</w:t>
            </w:r>
          </w:p>
        </w:tc>
      </w:tr>
      <w:tr w14:paraId="3BA8D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39009988">
            <w:pPr>
              <w:spacing w:line="360" w:lineRule="auto"/>
              <w:rPr>
                <w:rFonts w:hint="eastAsia" w:ascii="宋体" w:hAnsi="宋体" w:eastAsia="宋体"/>
              </w:rPr>
            </w:pPr>
            <w:r>
              <w:rPr>
                <w:rFonts w:hint="eastAsia" w:ascii="宋体" w:hAnsi="宋体" w:eastAsia="宋体"/>
              </w:rPr>
              <w:t>SearchMember.html</w:t>
            </w:r>
          </w:p>
        </w:tc>
        <w:tc>
          <w:tcPr>
            <w:tcW w:w="3958" w:type="dxa"/>
          </w:tcPr>
          <w:p w14:paraId="670EBE56">
            <w:pPr>
              <w:spacing w:line="360" w:lineRule="auto"/>
              <w:rPr>
                <w:rFonts w:hint="eastAsia" w:ascii="宋体" w:hAnsi="宋体" w:eastAsia="宋体"/>
              </w:rPr>
            </w:pPr>
            <w:r>
              <w:rPr>
                <w:rFonts w:hint="eastAsia" w:ascii="宋体" w:hAnsi="宋体" w:eastAsia="宋体"/>
              </w:rPr>
              <w:t>查找成员页面</w:t>
            </w:r>
          </w:p>
        </w:tc>
      </w:tr>
      <w:tr w14:paraId="186C9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5678B578">
            <w:pPr>
              <w:spacing w:line="360" w:lineRule="auto"/>
              <w:rPr>
                <w:rFonts w:hint="eastAsia" w:ascii="宋体" w:hAnsi="宋体" w:eastAsia="宋体"/>
              </w:rPr>
            </w:pPr>
            <w:r>
              <w:rPr>
                <w:rFonts w:hint="eastAsia" w:ascii="宋体" w:hAnsi="宋体" w:eastAsia="宋体"/>
              </w:rPr>
              <w:t>RemoveMember.html</w:t>
            </w:r>
          </w:p>
        </w:tc>
        <w:tc>
          <w:tcPr>
            <w:tcW w:w="3958" w:type="dxa"/>
          </w:tcPr>
          <w:p w14:paraId="6FD6A45E">
            <w:pPr>
              <w:spacing w:line="360" w:lineRule="auto"/>
              <w:rPr>
                <w:rFonts w:hint="eastAsia" w:ascii="宋体" w:hAnsi="宋体" w:eastAsia="宋体"/>
              </w:rPr>
            </w:pPr>
            <w:r>
              <w:rPr>
                <w:rFonts w:hint="eastAsia" w:ascii="宋体" w:hAnsi="宋体" w:eastAsia="宋体"/>
              </w:rPr>
              <w:t>移除成员页面</w:t>
            </w:r>
          </w:p>
        </w:tc>
      </w:tr>
      <w:tr w14:paraId="03484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195A8CB1">
            <w:pPr>
              <w:spacing w:line="360" w:lineRule="auto"/>
              <w:rPr>
                <w:rFonts w:hint="eastAsia" w:ascii="宋体" w:hAnsi="宋体" w:eastAsia="宋体"/>
              </w:rPr>
            </w:pPr>
            <w:r>
              <w:rPr>
                <w:rFonts w:hint="eastAsia" w:ascii="宋体" w:hAnsi="宋体" w:eastAsia="宋体"/>
              </w:rPr>
              <w:t>ProcessWithdrawApplication.html</w:t>
            </w:r>
          </w:p>
        </w:tc>
        <w:tc>
          <w:tcPr>
            <w:tcW w:w="3958" w:type="dxa"/>
          </w:tcPr>
          <w:p w14:paraId="41D4297C">
            <w:pPr>
              <w:spacing w:line="360" w:lineRule="auto"/>
              <w:rPr>
                <w:rFonts w:hint="eastAsia" w:ascii="宋体" w:hAnsi="宋体" w:eastAsia="宋体"/>
              </w:rPr>
            </w:pPr>
            <w:r>
              <w:rPr>
                <w:rFonts w:hint="eastAsia" w:ascii="宋体" w:hAnsi="宋体" w:eastAsia="宋体"/>
              </w:rPr>
              <w:t>处理退出申请页面</w:t>
            </w:r>
          </w:p>
        </w:tc>
      </w:tr>
    </w:tbl>
    <w:p w14:paraId="063D5A5E">
      <w:pPr>
        <w:spacing w:line="360" w:lineRule="auto"/>
        <w:rPr>
          <w:rFonts w:hint="eastAsia" w:ascii="宋体" w:hAnsi="宋体" w:eastAsia="宋体"/>
        </w:rPr>
      </w:pPr>
      <w:r>
        <w:rPr>
          <w:rFonts w:ascii="宋体" w:hAnsi="宋体" w:eastAsia="宋体"/>
        </w:rPr>
        <w:t>事务层：</w:t>
      </w:r>
      <w:r>
        <w:rPr>
          <w:rFonts w:hint="eastAsia" w:ascii="宋体" w:hAnsi="宋体" w:eastAsia="宋体"/>
        </w:rPr>
        <w:t>ActivityMember</w:t>
      </w:r>
      <w:r>
        <w:rPr>
          <w:rFonts w:ascii="宋体" w:hAnsi="宋体" w:eastAsia="宋体"/>
        </w:rPr>
        <w:t xml:space="preserve">.java </w:t>
      </w:r>
      <w:r>
        <w:rPr>
          <w:rFonts w:hint="eastAsia" w:ascii="宋体" w:hAnsi="宋体" w:eastAsia="宋体"/>
        </w:rPr>
        <w:t>项目成员类</w:t>
      </w:r>
    </w:p>
    <w:p w14:paraId="7AC085D0">
      <w:pPr>
        <w:spacing w:line="360" w:lineRule="auto"/>
        <w:rPr>
          <w:rFonts w:hint="eastAsia" w:ascii="宋体" w:hAnsi="宋体" w:eastAsia="宋体"/>
        </w:rPr>
      </w:pPr>
      <w:r>
        <w:rPr>
          <w:rFonts w:ascii="宋体" w:hAnsi="宋体" w:eastAsia="宋体"/>
        </w:rPr>
        <w:t>数据层：</w:t>
      </w:r>
      <w:r>
        <w:rPr>
          <w:rFonts w:hint="eastAsia" w:ascii="宋体" w:hAnsi="宋体" w:eastAsia="宋体"/>
        </w:rPr>
        <w:t>ActivityMember</w:t>
      </w:r>
      <w:r>
        <w:rPr>
          <w:rFonts w:ascii="宋体" w:hAnsi="宋体" w:eastAsia="宋体"/>
        </w:rPr>
        <w:t xml:space="preserve">.dat </w:t>
      </w:r>
      <w:r>
        <w:rPr>
          <w:rFonts w:hint="eastAsia" w:ascii="宋体" w:hAnsi="宋体" w:eastAsia="宋体"/>
        </w:rPr>
        <w:t>项目成员信息表</w:t>
      </w:r>
    </w:p>
    <w:p w14:paraId="46DA8034">
      <w:pPr>
        <w:rPr>
          <w:rFonts w:hint="eastAsia" w:ascii="宋体" w:hAnsi="宋体" w:eastAsia="宋体"/>
        </w:rPr>
      </w:pPr>
    </w:p>
    <w:p w14:paraId="47751AFD">
      <w:pPr>
        <w:pStyle w:val="5"/>
        <w:rPr>
          <w:rFonts w:hint="eastAsia" w:ascii="宋体" w:hAnsi="宋体"/>
          <w:szCs w:val="21"/>
        </w:rPr>
      </w:pPr>
      <w:r>
        <w:rPr>
          <w:rFonts w:ascii="宋体" w:hAnsi="宋体"/>
          <w:szCs w:val="21"/>
        </w:rPr>
        <w:t>4.5对</w:t>
      </w:r>
      <w:r>
        <w:rPr>
          <w:rFonts w:hint="eastAsia" w:ascii="宋体" w:hAnsi="宋体"/>
          <w:szCs w:val="21"/>
        </w:rPr>
        <w:t>Collect</w:t>
      </w:r>
      <w:r>
        <w:rPr>
          <w:rFonts w:ascii="宋体" w:hAnsi="宋体"/>
          <w:szCs w:val="21"/>
        </w:rPr>
        <w:t>类的三层划分</w:t>
      </w:r>
    </w:p>
    <w:p w14:paraId="72993C6A">
      <w:pPr>
        <w:spacing w:line="360" w:lineRule="auto"/>
        <w:rPr>
          <w:rFonts w:hint="eastAsia" w:ascii="宋体" w:hAnsi="宋体" w:eastAsia="宋体"/>
        </w:rPr>
      </w:pPr>
      <w:r>
        <w:rPr>
          <w:rFonts w:hint="eastAsia" w:ascii="宋体" w:hAnsi="宋体" w:eastAsia="宋体"/>
        </w:rPr>
        <w:t>界面层：</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37F40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7BAFACE9">
            <w:pPr>
              <w:spacing w:line="360" w:lineRule="auto"/>
              <w:jc w:val="center"/>
              <w:rPr>
                <w:rFonts w:hint="eastAsia" w:ascii="宋体" w:hAnsi="宋体" w:eastAsia="宋体"/>
              </w:rPr>
            </w:pPr>
            <w:r>
              <w:rPr>
                <w:rFonts w:ascii="宋体" w:hAnsi="宋体" w:eastAsia="宋体"/>
              </w:rPr>
              <w:t>名称</w:t>
            </w:r>
          </w:p>
        </w:tc>
        <w:tc>
          <w:tcPr>
            <w:tcW w:w="4117" w:type="dxa"/>
          </w:tcPr>
          <w:p w14:paraId="1D8950F8">
            <w:pPr>
              <w:spacing w:line="360" w:lineRule="auto"/>
              <w:jc w:val="center"/>
              <w:rPr>
                <w:rFonts w:hint="eastAsia" w:ascii="宋体" w:hAnsi="宋体" w:eastAsia="宋体"/>
              </w:rPr>
            </w:pPr>
            <w:r>
              <w:rPr>
                <w:rFonts w:ascii="宋体" w:hAnsi="宋体" w:eastAsia="宋体"/>
              </w:rPr>
              <w:t>描述</w:t>
            </w:r>
          </w:p>
        </w:tc>
      </w:tr>
      <w:tr w14:paraId="1959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283D9A0D">
            <w:pPr>
              <w:spacing w:line="360" w:lineRule="auto"/>
              <w:rPr>
                <w:rFonts w:hint="eastAsia" w:ascii="宋体" w:hAnsi="宋体" w:eastAsia="宋体"/>
              </w:rPr>
            </w:pPr>
            <w:r>
              <w:rPr>
                <w:rFonts w:hint="eastAsia" w:ascii="宋体" w:hAnsi="宋体" w:eastAsia="宋体"/>
              </w:rPr>
              <w:t>InitSettlement.html</w:t>
            </w:r>
          </w:p>
        </w:tc>
        <w:tc>
          <w:tcPr>
            <w:tcW w:w="4117" w:type="dxa"/>
          </w:tcPr>
          <w:p w14:paraId="5E4BB485">
            <w:pPr>
              <w:spacing w:line="360" w:lineRule="auto"/>
              <w:rPr>
                <w:rFonts w:hint="eastAsia" w:ascii="宋体" w:hAnsi="宋体" w:eastAsia="宋体"/>
              </w:rPr>
            </w:pPr>
            <w:r>
              <w:rPr>
                <w:rFonts w:hint="eastAsia" w:ascii="宋体" w:hAnsi="宋体" w:eastAsia="宋体"/>
              </w:rPr>
              <w:t>发起结算页面</w:t>
            </w:r>
          </w:p>
        </w:tc>
      </w:tr>
      <w:tr w14:paraId="37A61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0F920E97">
            <w:pPr>
              <w:spacing w:line="360" w:lineRule="auto"/>
              <w:rPr>
                <w:rFonts w:hint="eastAsia" w:ascii="宋体" w:hAnsi="宋体" w:eastAsia="宋体"/>
              </w:rPr>
            </w:pPr>
            <w:r>
              <w:rPr>
                <w:rFonts w:hint="eastAsia" w:ascii="宋体" w:hAnsi="宋体" w:eastAsia="宋体"/>
              </w:rPr>
              <w:t>DisplaySettlement.html</w:t>
            </w:r>
          </w:p>
        </w:tc>
        <w:tc>
          <w:tcPr>
            <w:tcW w:w="4117" w:type="dxa"/>
          </w:tcPr>
          <w:p w14:paraId="7146793D">
            <w:pPr>
              <w:spacing w:line="360" w:lineRule="auto"/>
              <w:rPr>
                <w:rFonts w:hint="eastAsia" w:ascii="宋体" w:hAnsi="宋体" w:eastAsia="宋体"/>
              </w:rPr>
            </w:pPr>
            <w:r>
              <w:rPr>
                <w:rFonts w:hint="eastAsia" w:ascii="宋体" w:hAnsi="宋体" w:eastAsia="宋体"/>
              </w:rPr>
              <w:t>发起者查看收款情况页面</w:t>
            </w:r>
          </w:p>
        </w:tc>
      </w:tr>
    </w:tbl>
    <w:p w14:paraId="79C61AED">
      <w:pPr>
        <w:spacing w:line="360" w:lineRule="auto"/>
        <w:rPr>
          <w:rFonts w:hint="eastAsia" w:ascii="宋体" w:hAnsi="宋体" w:eastAsia="宋体"/>
        </w:rPr>
      </w:pPr>
      <w:r>
        <w:rPr>
          <w:rFonts w:ascii="宋体" w:hAnsi="宋体" w:eastAsia="宋体"/>
        </w:rPr>
        <w:t>事务层：</w:t>
      </w:r>
      <w:r>
        <w:rPr>
          <w:rFonts w:hint="eastAsia" w:ascii="宋体" w:hAnsi="宋体" w:eastAsia="宋体"/>
        </w:rPr>
        <w:t>Collect</w:t>
      </w:r>
      <w:r>
        <w:rPr>
          <w:rFonts w:ascii="宋体" w:hAnsi="宋体" w:eastAsia="宋体"/>
        </w:rPr>
        <w:t xml:space="preserve">.java </w:t>
      </w:r>
      <w:r>
        <w:rPr>
          <w:rFonts w:hint="eastAsia" w:ascii="宋体" w:hAnsi="宋体" w:eastAsia="宋体"/>
        </w:rPr>
        <w:t>收费管理类</w:t>
      </w:r>
    </w:p>
    <w:p w14:paraId="4003EF7B">
      <w:pPr>
        <w:spacing w:line="360" w:lineRule="auto"/>
        <w:rPr>
          <w:rFonts w:hint="eastAsia" w:ascii="宋体" w:hAnsi="宋体" w:eastAsia="宋体"/>
        </w:rPr>
      </w:pPr>
      <w:r>
        <w:rPr>
          <w:rFonts w:ascii="宋体" w:hAnsi="宋体" w:eastAsia="宋体"/>
        </w:rPr>
        <w:t>数据层：</w:t>
      </w:r>
      <w:r>
        <w:rPr>
          <w:rFonts w:hint="eastAsia" w:ascii="宋体" w:hAnsi="宋体" w:eastAsia="宋体"/>
        </w:rPr>
        <w:t>Collect</w:t>
      </w:r>
      <w:r>
        <w:rPr>
          <w:rFonts w:ascii="宋体" w:hAnsi="宋体" w:eastAsia="宋体"/>
        </w:rPr>
        <w:t xml:space="preserve">.dat </w:t>
      </w:r>
      <w:r>
        <w:rPr>
          <w:rFonts w:hint="eastAsia" w:ascii="宋体" w:hAnsi="宋体" w:eastAsia="宋体"/>
        </w:rPr>
        <w:t>收费信息表</w:t>
      </w:r>
    </w:p>
    <w:p w14:paraId="72072569">
      <w:pPr>
        <w:spacing w:line="360" w:lineRule="auto"/>
        <w:rPr>
          <w:rFonts w:hint="eastAsia" w:ascii="宋体" w:hAnsi="宋体" w:eastAsia="宋体"/>
        </w:rPr>
      </w:pPr>
    </w:p>
    <w:p w14:paraId="17332449">
      <w:pPr>
        <w:pStyle w:val="5"/>
        <w:rPr>
          <w:rFonts w:hint="eastAsia" w:ascii="宋体" w:hAnsi="宋体"/>
          <w:szCs w:val="21"/>
        </w:rPr>
      </w:pPr>
      <w:r>
        <w:rPr>
          <w:rFonts w:ascii="宋体" w:hAnsi="宋体"/>
          <w:szCs w:val="21"/>
        </w:rPr>
        <w:t>4.6对</w:t>
      </w:r>
      <w:r>
        <w:rPr>
          <w:rFonts w:hint="eastAsia" w:ascii="宋体" w:hAnsi="宋体"/>
          <w:szCs w:val="21"/>
        </w:rPr>
        <w:t>Pay</w:t>
      </w:r>
      <w:r>
        <w:rPr>
          <w:rFonts w:ascii="宋体" w:hAnsi="宋体"/>
          <w:szCs w:val="21"/>
        </w:rPr>
        <w:t>类的三层划分</w:t>
      </w:r>
    </w:p>
    <w:p w14:paraId="2003B0CE">
      <w:pPr>
        <w:spacing w:line="360" w:lineRule="auto"/>
        <w:rPr>
          <w:rFonts w:hint="eastAsia" w:ascii="宋体" w:hAnsi="宋体" w:eastAsia="宋体"/>
        </w:rPr>
      </w:pPr>
      <w:r>
        <w:rPr>
          <w:rFonts w:hint="eastAsia" w:ascii="宋体" w:hAnsi="宋体" w:eastAsia="宋体"/>
        </w:rPr>
        <w:t>界面层：</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3C8DF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48A28FB9">
            <w:pPr>
              <w:spacing w:line="360" w:lineRule="auto"/>
              <w:jc w:val="center"/>
              <w:rPr>
                <w:rFonts w:hint="eastAsia" w:ascii="宋体" w:hAnsi="宋体" w:eastAsia="宋体"/>
              </w:rPr>
            </w:pPr>
            <w:r>
              <w:rPr>
                <w:rFonts w:ascii="宋体" w:hAnsi="宋体" w:eastAsia="宋体"/>
              </w:rPr>
              <w:t>名称</w:t>
            </w:r>
          </w:p>
        </w:tc>
        <w:tc>
          <w:tcPr>
            <w:tcW w:w="4117" w:type="dxa"/>
          </w:tcPr>
          <w:p w14:paraId="1F709196">
            <w:pPr>
              <w:spacing w:line="360" w:lineRule="auto"/>
              <w:jc w:val="center"/>
              <w:rPr>
                <w:rFonts w:hint="eastAsia" w:ascii="宋体" w:hAnsi="宋体" w:eastAsia="宋体"/>
              </w:rPr>
            </w:pPr>
            <w:r>
              <w:rPr>
                <w:rFonts w:ascii="宋体" w:hAnsi="宋体" w:eastAsia="宋体"/>
              </w:rPr>
              <w:t>描述</w:t>
            </w:r>
          </w:p>
        </w:tc>
      </w:tr>
      <w:tr w14:paraId="75622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2D745B76">
            <w:pPr>
              <w:spacing w:line="360" w:lineRule="auto"/>
              <w:rPr>
                <w:rFonts w:hint="eastAsia" w:ascii="宋体" w:hAnsi="宋体" w:eastAsia="宋体"/>
              </w:rPr>
            </w:pPr>
            <w:r>
              <w:rPr>
                <w:rFonts w:hint="eastAsia" w:ascii="宋体" w:hAnsi="宋体" w:eastAsia="宋体"/>
              </w:rPr>
              <w:t>PaymentInformation.html</w:t>
            </w:r>
          </w:p>
        </w:tc>
        <w:tc>
          <w:tcPr>
            <w:tcW w:w="4117" w:type="dxa"/>
          </w:tcPr>
          <w:p w14:paraId="63E5790F">
            <w:pPr>
              <w:spacing w:line="360" w:lineRule="auto"/>
              <w:rPr>
                <w:rFonts w:hint="eastAsia" w:ascii="宋体" w:hAnsi="宋体" w:eastAsia="宋体"/>
              </w:rPr>
            </w:pPr>
            <w:r>
              <w:rPr>
                <w:rFonts w:hint="eastAsia" w:ascii="宋体" w:hAnsi="宋体" w:eastAsia="宋体"/>
              </w:rPr>
              <w:t>付款项目信息页面和付款备注页面</w:t>
            </w:r>
          </w:p>
        </w:tc>
      </w:tr>
      <w:tr w14:paraId="40F6E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50A51DB5">
            <w:pPr>
              <w:spacing w:line="360" w:lineRule="auto"/>
              <w:rPr>
                <w:rFonts w:hint="eastAsia" w:ascii="宋体" w:hAnsi="宋体" w:eastAsia="宋体"/>
              </w:rPr>
            </w:pPr>
            <w:r>
              <w:rPr>
                <w:rFonts w:hint="eastAsia" w:ascii="宋体" w:hAnsi="宋体" w:eastAsia="宋体"/>
              </w:rPr>
              <w:t>ChoosePaymentMethod.html</w:t>
            </w:r>
          </w:p>
        </w:tc>
        <w:tc>
          <w:tcPr>
            <w:tcW w:w="4117" w:type="dxa"/>
          </w:tcPr>
          <w:p w14:paraId="69717734">
            <w:pPr>
              <w:spacing w:line="360" w:lineRule="auto"/>
              <w:rPr>
                <w:rFonts w:hint="eastAsia" w:ascii="宋体" w:hAnsi="宋体" w:eastAsia="宋体"/>
              </w:rPr>
            </w:pPr>
            <w:r>
              <w:rPr>
                <w:rFonts w:hint="eastAsia" w:ascii="宋体" w:hAnsi="宋体" w:eastAsia="宋体"/>
              </w:rPr>
              <w:t>选择付款方式页面</w:t>
            </w:r>
          </w:p>
        </w:tc>
      </w:tr>
      <w:tr w14:paraId="510B3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5AF76ED6">
            <w:pPr>
              <w:spacing w:line="360" w:lineRule="auto"/>
              <w:rPr>
                <w:rFonts w:hint="eastAsia" w:ascii="宋体" w:hAnsi="宋体" w:eastAsia="宋体"/>
              </w:rPr>
            </w:pPr>
            <w:r>
              <w:rPr>
                <w:rFonts w:hint="eastAsia" w:ascii="宋体" w:hAnsi="宋体" w:eastAsia="宋体"/>
              </w:rPr>
              <w:t>ThirdPartPayment.html*</w:t>
            </w:r>
          </w:p>
        </w:tc>
        <w:tc>
          <w:tcPr>
            <w:tcW w:w="4117" w:type="dxa"/>
          </w:tcPr>
          <w:p w14:paraId="6163E9BF">
            <w:pPr>
              <w:spacing w:line="360" w:lineRule="auto"/>
              <w:rPr>
                <w:rFonts w:hint="eastAsia" w:ascii="宋体" w:hAnsi="宋体" w:eastAsia="宋体"/>
              </w:rPr>
            </w:pPr>
            <w:r>
              <w:rPr>
                <w:rFonts w:hint="eastAsia" w:ascii="宋体" w:hAnsi="宋体" w:eastAsia="宋体"/>
              </w:rPr>
              <w:t>第三方付款页面*</w:t>
            </w:r>
          </w:p>
        </w:tc>
      </w:tr>
      <w:tr w14:paraId="1A3E1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35F1C1F2">
            <w:pPr>
              <w:spacing w:line="360" w:lineRule="auto"/>
              <w:rPr>
                <w:rFonts w:hint="eastAsia" w:ascii="宋体" w:hAnsi="宋体" w:eastAsia="宋体"/>
              </w:rPr>
            </w:pPr>
            <w:r>
              <w:rPr>
                <w:rFonts w:hint="eastAsia" w:ascii="宋体" w:hAnsi="宋体" w:eastAsia="宋体"/>
              </w:rPr>
              <w:t>PaymentFinish.html</w:t>
            </w:r>
          </w:p>
        </w:tc>
        <w:tc>
          <w:tcPr>
            <w:tcW w:w="4117" w:type="dxa"/>
          </w:tcPr>
          <w:p w14:paraId="16AA319D">
            <w:pPr>
              <w:spacing w:line="360" w:lineRule="auto"/>
              <w:rPr>
                <w:rFonts w:hint="eastAsia" w:ascii="宋体" w:hAnsi="宋体" w:eastAsia="宋体"/>
              </w:rPr>
            </w:pPr>
            <w:r>
              <w:rPr>
                <w:rFonts w:hint="eastAsia" w:ascii="宋体" w:hAnsi="宋体" w:eastAsia="宋体"/>
              </w:rPr>
              <w:t>付款完成页面</w:t>
            </w:r>
          </w:p>
        </w:tc>
      </w:tr>
      <w:tr w14:paraId="46EB4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203" w:author="Love Maths [2]" w:date="2025-11-27T15:27:18Z"/>
        </w:trPr>
        <w:tc>
          <w:tcPr>
            <w:tcW w:w="4179" w:type="dxa"/>
          </w:tcPr>
          <w:p w14:paraId="5C4DB4BF">
            <w:pPr>
              <w:spacing w:line="360" w:lineRule="auto"/>
              <w:rPr>
                <w:del w:id="204" w:author="Love Maths [2]" w:date="2025-11-27T15:27:18Z"/>
                <w:rFonts w:hint="eastAsia" w:ascii="宋体" w:hAnsi="宋体" w:eastAsia="宋体"/>
              </w:rPr>
            </w:pPr>
          </w:p>
        </w:tc>
        <w:tc>
          <w:tcPr>
            <w:tcW w:w="4117" w:type="dxa"/>
          </w:tcPr>
          <w:p w14:paraId="2C1BF0A2">
            <w:pPr>
              <w:spacing w:line="360" w:lineRule="auto"/>
              <w:rPr>
                <w:del w:id="205" w:author="Love Maths [2]" w:date="2025-11-27T15:27:18Z"/>
                <w:rFonts w:hint="eastAsia" w:ascii="宋体" w:hAnsi="宋体" w:eastAsia="宋体"/>
              </w:rPr>
            </w:pPr>
          </w:p>
        </w:tc>
      </w:tr>
    </w:tbl>
    <w:p w14:paraId="4B8C3318">
      <w:pPr>
        <w:spacing w:line="360" w:lineRule="auto"/>
        <w:rPr>
          <w:rFonts w:hint="eastAsia" w:ascii="宋体" w:hAnsi="宋体" w:eastAsia="宋体"/>
        </w:rPr>
      </w:pPr>
      <w:r>
        <w:rPr>
          <w:rFonts w:ascii="宋体" w:hAnsi="宋体" w:eastAsia="宋体"/>
        </w:rPr>
        <w:t>事务层：</w:t>
      </w:r>
      <w:r>
        <w:rPr>
          <w:rFonts w:hint="eastAsia" w:ascii="宋体" w:hAnsi="宋体" w:eastAsia="宋体"/>
        </w:rPr>
        <w:t>Pay.</w:t>
      </w:r>
      <w:r>
        <w:rPr>
          <w:rFonts w:ascii="宋体" w:hAnsi="宋体" w:eastAsia="宋体"/>
        </w:rPr>
        <w:t xml:space="preserve">java </w:t>
      </w:r>
      <w:r>
        <w:rPr>
          <w:rFonts w:hint="eastAsia" w:ascii="宋体" w:hAnsi="宋体" w:eastAsia="宋体"/>
        </w:rPr>
        <w:t>支付类</w:t>
      </w:r>
    </w:p>
    <w:p w14:paraId="5C91023F">
      <w:pPr>
        <w:spacing w:line="360" w:lineRule="auto"/>
        <w:rPr>
          <w:rFonts w:hint="eastAsia" w:ascii="宋体" w:hAnsi="宋体" w:eastAsia="宋体"/>
        </w:rPr>
      </w:pPr>
      <w:r>
        <w:rPr>
          <w:rFonts w:ascii="宋体" w:hAnsi="宋体" w:eastAsia="宋体"/>
        </w:rPr>
        <w:t>数据层：</w:t>
      </w:r>
      <w:r>
        <w:rPr>
          <w:rFonts w:hint="eastAsia" w:ascii="宋体" w:hAnsi="宋体" w:eastAsia="宋体"/>
        </w:rPr>
        <w:t>Pay</w:t>
      </w:r>
      <w:r>
        <w:rPr>
          <w:rFonts w:ascii="宋体" w:hAnsi="宋体" w:eastAsia="宋体"/>
        </w:rPr>
        <w:t xml:space="preserve">.dat </w:t>
      </w:r>
      <w:r>
        <w:rPr>
          <w:rFonts w:hint="eastAsia" w:ascii="宋体" w:hAnsi="宋体" w:eastAsia="宋体"/>
        </w:rPr>
        <w:t>支付信息表</w:t>
      </w:r>
    </w:p>
    <w:p w14:paraId="4210259F">
      <w:pPr>
        <w:spacing w:line="360" w:lineRule="auto"/>
        <w:rPr>
          <w:rFonts w:hint="eastAsia" w:ascii="宋体" w:hAnsi="宋体" w:eastAsia="宋体"/>
        </w:rPr>
      </w:pPr>
    </w:p>
    <w:p w14:paraId="00800C79">
      <w:pPr>
        <w:spacing w:line="360" w:lineRule="auto"/>
        <w:rPr>
          <w:rFonts w:hint="eastAsia" w:ascii="宋体" w:hAnsi="宋体" w:eastAsia="宋体"/>
        </w:rPr>
      </w:pPr>
      <w:r>
        <w:rPr>
          <w:rFonts w:hint="eastAsia" w:ascii="宋体" w:hAnsi="宋体" w:eastAsia="宋体"/>
        </w:rPr>
        <w:t>注：带*的页面只要做接口，无需画页面</w:t>
      </w:r>
    </w:p>
    <w:p w14:paraId="4B6B2AEA">
      <w:pPr>
        <w:pStyle w:val="5"/>
        <w:rPr>
          <w:rFonts w:hint="eastAsia" w:ascii="宋体" w:hAnsi="宋体"/>
          <w:szCs w:val="21"/>
        </w:rPr>
      </w:pPr>
      <w:r>
        <w:rPr>
          <w:rFonts w:ascii="宋体" w:hAnsi="宋体"/>
          <w:szCs w:val="21"/>
        </w:rPr>
        <w:t>4.7对</w:t>
      </w:r>
      <w:r>
        <w:rPr>
          <w:rFonts w:hint="eastAsia" w:ascii="宋体" w:hAnsi="宋体"/>
          <w:szCs w:val="21"/>
        </w:rPr>
        <w:t>Report</w:t>
      </w:r>
      <w:r>
        <w:rPr>
          <w:rFonts w:ascii="宋体" w:hAnsi="宋体"/>
          <w:szCs w:val="21"/>
        </w:rPr>
        <w:t>类的三层划分</w:t>
      </w:r>
    </w:p>
    <w:p w14:paraId="695A2C3F">
      <w:pPr>
        <w:spacing w:line="360" w:lineRule="auto"/>
        <w:rPr>
          <w:rFonts w:hint="eastAsia" w:ascii="宋体" w:hAnsi="宋体" w:eastAsia="宋体"/>
        </w:rPr>
      </w:pPr>
      <w:r>
        <w:rPr>
          <w:rFonts w:hint="eastAsia" w:ascii="宋体" w:hAnsi="宋体" w:eastAsia="宋体"/>
        </w:rPr>
        <w:t>界面层：</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48876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43605F01">
            <w:pPr>
              <w:spacing w:line="360" w:lineRule="auto"/>
              <w:jc w:val="center"/>
              <w:rPr>
                <w:rFonts w:hint="eastAsia" w:ascii="宋体" w:hAnsi="宋体" w:eastAsia="宋体"/>
              </w:rPr>
            </w:pPr>
            <w:r>
              <w:rPr>
                <w:rFonts w:ascii="宋体" w:hAnsi="宋体" w:eastAsia="宋体"/>
              </w:rPr>
              <w:t>名称</w:t>
            </w:r>
          </w:p>
        </w:tc>
        <w:tc>
          <w:tcPr>
            <w:tcW w:w="4117" w:type="dxa"/>
          </w:tcPr>
          <w:p w14:paraId="63297557">
            <w:pPr>
              <w:spacing w:line="360" w:lineRule="auto"/>
              <w:jc w:val="center"/>
              <w:rPr>
                <w:rFonts w:hint="eastAsia" w:ascii="宋体" w:hAnsi="宋体" w:eastAsia="宋体"/>
              </w:rPr>
            </w:pPr>
            <w:r>
              <w:rPr>
                <w:rFonts w:ascii="宋体" w:hAnsi="宋体" w:eastAsia="宋体"/>
              </w:rPr>
              <w:t>描述</w:t>
            </w:r>
          </w:p>
        </w:tc>
      </w:tr>
      <w:tr w14:paraId="5F46B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0E336EEF">
            <w:pPr>
              <w:spacing w:line="360" w:lineRule="auto"/>
              <w:rPr>
                <w:rFonts w:hint="eastAsia" w:ascii="宋体" w:hAnsi="宋体" w:eastAsia="宋体"/>
              </w:rPr>
            </w:pPr>
            <w:r>
              <w:rPr>
                <w:rFonts w:hint="eastAsia" w:ascii="宋体" w:hAnsi="宋体" w:eastAsia="宋体"/>
              </w:rPr>
              <w:t>FillReportInformation.html</w:t>
            </w:r>
          </w:p>
        </w:tc>
        <w:tc>
          <w:tcPr>
            <w:tcW w:w="4117" w:type="dxa"/>
          </w:tcPr>
          <w:p w14:paraId="6633761A">
            <w:pPr>
              <w:spacing w:line="360" w:lineRule="auto"/>
              <w:rPr>
                <w:rFonts w:hint="eastAsia" w:ascii="宋体" w:hAnsi="宋体" w:eastAsia="宋体"/>
              </w:rPr>
            </w:pPr>
            <w:r>
              <w:rPr>
                <w:rFonts w:hint="eastAsia" w:ascii="宋体" w:hAnsi="宋体" w:eastAsia="宋体"/>
              </w:rPr>
              <w:t>填写举报信息页面</w:t>
            </w:r>
          </w:p>
        </w:tc>
      </w:tr>
      <w:tr w14:paraId="7B810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tcPr>
          <w:p w14:paraId="36964274">
            <w:pPr>
              <w:spacing w:line="360" w:lineRule="auto"/>
              <w:rPr>
                <w:rFonts w:hint="eastAsia" w:ascii="宋体" w:hAnsi="宋体" w:eastAsia="宋体"/>
              </w:rPr>
            </w:pPr>
            <w:r>
              <w:rPr>
                <w:rFonts w:hint="eastAsia" w:ascii="宋体" w:hAnsi="宋体" w:eastAsia="宋体"/>
              </w:rPr>
              <w:t>CancelReport</w:t>
            </w:r>
            <w:r>
              <w:rPr>
                <w:rFonts w:ascii="宋体" w:hAnsi="宋体" w:eastAsia="宋体"/>
              </w:rPr>
              <w:t>.html</w:t>
            </w:r>
          </w:p>
        </w:tc>
        <w:tc>
          <w:tcPr>
            <w:tcW w:w="4117" w:type="dxa"/>
          </w:tcPr>
          <w:p w14:paraId="3D803BC0">
            <w:pPr>
              <w:spacing w:line="360" w:lineRule="auto"/>
              <w:rPr>
                <w:rFonts w:hint="eastAsia" w:ascii="宋体" w:hAnsi="宋体" w:eastAsia="宋体"/>
              </w:rPr>
            </w:pPr>
            <w:r>
              <w:rPr>
                <w:rFonts w:hint="eastAsia" w:ascii="宋体" w:hAnsi="宋体" w:eastAsia="宋体"/>
              </w:rPr>
              <w:t>撤销举报页面</w:t>
            </w:r>
          </w:p>
        </w:tc>
      </w:tr>
      <w:tr w14:paraId="2EFEE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tcPr>
          <w:p w14:paraId="1FCC1788">
            <w:pPr>
              <w:spacing w:line="360" w:lineRule="auto"/>
              <w:rPr>
                <w:rFonts w:hint="eastAsia" w:ascii="宋体" w:hAnsi="宋体" w:eastAsia="宋体"/>
              </w:rPr>
            </w:pPr>
            <w:bookmarkStart w:id="17" w:name="_GoBack"/>
            <w:r>
              <w:rPr>
                <w:rFonts w:hint="eastAsia" w:ascii="宋体" w:hAnsi="宋体" w:eastAsia="宋体"/>
              </w:rPr>
              <w:t>DisplayReportStatus.html</w:t>
            </w:r>
            <w:bookmarkEnd w:id="17"/>
          </w:p>
        </w:tc>
        <w:tc>
          <w:tcPr>
            <w:tcW w:w="4117" w:type="dxa"/>
          </w:tcPr>
          <w:p w14:paraId="73AF8143">
            <w:pPr>
              <w:spacing w:line="360" w:lineRule="auto"/>
              <w:rPr>
                <w:rFonts w:hint="eastAsia" w:ascii="宋体" w:hAnsi="宋体" w:eastAsia="宋体"/>
              </w:rPr>
            </w:pPr>
            <w:r>
              <w:rPr>
                <w:rFonts w:hint="eastAsia" w:ascii="宋体" w:hAnsi="宋体" w:eastAsia="宋体"/>
              </w:rPr>
              <w:t>查看举报状态页面</w:t>
            </w:r>
          </w:p>
        </w:tc>
      </w:tr>
    </w:tbl>
    <w:p w14:paraId="039B361B">
      <w:pPr>
        <w:spacing w:line="360" w:lineRule="auto"/>
        <w:rPr>
          <w:rFonts w:hint="eastAsia" w:ascii="宋体" w:hAnsi="宋体" w:eastAsia="宋体"/>
        </w:rPr>
      </w:pPr>
      <w:r>
        <w:rPr>
          <w:rFonts w:ascii="宋体" w:hAnsi="宋体" w:eastAsia="宋体"/>
        </w:rPr>
        <w:t>事务层：</w:t>
      </w:r>
      <w:r>
        <w:rPr>
          <w:rFonts w:hint="eastAsia" w:ascii="宋体" w:hAnsi="宋体" w:eastAsia="宋体"/>
        </w:rPr>
        <w:t>Report.</w:t>
      </w:r>
      <w:r>
        <w:rPr>
          <w:rFonts w:ascii="宋体" w:hAnsi="宋体" w:eastAsia="宋体"/>
        </w:rPr>
        <w:t xml:space="preserve">java </w:t>
      </w:r>
      <w:r>
        <w:rPr>
          <w:rFonts w:hint="eastAsia" w:ascii="宋体" w:hAnsi="宋体" w:eastAsia="宋体"/>
        </w:rPr>
        <w:t>举报类</w:t>
      </w:r>
    </w:p>
    <w:p w14:paraId="747769CB">
      <w:pPr>
        <w:spacing w:line="360" w:lineRule="auto"/>
        <w:rPr>
          <w:rFonts w:hint="eastAsia" w:ascii="宋体" w:hAnsi="宋体" w:eastAsia="宋体"/>
        </w:rPr>
      </w:pPr>
      <w:r>
        <w:rPr>
          <w:rFonts w:ascii="宋体" w:hAnsi="宋体" w:eastAsia="宋体"/>
        </w:rPr>
        <w:t>数据层：</w:t>
      </w:r>
      <w:r>
        <w:rPr>
          <w:rFonts w:hint="eastAsia" w:ascii="宋体" w:hAnsi="宋体" w:eastAsia="宋体"/>
        </w:rPr>
        <w:t>Report</w:t>
      </w:r>
      <w:r>
        <w:rPr>
          <w:rFonts w:ascii="宋体" w:hAnsi="宋体" w:eastAsia="宋体"/>
        </w:rPr>
        <w:t xml:space="preserve">.dat </w:t>
      </w:r>
      <w:r>
        <w:rPr>
          <w:rFonts w:hint="eastAsia" w:ascii="宋体" w:hAnsi="宋体" w:eastAsia="宋体"/>
        </w:rPr>
        <w:t>举报信息表</w:t>
      </w:r>
    </w:p>
    <w:p w14:paraId="24229599">
      <w:pPr>
        <w:spacing w:line="360" w:lineRule="auto"/>
        <w:rPr>
          <w:rFonts w:hint="eastAsia" w:ascii="宋体" w:hAnsi="宋体" w:eastAsia="宋体"/>
        </w:rPr>
      </w:pPr>
    </w:p>
    <w:p w14:paraId="1D464E3A">
      <w:pPr>
        <w:spacing w:line="360" w:lineRule="auto"/>
        <w:rPr>
          <w:rFonts w:hint="eastAsia" w:ascii="宋体" w:hAnsi="宋体" w:eastAsia="宋体"/>
        </w:rPr>
      </w:pPr>
    </w:p>
    <w:p w14:paraId="2D33D991">
      <w:pPr>
        <w:pStyle w:val="2"/>
        <w:rPr>
          <w:rFonts w:hint="eastAsia" w:ascii="华文中宋" w:hAnsi="华文中宋" w:eastAsia="华文中宋"/>
          <w:sz w:val="32"/>
          <w:szCs w:val="32"/>
        </w:rPr>
      </w:pPr>
      <w:bookmarkStart w:id="14" w:name="_Toc149848667"/>
      <w:r>
        <w:rPr>
          <w:rFonts w:hint="eastAsia" w:ascii="华文中宋" w:hAnsi="华文中宋" w:eastAsia="华文中宋"/>
          <w:sz w:val="32"/>
          <w:szCs w:val="32"/>
        </w:rPr>
        <w:t>三、系统行为模型</w:t>
      </w:r>
      <w:bookmarkEnd w:id="14"/>
    </w:p>
    <w:p w14:paraId="392E68FE">
      <w:pPr>
        <w:pStyle w:val="3"/>
      </w:pPr>
      <w:bookmarkStart w:id="15" w:name="_Toc149848668"/>
      <w:r>
        <w:rPr>
          <w:rFonts w:hint="eastAsia"/>
        </w:rPr>
        <w:t>1、交互模型</w:t>
      </w:r>
      <w:bookmarkEnd w:id="15"/>
    </w:p>
    <w:p w14:paraId="447E9F88">
      <w:pPr>
        <w:pStyle w:val="5"/>
        <w:rPr>
          <w:rFonts w:hint="eastAsia" w:ascii="宋体" w:hAnsi="宋体"/>
          <w:szCs w:val="21"/>
        </w:rPr>
      </w:pPr>
      <w:r>
        <w:rPr>
          <w:rFonts w:hint="eastAsia" w:ascii="宋体" w:hAnsi="宋体"/>
          <w:szCs w:val="21"/>
        </w:rPr>
        <w:t>1</w:t>
      </w:r>
      <w:r>
        <w:rPr>
          <w:rFonts w:ascii="宋体" w:hAnsi="宋体"/>
          <w:szCs w:val="21"/>
        </w:rPr>
        <w:t xml:space="preserve">.1 </w:t>
      </w:r>
      <w:r>
        <w:rPr>
          <w:rFonts w:hint="eastAsia" w:ascii="宋体" w:hAnsi="宋体"/>
          <w:szCs w:val="21"/>
        </w:rPr>
        <w:t>用户登录顺序图</w:t>
      </w:r>
    </w:p>
    <w:p w14:paraId="48BAF448">
      <w:r>
        <w:drawing>
          <wp:inline distT="0" distB="0" distL="0" distR="0">
            <wp:extent cx="5509260" cy="3092450"/>
            <wp:effectExtent l="0" t="0" r="0" b="0"/>
            <wp:docPr id="1154448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48149" name="图片 1"/>
                    <pic:cNvPicPr>
                      <a:picLocks noChangeAspect="1" noChangeArrowheads="1"/>
                    </pic:cNvPicPr>
                  </pic:nvPicPr>
                  <pic:blipFill>
                    <a:blip r:embed="rId9">
                      <a:extLst>
                        <a:ext uri="{28A0092B-C50C-407E-A947-70E740481C1C}">
                          <a14:useLocalDpi xmlns:a14="http://schemas.microsoft.com/office/drawing/2010/main" val="0"/>
                        </a:ext>
                      </a:extLst>
                    </a:blip>
                    <a:srcRect r="32218" b="36622"/>
                    <a:stretch>
                      <a:fillRect/>
                    </a:stretch>
                  </pic:blipFill>
                  <pic:spPr>
                    <a:xfrm>
                      <a:off x="0" y="0"/>
                      <a:ext cx="5527566" cy="3102507"/>
                    </a:xfrm>
                    <a:prstGeom prst="rect">
                      <a:avLst/>
                    </a:prstGeom>
                    <a:noFill/>
                    <a:ln>
                      <a:noFill/>
                    </a:ln>
                  </pic:spPr>
                </pic:pic>
              </a:graphicData>
            </a:graphic>
          </wp:inline>
        </w:drawing>
      </w:r>
    </w:p>
    <w:p w14:paraId="473A39C2">
      <w:pPr>
        <w:pStyle w:val="5"/>
        <w:rPr>
          <w:rFonts w:hint="eastAsia" w:ascii="宋体" w:hAnsi="宋体"/>
          <w:szCs w:val="21"/>
        </w:rPr>
      </w:pPr>
      <w:r>
        <w:rPr>
          <w:rFonts w:ascii="宋体" w:hAnsi="宋体"/>
          <w:szCs w:val="21"/>
        </w:rPr>
        <w:t>1.</w:t>
      </w:r>
      <w:r>
        <w:rPr>
          <w:rFonts w:hint="eastAsia" w:ascii="宋体" w:hAnsi="宋体"/>
          <w:szCs w:val="21"/>
        </w:rPr>
        <w:t>2</w:t>
      </w:r>
      <w:r>
        <w:rPr>
          <w:rFonts w:ascii="宋体" w:hAnsi="宋体"/>
          <w:szCs w:val="21"/>
        </w:rPr>
        <w:t xml:space="preserve"> </w:t>
      </w:r>
      <w:r>
        <w:rPr>
          <w:rFonts w:hint="eastAsia" w:ascii="宋体" w:hAnsi="宋体"/>
          <w:szCs w:val="21"/>
        </w:rPr>
        <w:t>用户注册顺序图</w:t>
      </w:r>
    </w:p>
    <w:p w14:paraId="1FC6ABE2">
      <w:r>
        <w:drawing>
          <wp:inline distT="0" distB="0" distL="0" distR="0">
            <wp:extent cx="5584825" cy="2908300"/>
            <wp:effectExtent l="0" t="0" r="0" b="0"/>
            <wp:docPr id="514111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11467" name="图片 1"/>
                    <pic:cNvPicPr>
                      <a:picLocks noChangeAspect="1" noChangeArrowheads="1"/>
                    </pic:cNvPicPr>
                  </pic:nvPicPr>
                  <pic:blipFill>
                    <a:blip r:embed="rId10">
                      <a:extLst>
                        <a:ext uri="{28A0092B-C50C-407E-A947-70E740481C1C}">
                          <a14:useLocalDpi xmlns:a14="http://schemas.microsoft.com/office/drawing/2010/main" val="0"/>
                        </a:ext>
                      </a:extLst>
                    </a:blip>
                    <a:srcRect r="33181" b="37256"/>
                    <a:stretch>
                      <a:fillRect/>
                    </a:stretch>
                  </pic:blipFill>
                  <pic:spPr>
                    <a:xfrm>
                      <a:off x="0" y="0"/>
                      <a:ext cx="5594861" cy="2913360"/>
                    </a:xfrm>
                    <a:prstGeom prst="rect">
                      <a:avLst/>
                    </a:prstGeom>
                    <a:noFill/>
                    <a:ln>
                      <a:noFill/>
                    </a:ln>
                  </pic:spPr>
                </pic:pic>
              </a:graphicData>
            </a:graphic>
          </wp:inline>
        </w:drawing>
      </w:r>
    </w:p>
    <w:p w14:paraId="23BCBFDD">
      <w:pPr>
        <w:pStyle w:val="5"/>
        <w:rPr>
          <w:rFonts w:hint="eastAsia" w:ascii="宋体" w:hAnsi="宋体"/>
          <w:szCs w:val="21"/>
        </w:rPr>
      </w:pPr>
      <w:r>
        <w:rPr>
          <w:rFonts w:ascii="宋体" w:hAnsi="宋体"/>
          <w:szCs w:val="21"/>
        </w:rPr>
        <w:t>1.</w:t>
      </w:r>
      <w:r>
        <w:rPr>
          <w:rFonts w:hint="eastAsia" w:ascii="宋体" w:hAnsi="宋体"/>
          <w:szCs w:val="21"/>
        </w:rPr>
        <w:t>3</w:t>
      </w:r>
      <w:r>
        <w:rPr>
          <w:rFonts w:ascii="宋体" w:hAnsi="宋体"/>
          <w:szCs w:val="21"/>
        </w:rPr>
        <w:t xml:space="preserve"> </w:t>
      </w:r>
      <w:r>
        <w:rPr>
          <w:rFonts w:hint="eastAsia" w:ascii="宋体" w:hAnsi="宋体"/>
          <w:szCs w:val="21"/>
        </w:rPr>
        <w:t>修改用户信息顺序图</w:t>
      </w:r>
    </w:p>
    <w:p w14:paraId="1B19550F">
      <w:r>
        <w:drawing>
          <wp:inline distT="0" distB="0" distL="0" distR="0">
            <wp:extent cx="5314950" cy="3143250"/>
            <wp:effectExtent l="0" t="0" r="0" b="0"/>
            <wp:docPr id="9249338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33800" name="图片 2"/>
                    <pic:cNvPicPr>
                      <a:picLocks noChangeAspect="1" noChangeArrowheads="1"/>
                    </pic:cNvPicPr>
                  </pic:nvPicPr>
                  <pic:blipFill>
                    <a:blip r:embed="rId11">
                      <a:extLst>
                        <a:ext uri="{28A0092B-C50C-407E-A947-70E740481C1C}">
                          <a14:useLocalDpi xmlns:a14="http://schemas.microsoft.com/office/drawing/2010/main" val="0"/>
                        </a:ext>
                      </a:extLst>
                    </a:blip>
                    <a:srcRect r="32820" b="36963"/>
                    <a:stretch>
                      <a:fillRect/>
                    </a:stretch>
                  </pic:blipFill>
                  <pic:spPr>
                    <a:xfrm>
                      <a:off x="0" y="0"/>
                      <a:ext cx="5318678" cy="3145455"/>
                    </a:xfrm>
                    <a:prstGeom prst="rect">
                      <a:avLst/>
                    </a:prstGeom>
                    <a:noFill/>
                    <a:ln>
                      <a:noFill/>
                    </a:ln>
                  </pic:spPr>
                </pic:pic>
              </a:graphicData>
            </a:graphic>
          </wp:inline>
        </w:drawing>
      </w:r>
    </w:p>
    <w:p w14:paraId="35E0D6C6">
      <w:pPr>
        <w:pStyle w:val="5"/>
        <w:rPr>
          <w:rFonts w:hint="eastAsia" w:ascii="宋体" w:hAnsi="宋体"/>
          <w:szCs w:val="21"/>
        </w:rPr>
      </w:pPr>
      <w:r>
        <w:rPr>
          <w:rFonts w:ascii="宋体" w:hAnsi="宋体"/>
          <w:szCs w:val="21"/>
        </w:rPr>
        <w:t>1.</w:t>
      </w:r>
      <w:r>
        <w:rPr>
          <w:rFonts w:hint="eastAsia" w:ascii="宋体" w:hAnsi="宋体"/>
          <w:szCs w:val="21"/>
        </w:rPr>
        <w:t>4</w:t>
      </w:r>
      <w:r>
        <w:rPr>
          <w:rFonts w:ascii="宋体" w:hAnsi="宋体"/>
          <w:szCs w:val="21"/>
        </w:rPr>
        <w:t xml:space="preserve"> </w:t>
      </w:r>
      <w:r>
        <w:rPr>
          <w:rFonts w:hint="eastAsia" w:ascii="宋体" w:hAnsi="宋体"/>
          <w:szCs w:val="21"/>
        </w:rPr>
        <w:t>注销账号顺序图</w:t>
      </w:r>
    </w:p>
    <w:p w14:paraId="0D9C37DC">
      <w:r>
        <w:drawing>
          <wp:inline distT="0" distB="0" distL="0" distR="0">
            <wp:extent cx="5396865" cy="2813050"/>
            <wp:effectExtent l="0" t="0" r="0" b="0"/>
            <wp:docPr id="6969164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16479" name="图片 3"/>
                    <pic:cNvPicPr>
                      <a:picLocks noChangeAspect="1" noChangeArrowheads="1"/>
                    </pic:cNvPicPr>
                  </pic:nvPicPr>
                  <pic:blipFill>
                    <a:blip r:embed="rId12">
                      <a:extLst>
                        <a:ext uri="{28A0092B-C50C-407E-A947-70E740481C1C}">
                          <a14:useLocalDpi xmlns:a14="http://schemas.microsoft.com/office/drawing/2010/main" val="0"/>
                        </a:ext>
                      </a:extLst>
                    </a:blip>
                    <a:srcRect r="34626" b="39088"/>
                    <a:stretch>
                      <a:fillRect/>
                    </a:stretch>
                  </pic:blipFill>
                  <pic:spPr>
                    <a:xfrm>
                      <a:off x="0" y="0"/>
                      <a:ext cx="5401616" cy="2815207"/>
                    </a:xfrm>
                    <a:prstGeom prst="rect">
                      <a:avLst/>
                    </a:prstGeom>
                    <a:noFill/>
                    <a:ln>
                      <a:noFill/>
                    </a:ln>
                  </pic:spPr>
                </pic:pic>
              </a:graphicData>
            </a:graphic>
          </wp:inline>
        </w:drawing>
      </w:r>
    </w:p>
    <w:p w14:paraId="3D17A2CD">
      <w:pPr>
        <w:pStyle w:val="5"/>
        <w:rPr>
          <w:rFonts w:hint="eastAsia" w:ascii="宋体" w:hAnsi="宋体"/>
          <w:szCs w:val="21"/>
        </w:rPr>
      </w:pPr>
      <w:r>
        <w:rPr>
          <w:rFonts w:ascii="宋体" w:hAnsi="宋体"/>
          <w:szCs w:val="21"/>
        </w:rPr>
        <w:t>1.</w:t>
      </w:r>
      <w:r>
        <w:rPr>
          <w:rFonts w:hint="eastAsia" w:ascii="宋体" w:hAnsi="宋体"/>
          <w:szCs w:val="21"/>
        </w:rPr>
        <w:t>5</w:t>
      </w:r>
      <w:r>
        <w:rPr>
          <w:rFonts w:ascii="宋体" w:hAnsi="宋体"/>
          <w:szCs w:val="21"/>
        </w:rPr>
        <w:t xml:space="preserve"> </w:t>
      </w:r>
      <w:r>
        <w:rPr>
          <w:rFonts w:hint="eastAsia" w:ascii="宋体" w:hAnsi="宋体"/>
          <w:szCs w:val="21"/>
        </w:rPr>
        <w:t>密码找回顺序图</w:t>
      </w:r>
    </w:p>
    <w:p w14:paraId="4ECD6EEF">
      <w:r>
        <w:drawing>
          <wp:inline distT="0" distB="0" distL="0" distR="0">
            <wp:extent cx="5557520" cy="2197100"/>
            <wp:effectExtent l="0" t="0" r="0" b="0"/>
            <wp:docPr id="209342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2470" name="图片 1"/>
                    <pic:cNvPicPr>
                      <a:picLocks noChangeAspect="1" noChangeArrowheads="1"/>
                    </pic:cNvPicPr>
                  </pic:nvPicPr>
                  <pic:blipFill>
                    <a:blip r:embed="rId13">
                      <a:extLst>
                        <a:ext uri="{28A0092B-C50C-407E-A947-70E740481C1C}">
                          <a14:useLocalDpi xmlns:a14="http://schemas.microsoft.com/office/drawing/2010/main" val="0"/>
                        </a:ext>
                      </a:extLst>
                    </a:blip>
                    <a:srcRect r="33301" b="38963"/>
                    <a:stretch>
                      <a:fillRect/>
                    </a:stretch>
                  </pic:blipFill>
                  <pic:spPr>
                    <a:xfrm>
                      <a:off x="0" y="0"/>
                      <a:ext cx="5568785" cy="2201379"/>
                    </a:xfrm>
                    <a:prstGeom prst="rect">
                      <a:avLst/>
                    </a:prstGeom>
                    <a:noFill/>
                    <a:ln>
                      <a:noFill/>
                    </a:ln>
                  </pic:spPr>
                </pic:pic>
              </a:graphicData>
            </a:graphic>
          </wp:inline>
        </w:drawing>
      </w:r>
    </w:p>
    <w:p w14:paraId="3A25A635">
      <w:pPr>
        <w:pStyle w:val="5"/>
      </w:pPr>
      <w:r>
        <w:rPr>
          <w:rFonts w:ascii="宋体" w:hAnsi="宋体"/>
          <w:szCs w:val="21"/>
        </w:rPr>
        <w:t>1.</w:t>
      </w:r>
      <w:r>
        <w:rPr>
          <w:rFonts w:hint="eastAsia" w:ascii="宋体" w:hAnsi="宋体"/>
          <w:szCs w:val="21"/>
        </w:rPr>
        <w:t>6</w:t>
      </w:r>
      <w:r>
        <w:rPr>
          <w:rFonts w:ascii="宋体" w:hAnsi="宋体"/>
          <w:szCs w:val="21"/>
        </w:rPr>
        <w:t xml:space="preserve"> </w:t>
      </w:r>
      <w:r>
        <w:rPr>
          <w:rFonts w:hint="eastAsia" w:ascii="宋体" w:hAnsi="宋体"/>
          <w:szCs w:val="21"/>
        </w:rPr>
        <w:t>创建项目顺序图</w:t>
      </w:r>
    </w:p>
    <w:p w14:paraId="516621DC">
      <w:r>
        <w:drawing>
          <wp:inline distT="0" distB="0" distL="114300" distR="114300">
            <wp:extent cx="5269230" cy="38258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5269230" cy="3825875"/>
                    </a:xfrm>
                    <a:prstGeom prst="rect">
                      <a:avLst/>
                    </a:prstGeom>
                    <a:noFill/>
                    <a:ln>
                      <a:noFill/>
                    </a:ln>
                  </pic:spPr>
                </pic:pic>
              </a:graphicData>
            </a:graphic>
          </wp:inline>
        </w:drawing>
      </w:r>
    </w:p>
    <w:p w14:paraId="562DD042">
      <w:pPr>
        <w:rPr>
          <w:b/>
          <w:bCs/>
        </w:rPr>
      </w:pPr>
      <w:r>
        <w:rPr>
          <w:rFonts w:ascii="宋体" w:hAnsi="宋体"/>
          <w:b/>
          <w:bCs/>
          <w:szCs w:val="21"/>
        </w:rPr>
        <w:t>1.</w:t>
      </w:r>
      <w:r>
        <w:rPr>
          <w:rFonts w:hint="eastAsia" w:ascii="宋体" w:hAnsi="宋体"/>
          <w:b/>
          <w:bCs/>
          <w:szCs w:val="21"/>
        </w:rPr>
        <w:t>7</w:t>
      </w:r>
      <w:r>
        <w:rPr>
          <w:rFonts w:ascii="宋体" w:hAnsi="宋体"/>
          <w:b/>
          <w:bCs/>
          <w:szCs w:val="21"/>
        </w:rPr>
        <w:t xml:space="preserve"> </w:t>
      </w:r>
      <w:r>
        <w:rPr>
          <w:rFonts w:hint="eastAsia" w:ascii="宋体" w:hAnsi="宋体"/>
          <w:b/>
          <w:bCs/>
          <w:szCs w:val="21"/>
        </w:rPr>
        <w:t>添加项目成员顺序图</w:t>
      </w:r>
    </w:p>
    <w:p w14:paraId="369B5DED">
      <w:r>
        <w:drawing>
          <wp:inline distT="0" distB="0" distL="114300" distR="114300">
            <wp:extent cx="5269230" cy="382587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5269230" cy="3825875"/>
                    </a:xfrm>
                    <a:prstGeom prst="rect">
                      <a:avLst/>
                    </a:prstGeom>
                    <a:noFill/>
                    <a:ln>
                      <a:noFill/>
                    </a:ln>
                  </pic:spPr>
                </pic:pic>
              </a:graphicData>
            </a:graphic>
          </wp:inline>
        </w:drawing>
      </w:r>
    </w:p>
    <w:p w14:paraId="016F20CC">
      <w:pPr>
        <w:pStyle w:val="5"/>
        <w:rPr>
          <w:rFonts w:hint="eastAsia" w:ascii="宋体" w:hAnsi="宋体"/>
          <w:szCs w:val="21"/>
        </w:rPr>
      </w:pPr>
      <w:r>
        <w:rPr>
          <w:rFonts w:ascii="宋体" w:hAnsi="宋体"/>
          <w:szCs w:val="21"/>
        </w:rPr>
        <w:t>1.</w:t>
      </w:r>
      <w:r>
        <w:rPr>
          <w:rFonts w:hint="eastAsia" w:ascii="宋体" w:hAnsi="宋体"/>
          <w:szCs w:val="21"/>
        </w:rPr>
        <w:t>8</w:t>
      </w:r>
      <w:r>
        <w:rPr>
          <w:rFonts w:ascii="宋体" w:hAnsi="宋体"/>
          <w:szCs w:val="21"/>
        </w:rPr>
        <w:t xml:space="preserve"> </w:t>
      </w:r>
      <w:r>
        <w:rPr>
          <w:rFonts w:hint="eastAsia" w:ascii="宋体" w:hAnsi="宋体"/>
          <w:szCs w:val="21"/>
        </w:rPr>
        <w:t>移除项目成员顺序图</w:t>
      </w:r>
    </w:p>
    <w:p w14:paraId="1F49E177">
      <w:r>
        <w:drawing>
          <wp:inline distT="0" distB="0" distL="114300" distR="114300">
            <wp:extent cx="5272405" cy="375094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5272405" cy="3750945"/>
                    </a:xfrm>
                    <a:prstGeom prst="rect">
                      <a:avLst/>
                    </a:prstGeom>
                    <a:noFill/>
                    <a:ln>
                      <a:noFill/>
                    </a:ln>
                  </pic:spPr>
                </pic:pic>
              </a:graphicData>
            </a:graphic>
          </wp:inline>
        </w:drawing>
      </w:r>
    </w:p>
    <w:p w14:paraId="705B6447">
      <w:pPr>
        <w:pStyle w:val="5"/>
        <w:rPr>
          <w:rFonts w:hint="eastAsia" w:ascii="宋体" w:hAnsi="宋体"/>
          <w:szCs w:val="21"/>
        </w:rPr>
      </w:pPr>
      <w:r>
        <w:rPr>
          <w:rFonts w:ascii="宋体" w:hAnsi="宋体"/>
          <w:szCs w:val="21"/>
        </w:rPr>
        <w:t>1.</w:t>
      </w:r>
      <w:r>
        <w:rPr>
          <w:rFonts w:hint="eastAsia" w:ascii="宋体" w:hAnsi="宋体"/>
          <w:szCs w:val="21"/>
        </w:rPr>
        <w:t>9</w:t>
      </w:r>
      <w:r>
        <w:rPr>
          <w:rFonts w:ascii="宋体" w:hAnsi="宋体"/>
          <w:szCs w:val="21"/>
        </w:rPr>
        <w:t xml:space="preserve"> </w:t>
      </w:r>
      <w:r>
        <w:rPr>
          <w:rFonts w:hint="eastAsia" w:ascii="宋体" w:hAnsi="宋体"/>
          <w:szCs w:val="21"/>
        </w:rPr>
        <w:t>成员申请退出顺序图</w:t>
      </w:r>
    </w:p>
    <w:p w14:paraId="7D22D929">
      <w:pPr>
        <w:rPr>
          <w:ins w:id="206" w:author="Love Maths [2]" w:date="2025-11-14T20:05:23Z"/>
          <w:rFonts w:hint="eastAsia" w:ascii="宋体" w:hAnsi="宋体"/>
          <w:b/>
          <w:bCs/>
          <w:szCs w:val="21"/>
        </w:rPr>
      </w:pPr>
      <w:r>
        <w:drawing>
          <wp:inline distT="0" distB="0" distL="114300" distR="114300">
            <wp:extent cx="5269230" cy="382587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a:stretch>
                      <a:fillRect/>
                    </a:stretch>
                  </pic:blipFill>
                  <pic:spPr>
                    <a:xfrm>
                      <a:off x="0" y="0"/>
                      <a:ext cx="5269230" cy="3825875"/>
                    </a:xfrm>
                    <a:prstGeom prst="rect">
                      <a:avLst/>
                    </a:prstGeom>
                    <a:noFill/>
                    <a:ln>
                      <a:noFill/>
                    </a:ln>
                  </pic:spPr>
                </pic:pic>
              </a:graphicData>
            </a:graphic>
          </wp:inline>
        </w:drawing>
      </w:r>
      <w:r>
        <w:rPr>
          <w:rFonts w:ascii="宋体" w:hAnsi="宋体"/>
          <w:b/>
          <w:bCs/>
          <w:szCs w:val="21"/>
        </w:rPr>
        <w:t>1.</w:t>
      </w:r>
      <w:r>
        <w:rPr>
          <w:rFonts w:hint="eastAsia" w:ascii="宋体" w:hAnsi="宋体"/>
          <w:b/>
          <w:bCs/>
          <w:szCs w:val="21"/>
        </w:rPr>
        <w:t>10</w:t>
      </w:r>
      <w:r>
        <w:rPr>
          <w:rFonts w:ascii="宋体" w:hAnsi="宋体"/>
          <w:b/>
          <w:bCs/>
          <w:szCs w:val="21"/>
        </w:rPr>
        <w:t xml:space="preserve"> </w:t>
      </w:r>
      <w:r>
        <w:rPr>
          <w:rFonts w:hint="eastAsia" w:ascii="宋体" w:hAnsi="宋体"/>
          <w:b/>
          <w:bCs/>
          <w:szCs w:val="21"/>
        </w:rPr>
        <w:t>发起项目确认顺序图</w:t>
      </w:r>
    </w:p>
    <w:p w14:paraId="5C3DE728">
      <w:pPr>
        <w:rPr>
          <w:rFonts w:hint="eastAsia" w:ascii="宋体" w:hAnsi="宋体"/>
          <w:szCs w:val="21"/>
        </w:rPr>
      </w:pPr>
      <w:r>
        <w:drawing>
          <wp:inline distT="0" distB="0" distL="114300" distR="114300">
            <wp:extent cx="5269230" cy="40068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8"/>
                    <a:stretch>
                      <a:fillRect/>
                    </a:stretch>
                  </pic:blipFill>
                  <pic:spPr>
                    <a:xfrm>
                      <a:off x="0" y="0"/>
                      <a:ext cx="5269230" cy="4006850"/>
                    </a:xfrm>
                    <a:prstGeom prst="rect">
                      <a:avLst/>
                    </a:prstGeom>
                    <a:noFill/>
                    <a:ln>
                      <a:noFill/>
                    </a:ln>
                  </pic:spPr>
                </pic:pic>
              </a:graphicData>
            </a:graphic>
          </wp:inline>
        </w:drawing>
      </w:r>
      <w:r>
        <w:rPr>
          <w:rFonts w:ascii="宋体" w:hAnsi="宋体"/>
          <w:b/>
          <w:bCs/>
          <w:szCs w:val="21"/>
        </w:rPr>
        <w:t>1.</w:t>
      </w:r>
      <w:r>
        <w:rPr>
          <w:rFonts w:hint="eastAsia" w:ascii="宋体" w:hAnsi="宋体"/>
          <w:b/>
          <w:bCs/>
          <w:szCs w:val="21"/>
        </w:rPr>
        <w:t>11</w:t>
      </w:r>
      <w:r>
        <w:rPr>
          <w:rFonts w:ascii="宋体" w:hAnsi="宋体"/>
          <w:b/>
          <w:bCs/>
          <w:szCs w:val="21"/>
        </w:rPr>
        <w:t xml:space="preserve"> </w:t>
      </w:r>
      <w:r>
        <w:rPr>
          <w:rFonts w:hint="eastAsia" w:ascii="宋体" w:hAnsi="宋体"/>
          <w:b/>
          <w:bCs/>
          <w:szCs w:val="21"/>
        </w:rPr>
        <w:t>确认参与项目顺序图</w:t>
      </w:r>
    </w:p>
    <w:p w14:paraId="1EC374F6">
      <w:r>
        <w:drawing>
          <wp:inline distT="0" distB="0" distL="114300" distR="114300">
            <wp:extent cx="5273675" cy="21526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
                    <a:stretch>
                      <a:fillRect/>
                    </a:stretch>
                  </pic:blipFill>
                  <pic:spPr>
                    <a:xfrm>
                      <a:off x="0" y="0"/>
                      <a:ext cx="5273675" cy="2152650"/>
                    </a:xfrm>
                    <a:prstGeom prst="rect">
                      <a:avLst/>
                    </a:prstGeom>
                    <a:noFill/>
                    <a:ln>
                      <a:noFill/>
                    </a:ln>
                  </pic:spPr>
                </pic:pic>
              </a:graphicData>
            </a:graphic>
          </wp:inline>
        </w:drawing>
      </w:r>
    </w:p>
    <w:p w14:paraId="4B6AC088">
      <w:pPr>
        <w:pStyle w:val="5"/>
        <w:rPr>
          <w:rFonts w:hint="eastAsia" w:ascii="宋体" w:hAnsi="宋体"/>
          <w:szCs w:val="21"/>
        </w:rPr>
      </w:pPr>
      <w:r>
        <w:rPr>
          <w:rFonts w:hint="eastAsia" w:ascii="宋体" w:hAnsi="宋体"/>
          <w:szCs w:val="21"/>
        </w:rPr>
        <w:t>1.12</w:t>
      </w:r>
      <w:r>
        <w:rPr>
          <w:rFonts w:ascii="宋体" w:hAnsi="宋体"/>
          <w:szCs w:val="21"/>
        </w:rPr>
        <w:t xml:space="preserve"> </w:t>
      </w:r>
      <w:r>
        <w:rPr>
          <w:rFonts w:hint="eastAsia" w:ascii="宋体" w:hAnsi="宋体"/>
          <w:szCs w:val="21"/>
        </w:rPr>
        <w:t>发起结算顺序图</w:t>
      </w:r>
    </w:p>
    <w:p w14:paraId="5968FFF7">
      <w:r>
        <w:drawing>
          <wp:inline distT="0" distB="0" distL="114300" distR="114300">
            <wp:extent cx="5266690" cy="251587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0"/>
                    <a:stretch>
                      <a:fillRect/>
                    </a:stretch>
                  </pic:blipFill>
                  <pic:spPr>
                    <a:xfrm>
                      <a:off x="0" y="0"/>
                      <a:ext cx="5266690" cy="2515870"/>
                    </a:xfrm>
                    <a:prstGeom prst="rect">
                      <a:avLst/>
                    </a:prstGeom>
                    <a:noFill/>
                    <a:ln>
                      <a:noFill/>
                    </a:ln>
                  </pic:spPr>
                </pic:pic>
              </a:graphicData>
            </a:graphic>
          </wp:inline>
        </w:drawing>
      </w:r>
    </w:p>
    <w:p w14:paraId="2C30896A">
      <w:pPr>
        <w:pStyle w:val="5"/>
        <w:rPr>
          <w:rFonts w:hint="eastAsia" w:ascii="宋体" w:hAnsi="宋体"/>
          <w:szCs w:val="21"/>
        </w:rPr>
      </w:pPr>
      <w:r>
        <w:rPr>
          <w:rFonts w:ascii="宋体" w:hAnsi="宋体"/>
          <w:szCs w:val="21"/>
        </w:rPr>
        <w:t>1.</w:t>
      </w:r>
      <w:r>
        <w:rPr>
          <w:rFonts w:hint="eastAsia" w:ascii="宋体" w:hAnsi="宋体"/>
          <w:szCs w:val="21"/>
        </w:rPr>
        <w:t>13</w:t>
      </w:r>
      <w:r>
        <w:rPr>
          <w:rFonts w:ascii="宋体" w:hAnsi="宋体"/>
          <w:szCs w:val="21"/>
        </w:rPr>
        <w:t xml:space="preserve"> </w:t>
      </w:r>
      <w:r>
        <w:rPr>
          <w:rFonts w:hint="eastAsia" w:ascii="宋体" w:hAnsi="宋体"/>
          <w:szCs w:val="21"/>
        </w:rPr>
        <w:t>支付结算顺序图</w:t>
      </w:r>
    </w:p>
    <w:p w14:paraId="5D146373">
      <w:r>
        <w:drawing>
          <wp:inline distT="0" distB="0" distL="114300" distR="114300">
            <wp:extent cx="5264150" cy="251142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1"/>
                    <a:stretch>
                      <a:fillRect/>
                    </a:stretch>
                  </pic:blipFill>
                  <pic:spPr>
                    <a:xfrm>
                      <a:off x="0" y="0"/>
                      <a:ext cx="5264150" cy="2511425"/>
                    </a:xfrm>
                    <a:prstGeom prst="rect">
                      <a:avLst/>
                    </a:prstGeom>
                    <a:noFill/>
                    <a:ln>
                      <a:noFill/>
                    </a:ln>
                  </pic:spPr>
                </pic:pic>
              </a:graphicData>
            </a:graphic>
          </wp:inline>
        </w:drawing>
      </w:r>
    </w:p>
    <w:p w14:paraId="7238189A">
      <w:pPr>
        <w:pStyle w:val="5"/>
        <w:rPr>
          <w:rFonts w:hint="eastAsia" w:ascii="宋体" w:hAnsi="宋体"/>
          <w:szCs w:val="21"/>
        </w:rPr>
      </w:pPr>
      <w:r>
        <w:rPr>
          <w:rFonts w:ascii="宋体" w:hAnsi="宋体"/>
          <w:szCs w:val="21"/>
        </w:rPr>
        <w:t>1.</w:t>
      </w:r>
      <w:r>
        <w:rPr>
          <w:rFonts w:hint="eastAsia" w:ascii="宋体" w:hAnsi="宋体"/>
          <w:szCs w:val="21"/>
        </w:rPr>
        <w:t>14</w:t>
      </w:r>
      <w:r>
        <w:rPr>
          <w:rFonts w:ascii="宋体" w:hAnsi="宋体"/>
          <w:szCs w:val="21"/>
        </w:rPr>
        <w:t xml:space="preserve"> </w:t>
      </w:r>
      <w:r>
        <w:rPr>
          <w:rFonts w:hint="eastAsia" w:ascii="宋体" w:hAnsi="宋体"/>
          <w:szCs w:val="21"/>
        </w:rPr>
        <w:t>发布举报顺序图</w:t>
      </w:r>
    </w:p>
    <w:p w14:paraId="6D14C660">
      <w:r>
        <w:drawing>
          <wp:inline distT="0" distB="0" distL="114300" distR="114300">
            <wp:extent cx="5270500" cy="2526030"/>
            <wp:effectExtent l="0" t="0" r="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2"/>
                    <a:stretch>
                      <a:fillRect/>
                    </a:stretch>
                  </pic:blipFill>
                  <pic:spPr>
                    <a:xfrm>
                      <a:off x="0" y="0"/>
                      <a:ext cx="5270500" cy="2526030"/>
                    </a:xfrm>
                    <a:prstGeom prst="rect">
                      <a:avLst/>
                    </a:prstGeom>
                    <a:noFill/>
                    <a:ln>
                      <a:noFill/>
                    </a:ln>
                  </pic:spPr>
                </pic:pic>
              </a:graphicData>
            </a:graphic>
          </wp:inline>
        </w:drawing>
      </w:r>
    </w:p>
    <w:p w14:paraId="510B4995">
      <w:pPr>
        <w:pStyle w:val="5"/>
        <w:rPr>
          <w:rFonts w:hint="eastAsia" w:ascii="宋体" w:hAnsi="宋体"/>
          <w:szCs w:val="21"/>
        </w:rPr>
      </w:pPr>
      <w:r>
        <w:rPr>
          <w:rFonts w:ascii="宋体" w:hAnsi="宋体"/>
          <w:szCs w:val="21"/>
        </w:rPr>
        <w:t>1.</w:t>
      </w:r>
      <w:r>
        <w:rPr>
          <w:rFonts w:hint="eastAsia" w:ascii="宋体" w:hAnsi="宋体"/>
          <w:szCs w:val="21"/>
        </w:rPr>
        <w:t>15</w:t>
      </w:r>
      <w:r>
        <w:rPr>
          <w:rFonts w:ascii="宋体" w:hAnsi="宋体"/>
          <w:szCs w:val="21"/>
        </w:rPr>
        <w:t xml:space="preserve"> </w:t>
      </w:r>
      <w:r>
        <w:rPr>
          <w:rFonts w:hint="eastAsia" w:ascii="宋体" w:hAnsi="宋体"/>
          <w:szCs w:val="21"/>
        </w:rPr>
        <w:t>审核举报顺序图</w:t>
      </w:r>
    </w:p>
    <w:p w14:paraId="3912CAF2">
      <w:r>
        <w:drawing>
          <wp:inline distT="0" distB="0" distL="114300" distR="114300">
            <wp:extent cx="5272405" cy="2513330"/>
            <wp:effectExtent l="0" t="0" r="0"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3"/>
                    <a:stretch>
                      <a:fillRect/>
                    </a:stretch>
                  </pic:blipFill>
                  <pic:spPr>
                    <a:xfrm>
                      <a:off x="0" y="0"/>
                      <a:ext cx="5272405" cy="2513330"/>
                    </a:xfrm>
                    <a:prstGeom prst="rect">
                      <a:avLst/>
                    </a:prstGeom>
                    <a:noFill/>
                    <a:ln>
                      <a:noFill/>
                    </a:ln>
                  </pic:spPr>
                </pic:pic>
              </a:graphicData>
            </a:graphic>
          </wp:inline>
        </w:drawing>
      </w:r>
    </w:p>
    <w:p w14:paraId="21007C62">
      <w:pPr>
        <w:spacing w:line="360" w:lineRule="auto"/>
      </w:pPr>
    </w:p>
    <w:p w14:paraId="2AB0869B">
      <w:pPr>
        <w:pStyle w:val="3"/>
        <w:rPr>
          <w:rFonts w:hint="eastAsia" w:ascii="宋体" w:hAnsi="宋体" w:eastAsia="宋体"/>
        </w:rPr>
      </w:pPr>
      <w:bookmarkStart w:id="16" w:name="_Toc149848669"/>
      <w:r>
        <w:rPr>
          <w:rFonts w:hint="eastAsia"/>
        </w:rPr>
        <w:t>2、</w:t>
      </w:r>
      <w:commentRangeStart w:id="12"/>
      <w:r>
        <w:rPr>
          <w:rFonts w:hint="eastAsia"/>
        </w:rPr>
        <w:t>状态模型</w:t>
      </w:r>
      <w:commentRangeEnd w:id="12"/>
      <w:r>
        <w:rPr>
          <w:rStyle w:val="12"/>
          <w:rFonts w:asciiTheme="minorHAnsi" w:hAnsiTheme="minorHAnsi" w:eastAsiaTheme="minorEastAsia" w:cstheme="minorBidi"/>
          <w:b w:val="0"/>
          <w:bCs w:val="0"/>
        </w:rPr>
        <w:commentReference w:id="12"/>
      </w:r>
      <w:bookmarkEnd w:id="16"/>
    </w:p>
    <w:p w14:paraId="5128BB54">
      <w:pPr>
        <w:pStyle w:val="5"/>
      </w:pPr>
      <w:r>
        <w:rPr>
          <w:rFonts w:hint="eastAsia" w:ascii="宋体" w:hAnsi="宋体"/>
          <w:szCs w:val="21"/>
        </w:rPr>
        <w:t>2.</w:t>
      </w:r>
      <w:r>
        <w:rPr>
          <w:rFonts w:ascii="宋体" w:hAnsi="宋体"/>
          <w:szCs w:val="21"/>
        </w:rPr>
        <w:t>1</w:t>
      </w:r>
      <w:r>
        <w:rPr>
          <w:rFonts w:hint="eastAsia" w:ascii="宋体" w:hAnsi="宋体"/>
          <w:szCs w:val="21"/>
        </w:rPr>
        <w:t xml:space="preserve"> 项目</w:t>
      </w:r>
      <w:ins w:id="207" w:author="Love Maths [2]" w:date="2025-11-14T16:53:27Z">
        <w:r>
          <w:rPr>
            <w:rFonts w:hint="eastAsia" w:ascii="宋体" w:hAnsi="宋体"/>
            <w:szCs w:val="21"/>
            <w:lang w:val="en-US" w:eastAsia="zh-CN"/>
          </w:rPr>
          <w:t>成员</w:t>
        </w:r>
      </w:ins>
      <w:r>
        <w:rPr>
          <w:rFonts w:hint="eastAsia" w:ascii="宋体" w:hAnsi="宋体"/>
          <w:szCs w:val="21"/>
        </w:rPr>
        <w:t>确认状态图</w:t>
      </w:r>
    </w:p>
    <w:p w14:paraId="22A7693F"/>
    <w:p w14:paraId="7A8FE099">
      <w:pPr>
        <w:rPr>
          <w:ins w:id="208" w:author="Love Maths" w:date="2025-11-13T15:30:00Z"/>
        </w:rPr>
      </w:pPr>
    </w:p>
    <w:p w14:paraId="5587AF81">
      <w:pPr>
        <w:rPr>
          <w:ins w:id="209" w:author="Love Maths" w:date="2025-11-13T15:31:00Z"/>
        </w:rPr>
      </w:pPr>
    </w:p>
    <w:p w14:paraId="0B7D66AA">
      <w:pPr>
        <w:rPr>
          <w:rFonts w:hint="eastAsia" w:ascii="宋体" w:hAnsi="宋体" w:eastAsia="宋体"/>
        </w:rPr>
      </w:pPr>
      <w:ins w:id="210" w:author="Love Maths" w:date="2025-11-13T15:31:00Z">
        <w:r>
          <w:rPr/>
          <w:drawing>
            <wp:inline distT="0" distB="0" distL="114300" distR="114300">
              <wp:extent cx="5325745" cy="1927860"/>
              <wp:effectExtent l="0" t="0" r="0" b="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24"/>
                      <a:srcRect r="31000" b="31028"/>
                      <a:stretch>
                        <a:fillRect/>
                      </a:stretch>
                    </pic:blipFill>
                    <pic:spPr>
                      <a:xfrm>
                        <a:off x="0" y="0"/>
                        <a:ext cx="5325745" cy="1927860"/>
                      </a:xfrm>
                      <a:prstGeom prst="rect">
                        <a:avLst/>
                      </a:prstGeom>
                      <a:noFill/>
                      <a:ln>
                        <a:noFill/>
                      </a:ln>
                    </pic:spPr>
                  </pic:pic>
                </a:graphicData>
              </a:graphic>
            </wp:inline>
          </w:drawing>
        </w:r>
      </w:ins>
    </w:p>
    <w:p w14:paraId="0EF82A3D">
      <w:pPr>
        <w:pStyle w:val="5"/>
        <w:rPr>
          <w:ins w:id="212" w:author="Love Maths" w:date="2025-11-13T15:31:00Z"/>
          <w:rFonts w:hint="eastAsia" w:ascii="宋体" w:hAnsi="宋体"/>
          <w:szCs w:val="21"/>
        </w:rPr>
      </w:pPr>
      <w:ins w:id="213" w:author="Love Maths" w:date="2025-11-13T15:05:00Z">
        <w:r>
          <w:rPr>
            <w:rFonts w:ascii="宋体" w:hAnsi="宋体"/>
            <w:szCs w:val="21"/>
          </w:rPr>
          <w:t>2.</w:t>
        </w:r>
      </w:ins>
      <w:ins w:id="214" w:author="Love Maths" w:date="2025-11-13T15:05:00Z">
        <w:r>
          <w:rPr>
            <w:rFonts w:hint="eastAsia" w:ascii="宋体" w:hAnsi="宋体"/>
            <w:szCs w:val="21"/>
          </w:rPr>
          <w:t>2</w:t>
        </w:r>
      </w:ins>
      <w:ins w:id="215" w:author="Love Maths" w:date="2025-11-13T15:10:00Z">
        <w:r>
          <w:rPr>
            <w:rFonts w:hint="eastAsia" w:ascii="宋体" w:hAnsi="宋体"/>
            <w:szCs w:val="21"/>
          </w:rPr>
          <w:t>收费</w:t>
        </w:r>
      </w:ins>
      <w:ins w:id="216" w:author="Love Maths" w:date="2025-11-13T15:49:00Z">
        <w:r>
          <w:rPr>
            <w:rFonts w:hint="eastAsia" w:ascii="宋体" w:hAnsi="宋体"/>
            <w:szCs w:val="21"/>
          </w:rPr>
          <w:t>完成</w:t>
        </w:r>
      </w:ins>
      <w:ins w:id="217" w:author="Love Maths" w:date="2025-11-13T15:10:00Z">
        <w:r>
          <w:rPr>
            <w:rFonts w:hint="eastAsia" w:ascii="宋体" w:hAnsi="宋体"/>
            <w:szCs w:val="21"/>
          </w:rPr>
          <w:t>状态图</w:t>
        </w:r>
      </w:ins>
    </w:p>
    <w:p w14:paraId="700FBCDD">
      <w:pPr>
        <w:rPr>
          <w:ins w:id="218" w:author="Love Maths" w:date="2025-11-13T15:42:00Z"/>
        </w:rPr>
      </w:pPr>
    </w:p>
    <w:p w14:paraId="2D2465C5">
      <w:pPr>
        <w:rPr>
          <w:ins w:id="219" w:author="Love Maths [2]" w:date="2025-11-14T21:20:17Z"/>
        </w:rPr>
      </w:pPr>
    </w:p>
    <w:p w14:paraId="0F421B11">
      <w:pPr>
        <w:rPr>
          <w:ins w:id="220" w:author="Love Maths" w:date="2025-11-13T15:05:00Z"/>
        </w:rPr>
      </w:pPr>
      <w:ins w:id="221" w:author="Love Maths [2]" w:date="2025-11-14T21:20:11Z">
        <w:r>
          <w:rPr/>
          <w:drawing>
            <wp:inline distT="0" distB="0" distL="114300" distR="114300">
              <wp:extent cx="7235190" cy="77025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5"/>
                      <a:srcRect r="32442" b="25375"/>
                      <a:stretch>
                        <a:fillRect/>
                      </a:stretch>
                    </pic:blipFill>
                    <pic:spPr>
                      <a:xfrm>
                        <a:off x="0" y="0"/>
                        <a:ext cx="7235190" cy="770255"/>
                      </a:xfrm>
                      <a:prstGeom prst="rect">
                        <a:avLst/>
                      </a:prstGeom>
                      <a:noFill/>
                      <a:ln>
                        <a:noFill/>
                      </a:ln>
                    </pic:spPr>
                  </pic:pic>
                </a:graphicData>
              </a:graphic>
            </wp:inline>
          </w:drawing>
        </w:r>
      </w:ins>
    </w:p>
    <w:p w14:paraId="241D5037">
      <w:pPr>
        <w:pStyle w:val="5"/>
        <w:rPr>
          <w:ins w:id="223" w:author="Love Maths" w:date="2025-11-13T15:05:00Z"/>
        </w:rPr>
      </w:pPr>
      <w:ins w:id="224" w:author="Love Maths" w:date="2025-11-13T15:05:00Z">
        <w:r>
          <w:rPr>
            <w:rFonts w:ascii="宋体" w:hAnsi="宋体"/>
            <w:szCs w:val="21"/>
          </w:rPr>
          <w:t>2.</w:t>
        </w:r>
      </w:ins>
      <w:ins w:id="225" w:author="Love Maths" w:date="2025-11-13T15:05:00Z">
        <w:r>
          <w:rPr>
            <w:rFonts w:hint="eastAsia" w:ascii="宋体" w:hAnsi="宋体"/>
            <w:szCs w:val="21"/>
          </w:rPr>
          <w:t>3</w:t>
        </w:r>
      </w:ins>
      <w:ins w:id="226" w:author="Love Maths" w:date="2025-11-13T15:10:00Z">
        <w:r>
          <w:rPr>
            <w:rFonts w:hint="eastAsia" w:ascii="宋体" w:hAnsi="宋体"/>
            <w:szCs w:val="21"/>
          </w:rPr>
          <w:t>支付</w:t>
        </w:r>
      </w:ins>
      <w:ins w:id="227" w:author="Love Maths" w:date="2025-11-13T15:05:00Z">
        <w:r>
          <w:rPr>
            <w:rFonts w:hint="eastAsia" w:ascii="宋体" w:hAnsi="宋体"/>
            <w:szCs w:val="21"/>
          </w:rPr>
          <w:t>状态图</w:t>
        </w:r>
      </w:ins>
    </w:p>
    <w:p w14:paraId="088E2DB8">
      <w:pPr>
        <w:rPr>
          <w:ins w:id="228" w:author="Love Maths" w:date="2025-11-13T15:05:00Z"/>
          <w:rFonts w:hint="eastAsia" w:ascii="宋体" w:hAnsi="宋体"/>
          <w:szCs w:val="21"/>
        </w:rPr>
      </w:pPr>
      <w:ins w:id="229" w:author="Love Maths" w:date="2025-11-13T15:58:00Z">
        <w:r>
          <w:rPr/>
          <w:drawing>
            <wp:inline distT="0" distB="0" distL="114300" distR="114300">
              <wp:extent cx="5434965" cy="2567940"/>
              <wp:effectExtent l="0" t="0" r="0" b="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26"/>
                      <a:srcRect r="32453" b="30347"/>
                      <a:stretch>
                        <a:fillRect/>
                      </a:stretch>
                    </pic:blipFill>
                    <pic:spPr>
                      <a:xfrm>
                        <a:off x="0" y="0"/>
                        <a:ext cx="5434965" cy="2567940"/>
                      </a:xfrm>
                      <a:prstGeom prst="rect">
                        <a:avLst/>
                      </a:prstGeom>
                      <a:noFill/>
                      <a:ln>
                        <a:noFill/>
                      </a:ln>
                    </pic:spPr>
                  </pic:pic>
                </a:graphicData>
              </a:graphic>
            </wp:inline>
          </w:drawing>
        </w:r>
      </w:ins>
    </w:p>
    <w:p w14:paraId="64D833E3">
      <w:pPr>
        <w:pStyle w:val="5"/>
      </w:pPr>
      <w:r>
        <w:rPr>
          <w:rFonts w:ascii="宋体" w:hAnsi="宋体"/>
          <w:szCs w:val="21"/>
        </w:rPr>
        <w:t>2.</w:t>
      </w:r>
      <w:ins w:id="231" w:author="Love Maths" w:date="2025-11-13T15:05:00Z">
        <w:r>
          <w:rPr>
            <w:rFonts w:hint="eastAsia" w:ascii="宋体" w:hAnsi="宋体"/>
            <w:szCs w:val="21"/>
          </w:rPr>
          <w:t>4</w:t>
        </w:r>
      </w:ins>
      <w:ins w:id="232" w:author="毛毛妈" w:date="2025-11-14T09:29:00Z">
        <w:r>
          <w:rPr>
            <w:rFonts w:hint="eastAsia" w:ascii="宋体" w:hAnsi="宋体"/>
            <w:szCs w:val="21"/>
          </w:rPr>
          <w:t>举报处理</w:t>
        </w:r>
      </w:ins>
      <w:r>
        <w:rPr>
          <w:rFonts w:hint="eastAsia" w:ascii="宋体" w:hAnsi="宋体"/>
          <w:szCs w:val="21"/>
        </w:rPr>
        <w:t>状态图</w:t>
      </w:r>
    </w:p>
    <w:p w14:paraId="0C5B89BA">
      <w:pPr>
        <w:pStyle w:val="5"/>
        <w:rPr>
          <w:ins w:id="233" w:author="Love Maths [2]" w:date="2025-11-14T19:37:32Z"/>
        </w:rPr>
      </w:pPr>
    </w:p>
    <w:p w14:paraId="554B8B24">
      <w:pPr>
        <w:pStyle w:val="5"/>
        <w:rPr>
          <w:rFonts w:hint="eastAsia" w:ascii="宋体" w:hAnsi="宋体"/>
          <w:szCs w:val="21"/>
        </w:rPr>
      </w:pPr>
      <w:ins w:id="234" w:author="Love Maths [2]" w:date="2025-11-14T19:37:26Z">
        <w:r>
          <w:rPr/>
          <w:drawing>
            <wp:inline distT="0" distB="0" distL="114300" distR="114300">
              <wp:extent cx="5687060" cy="1866265"/>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7"/>
                      <a:srcRect r="33854" b="31847"/>
                      <a:stretch>
                        <a:fillRect/>
                      </a:stretch>
                    </pic:blipFill>
                    <pic:spPr>
                      <a:xfrm>
                        <a:off x="0" y="0"/>
                        <a:ext cx="5687060" cy="1866265"/>
                      </a:xfrm>
                      <a:prstGeom prst="rect">
                        <a:avLst/>
                      </a:prstGeom>
                      <a:noFill/>
                      <a:ln>
                        <a:noFill/>
                      </a:ln>
                    </pic:spPr>
                  </pic:pic>
                </a:graphicData>
              </a:graphic>
            </wp:inline>
          </w:drawing>
        </w:r>
      </w:ins>
      <w:ins w:id="236" w:author="Love Maths" w:date="2025-11-13T16:05:00Z">
        <w:del w:id="237" w:author="Love Maths [2]" w:date="2025-11-14T19:37:26Z">
          <w:r>
            <w:rPr/>
            <w:drawing>
              <wp:inline distT="0" distB="0" distL="114300" distR="114300">
                <wp:extent cx="5955030" cy="1410970"/>
                <wp:effectExtent l="0" t="0" r="0" b="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28"/>
                        <a:srcRect r="30286" b="33167"/>
                        <a:stretch>
                          <a:fillRect/>
                        </a:stretch>
                      </pic:blipFill>
                      <pic:spPr>
                        <a:xfrm>
                          <a:off x="0" y="0"/>
                          <a:ext cx="5955030" cy="1410970"/>
                        </a:xfrm>
                        <a:prstGeom prst="rect">
                          <a:avLst/>
                        </a:prstGeom>
                        <a:noFill/>
                        <a:ln>
                          <a:noFill/>
                        </a:ln>
                      </pic:spPr>
                    </pic:pic>
                  </a:graphicData>
                </a:graphic>
              </wp:inline>
            </w:drawing>
          </w:r>
        </w:del>
      </w:ins>
    </w:p>
    <w:p w14:paraId="4E25D1B3">
      <w:pPr>
        <w:rPr>
          <w:ins w:id="240" w:author="Love Maths [2]" w:date="2025-11-14T19:38:03Z"/>
          <w:rFonts w:hint="eastAsia" w:ascii="宋体" w:hAnsi="宋体" w:eastAsia="宋体"/>
        </w:rPr>
      </w:pPr>
    </w:p>
    <w:p w14:paraId="364C4C52">
      <w:pPr>
        <w:pStyle w:val="5"/>
        <w:rPr>
          <w:ins w:id="241" w:author="Love Maths [2]" w:date="2025-11-14T19:38:08Z"/>
        </w:rPr>
      </w:pPr>
      <w:ins w:id="242" w:author="Love Maths [2]" w:date="2025-11-14T19:38:08Z">
        <w:r>
          <w:rPr>
            <w:rFonts w:ascii="宋体" w:hAnsi="宋体"/>
            <w:szCs w:val="21"/>
          </w:rPr>
          <w:t>2.</w:t>
        </w:r>
      </w:ins>
      <w:ins w:id="243" w:author="Love Maths [2]" w:date="2025-11-14T19:38:12Z">
        <w:r>
          <w:rPr>
            <w:rFonts w:hint="eastAsia" w:ascii="宋体" w:hAnsi="宋体"/>
            <w:szCs w:val="21"/>
            <w:lang w:val="en-US" w:eastAsia="zh-CN"/>
          </w:rPr>
          <w:t>5</w:t>
        </w:r>
      </w:ins>
      <w:ins w:id="244" w:author="Love Maths [2]" w:date="2025-11-14T19:38:16Z">
        <w:r>
          <w:rPr>
            <w:rFonts w:hint="eastAsia" w:ascii="宋体" w:hAnsi="宋体"/>
            <w:szCs w:val="21"/>
            <w:lang w:val="en-US" w:eastAsia="zh-CN"/>
          </w:rPr>
          <w:t>是否</w:t>
        </w:r>
      </w:ins>
      <w:ins w:id="245" w:author="Love Maths [2]" w:date="2025-11-14T19:38:17Z">
        <w:r>
          <w:rPr>
            <w:rFonts w:hint="eastAsia" w:ascii="宋体" w:hAnsi="宋体"/>
            <w:szCs w:val="21"/>
            <w:lang w:val="en-US" w:eastAsia="zh-CN"/>
          </w:rPr>
          <w:t>可结算</w:t>
        </w:r>
      </w:ins>
      <w:ins w:id="246" w:author="Love Maths [2]" w:date="2025-11-14T19:38:08Z">
        <w:r>
          <w:rPr>
            <w:rFonts w:hint="eastAsia" w:ascii="宋体" w:hAnsi="宋体"/>
            <w:szCs w:val="21"/>
          </w:rPr>
          <w:t>状态图</w:t>
        </w:r>
      </w:ins>
    </w:p>
    <w:p w14:paraId="106D71A2">
      <w:pPr>
        <w:rPr>
          <w:ins w:id="247" w:author="Love Maths [2]" w:date="2025-11-14T19:46:20Z"/>
        </w:rPr>
      </w:pPr>
    </w:p>
    <w:p w14:paraId="6A662F60">
      <w:pPr>
        <w:rPr>
          <w:ins w:id="248" w:author="Love Maths [2]" w:date="2025-11-14T19:38:04Z"/>
          <w:rFonts w:hint="eastAsia" w:ascii="宋体" w:hAnsi="宋体" w:eastAsia="宋体"/>
        </w:rPr>
      </w:pPr>
      <w:ins w:id="249" w:author="Love Maths [2]" w:date="2025-11-14T19:46:12Z">
        <w:r>
          <w:rPr/>
          <w:drawing>
            <wp:inline distT="0" distB="0" distL="114300" distR="114300">
              <wp:extent cx="5857240" cy="784225"/>
              <wp:effectExtent l="0" t="0" r="0" b="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29"/>
                      <a:srcRect r="33404" b="31184"/>
                      <a:stretch>
                        <a:fillRect/>
                      </a:stretch>
                    </pic:blipFill>
                    <pic:spPr>
                      <a:xfrm>
                        <a:off x="0" y="0"/>
                        <a:ext cx="5857240" cy="784225"/>
                      </a:xfrm>
                      <a:prstGeom prst="rect">
                        <a:avLst/>
                      </a:prstGeom>
                      <a:noFill/>
                      <a:ln>
                        <a:noFill/>
                      </a:ln>
                    </pic:spPr>
                  </pic:pic>
                </a:graphicData>
              </a:graphic>
            </wp:inline>
          </w:drawing>
        </w:r>
      </w:ins>
    </w:p>
    <w:p w14:paraId="73C81019">
      <w:pPr>
        <w:rPr>
          <w:ins w:id="251" w:author="Love Maths [2]" w:date="2025-11-14T19:38:04Z"/>
          <w:rFonts w:hint="eastAsia" w:ascii="宋体" w:hAnsi="宋体" w:eastAsia="宋体"/>
        </w:rPr>
      </w:pPr>
    </w:p>
    <w:p w14:paraId="2A6BA7A4">
      <w:pPr>
        <w:rPr>
          <w:ins w:id="252" w:author="Love Maths [2]" w:date="2025-11-14T19:38:04Z"/>
          <w:rFonts w:hint="eastAsia" w:ascii="宋体" w:hAnsi="宋体" w:eastAsia="宋体"/>
        </w:rPr>
      </w:pPr>
    </w:p>
    <w:p w14:paraId="689D62A5">
      <w:pPr>
        <w:rPr>
          <w:rFonts w:hint="eastAsia" w:ascii="宋体" w:hAnsi="宋体" w:eastAsia="宋体"/>
        </w:rPr>
      </w:pPr>
    </w:p>
    <w:p w14:paraId="1BEA8FE7">
      <w:pPr>
        <w:rPr>
          <w:rFonts w:hint="eastAsia" w:ascii="宋体" w:hAnsi="宋体" w:eastAsia="宋体"/>
        </w:rPr>
      </w:pPr>
    </w:p>
    <w:p w14:paraId="109F5C86"/>
    <w:p w14:paraId="4CAD3EB8"/>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ove Maths [2]" w:date="2025-11-14T19:28:53Z" w:initials="">
    <w:p w14:paraId="6C91A095">
      <w:pPr>
        <w:pStyle w:val="6"/>
        <w:rPr>
          <w:rFonts w:hint="default" w:eastAsiaTheme="minorEastAsia"/>
          <w:lang w:val="en-US" w:eastAsia="zh-CN"/>
        </w:rPr>
      </w:pPr>
      <w:r>
        <w:rPr>
          <w:rFonts w:hint="eastAsia"/>
          <w:lang w:val="en-US" w:eastAsia="zh-CN"/>
        </w:rPr>
        <w:t>因为修改自动标蓝，并非primary key，下同</w:t>
      </w:r>
    </w:p>
  </w:comment>
  <w:comment w:id="1" w:author="Love Maths [2]" w:date="2025-11-14T19:39:56Z" w:initials="">
    <w:p w14:paraId="4C9750E7">
      <w:pPr>
        <w:pStyle w:val="6"/>
        <w:rPr>
          <w:rFonts w:hint="default" w:eastAsiaTheme="minorEastAsia"/>
          <w:lang w:val="en-US" w:eastAsia="zh-CN"/>
        </w:rPr>
      </w:pPr>
      <w:r>
        <w:rPr>
          <w:rFonts w:hint="eastAsia"/>
          <w:lang w:val="en-US" w:eastAsia="zh-CN"/>
        </w:rPr>
        <w:t>补充状态图2.5</w:t>
      </w:r>
    </w:p>
  </w:comment>
  <w:comment w:id="2" w:author="毛毛妈" w:date="2025-11-09T11:56:00Z" w:initials="">
    <w:p w14:paraId="62ADE52E">
      <w:pPr>
        <w:pStyle w:val="6"/>
      </w:pPr>
      <w:r>
        <w:rPr>
          <w:rFonts w:hint="eastAsia"/>
        </w:rPr>
        <w:t>有属性没图</w:t>
      </w:r>
    </w:p>
    <w:p w14:paraId="02F9034C">
      <w:pPr>
        <w:pStyle w:val="6"/>
        <w:rPr>
          <w:rFonts w:hint="eastAsia"/>
        </w:rPr>
      </w:pPr>
      <w:r>
        <w:rPr>
          <w:rFonts w:hint="eastAsia"/>
        </w:rPr>
        <w:t>两个类地状态属性搞差了嘛？</w:t>
      </w:r>
    </w:p>
  </w:comment>
  <w:comment w:id="3" w:author="Love Maths [2]" w:date="2025-11-14T19:21:43Z" w:initials="">
    <w:p w14:paraId="62599A79">
      <w:pPr>
        <w:pStyle w:val="6"/>
        <w:rPr>
          <w:rFonts w:hint="default" w:eastAsiaTheme="minorEastAsia"/>
          <w:lang w:val="en-US" w:eastAsia="zh-CN"/>
        </w:rPr>
      </w:pPr>
      <w:r>
        <w:rPr>
          <w:rFonts w:hint="eastAsia"/>
          <w:lang w:val="en-US" w:eastAsia="zh-CN"/>
        </w:rPr>
        <w:t>见状态图2.1</w:t>
      </w:r>
    </w:p>
  </w:comment>
  <w:comment w:id="4" w:author="毛毛妈" w:date="2025-11-09T12:03:00Z" w:initials="">
    <w:p w14:paraId="44AB591C">
      <w:pPr>
        <w:pStyle w:val="6"/>
      </w:pPr>
      <w:r>
        <w:rPr>
          <w:rFonts w:hint="eastAsia"/>
        </w:rPr>
        <w:t>状态图</w:t>
      </w:r>
    </w:p>
  </w:comment>
  <w:comment w:id="5" w:author="Love Maths [2]" w:date="2025-11-14T19:24:23Z" w:initials="">
    <w:p w14:paraId="1746E35B">
      <w:pPr>
        <w:pStyle w:val="6"/>
        <w:rPr>
          <w:rFonts w:hint="default" w:eastAsiaTheme="minorEastAsia"/>
          <w:lang w:val="en-US" w:eastAsia="zh-CN"/>
        </w:rPr>
      </w:pPr>
      <w:r>
        <w:rPr>
          <w:rFonts w:hint="eastAsia"/>
          <w:lang w:val="en-US" w:eastAsia="zh-CN"/>
        </w:rPr>
        <w:t>状态图2.2</w:t>
      </w:r>
    </w:p>
  </w:comment>
  <w:comment w:id="6" w:author="毛毛妈" w:date="2025-11-09T11:59:00Z" w:initials="">
    <w:p w14:paraId="43F034E7">
      <w:pPr>
        <w:pStyle w:val="6"/>
      </w:pPr>
      <w:r>
        <w:rPr>
          <w:rFonts w:hint="eastAsia"/>
        </w:rPr>
        <w:t>状态图呢？</w:t>
      </w:r>
    </w:p>
  </w:comment>
  <w:comment w:id="7" w:author="Love Maths [2]" w:date="2025-11-14T19:24:32Z" w:initials="">
    <w:p w14:paraId="286C9477">
      <w:pPr>
        <w:pStyle w:val="6"/>
        <w:rPr>
          <w:rFonts w:hint="default" w:eastAsiaTheme="minorEastAsia"/>
          <w:lang w:val="en-US" w:eastAsia="zh-CN"/>
        </w:rPr>
      </w:pPr>
      <w:r>
        <w:rPr>
          <w:rFonts w:hint="eastAsia"/>
          <w:lang w:val="en-US" w:eastAsia="zh-CN"/>
        </w:rPr>
        <w:t>状态图2.3</w:t>
      </w:r>
    </w:p>
  </w:comment>
  <w:comment w:id="8" w:author="毛毛妈" w:date="2025-11-09T12:01:00Z" w:initials="">
    <w:p w14:paraId="0D329A23">
      <w:pPr>
        <w:pStyle w:val="6"/>
      </w:pPr>
      <w:r>
        <w:rPr>
          <w:rFonts w:hint="eastAsia"/>
        </w:rPr>
        <w:t>状态图</w:t>
      </w:r>
    </w:p>
    <w:p w14:paraId="627564F9">
      <w:pPr>
        <w:pStyle w:val="6"/>
      </w:pPr>
      <w:r>
        <w:rPr>
          <w:rFonts w:hint="eastAsia"/>
        </w:rPr>
        <w:t>不是审核的问题，是怎么处理这个举报</w:t>
      </w:r>
    </w:p>
    <w:p w14:paraId="6C67B371">
      <w:pPr>
        <w:pStyle w:val="6"/>
      </w:pPr>
      <w:r>
        <w:rPr>
          <w:rFonts w:hint="eastAsia"/>
        </w:rPr>
        <w:t>未处理、已处理等。</w:t>
      </w:r>
    </w:p>
    <w:p w14:paraId="18FA1420">
      <w:pPr>
        <w:pStyle w:val="6"/>
      </w:pPr>
    </w:p>
    <w:p w14:paraId="520244D3">
      <w:pPr>
        <w:pStyle w:val="6"/>
        <w:rPr>
          <w:rFonts w:hint="eastAsia"/>
        </w:rPr>
      </w:pPr>
      <w:r>
        <w:rPr>
          <w:rFonts w:hint="eastAsia"/>
        </w:rPr>
        <w:t>这个批注也没看到啊</w:t>
      </w:r>
    </w:p>
  </w:comment>
  <w:comment w:id="9" w:author="Love Maths [2]" w:date="2025-11-14T19:24:02Z" w:initials="">
    <w:p w14:paraId="4D8D119D">
      <w:pPr>
        <w:pStyle w:val="6"/>
        <w:rPr>
          <w:rFonts w:hint="default" w:eastAsiaTheme="minorEastAsia"/>
          <w:lang w:val="en-US" w:eastAsia="zh-CN"/>
        </w:rPr>
      </w:pPr>
      <w:r>
        <w:rPr>
          <w:rFonts w:hint="eastAsia"/>
          <w:lang w:val="en-US" w:eastAsia="zh-CN"/>
        </w:rPr>
        <w:t>已修正，见状态图2.4</w:t>
      </w:r>
    </w:p>
  </w:comment>
  <w:comment w:id="10" w:author="毛毛妈" w:date="2025-11-14T09:30:00Z" w:initials="">
    <w:p w14:paraId="0FF61201">
      <w:pPr>
        <w:pStyle w:val="6"/>
        <w:rPr>
          <w:rFonts w:hint="eastAsia"/>
        </w:rPr>
      </w:pPr>
      <w:r>
        <w:rPr>
          <w:rFonts w:hint="eastAsia"/>
        </w:rPr>
        <w:t>这是个纯统计类啊，pay里面都有啊，不用专门的类。</w:t>
      </w:r>
    </w:p>
  </w:comment>
  <w:comment w:id="11" w:author="Love Maths [2]" w:date="2025-11-14T20:04:13Z" w:initials="">
    <w:p w14:paraId="0D4A5D20">
      <w:pPr>
        <w:pStyle w:val="6"/>
        <w:rPr>
          <w:rFonts w:hint="default" w:eastAsiaTheme="minorEastAsia"/>
          <w:lang w:val="en-US" w:eastAsia="zh-CN"/>
        </w:rPr>
      </w:pPr>
      <w:r>
        <w:rPr>
          <w:rFonts w:hint="eastAsia"/>
          <w:lang w:val="en-US" w:eastAsia="zh-CN"/>
        </w:rPr>
        <w:t>收到，已删</w:t>
      </w:r>
    </w:p>
  </w:comment>
  <w:comment w:id="12" w:author="毛毛妈" w:date="2025-11-09T12:01:00Z" w:initials="">
    <w:p w14:paraId="132343DF">
      <w:pPr>
        <w:pStyle w:val="6"/>
      </w:pPr>
      <w:r>
        <w:rPr>
          <w:rFonts w:hint="eastAsia"/>
        </w:rPr>
        <w:t>根据属性表设计的实际情况状态图，一一对应</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C91A095" w15:done="0"/>
  <w15:commentEx w15:paraId="4C9750E7" w15:done="0"/>
  <w15:commentEx w15:paraId="02F9034C" w15:done="0"/>
  <w15:commentEx w15:paraId="62599A79" w15:done="0" w15:paraIdParent="02F9034C"/>
  <w15:commentEx w15:paraId="44AB591C" w15:done="0"/>
  <w15:commentEx w15:paraId="1746E35B" w15:done="0" w15:paraIdParent="44AB591C"/>
  <w15:commentEx w15:paraId="43F034E7" w15:done="0"/>
  <w15:commentEx w15:paraId="286C9477" w15:done="0" w15:paraIdParent="43F034E7"/>
  <w15:commentEx w15:paraId="520244D3" w15:done="0"/>
  <w15:commentEx w15:paraId="4D8D119D" w15:done="0" w15:paraIdParent="520244D3"/>
  <w15:commentEx w15:paraId="0FF61201" w15:done="0"/>
  <w15:commentEx w15:paraId="0D4A5D20" w15:done="0" w15:paraIdParent="0FF61201"/>
  <w15:commentEx w15:paraId="132343D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华康俪金黑W8(P)">
    <w:altName w:val="微软雅黑"/>
    <w:panose1 w:val="00000000000000000000"/>
    <w:charset w:val="86"/>
    <w:family w:val="swiss"/>
    <w:pitch w:val="default"/>
    <w:sig w:usb0="00000000" w:usb1="00000000" w:usb2="00000012" w:usb3="00000000" w:csb0="00040000" w:csb1="00000000"/>
  </w:font>
  <w:font w:name="微软雅黑">
    <w:panose1 w:val="020B0503020204020204"/>
    <w:charset w:val="86"/>
    <w:family w:val="auto"/>
    <w:pitch w:val="default"/>
    <w:sig w:usb0="80000287" w:usb1="2ACF3C50" w:usb2="00000016" w:usb3="00000000" w:csb0="0004001F" w:csb1="00000000"/>
  </w:font>
  <w:font w:name="华文新魏">
    <w:panose1 w:val="02010800040101010101"/>
    <w:charset w:val="86"/>
    <w:family w:val="auto"/>
    <w:pitch w:val="default"/>
    <w:sig w:usb0="00000001" w:usb1="080F0000" w:usb2="00000000" w:usb3="00000000" w:csb0="00040000" w:csb1="00000000"/>
  </w:font>
  <w:font w:name="方正粗黑宋简体">
    <w:altName w:val="宋体"/>
    <w:panose1 w:val="00000000000000000000"/>
    <w:charset w:val="86"/>
    <w:family w:val="auto"/>
    <w:pitch w:val="default"/>
    <w:sig w:usb0="00000000" w:usb1="00000000" w:usb2="00000012" w:usb3="00000000" w:csb0="00040001" w:csb1="00000000"/>
  </w:font>
  <w:font w:name="华文楷体">
    <w:panose1 w:val="02010600040101010101"/>
    <w:charset w:val="86"/>
    <w:family w:val="auto"/>
    <w:pitch w:val="default"/>
    <w:sig w:usb0="00000287" w:usb1="080F0000" w:usb2="00000000" w:usb3="00000000" w:csb0="0004009F" w:csb1="DFD70000"/>
  </w:font>
  <w:font w:name="Segoe UI">
    <w:panose1 w:val="020B0502040204020203"/>
    <w:charset w:val="00"/>
    <w:family w:val="swiss"/>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C26D2F"/>
    <w:multiLevelType w:val="multilevel"/>
    <w:tmpl w:val="18C26D2F"/>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5030BBDF"/>
    <w:multiLevelType w:val="singleLevel"/>
    <w:tmpl w:val="5030BBDF"/>
    <w:lvl w:ilvl="0" w:tentative="0">
      <w:start w:val="3"/>
      <w:numFmt w:val="decimal"/>
      <w:suff w:val="nothing"/>
      <w:lvlText w:val="%1、"/>
      <w:lvlJc w:val="left"/>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毛毛妈">
    <w15:presenceInfo w15:providerId="None" w15:userId="毛毛妈"/>
  </w15:person>
  <w15:person w15:author="Love Maths [2]">
    <w15:presenceInfo w15:providerId="WPS Office" w15:userId="5386709180"/>
  </w15:person>
  <w15:person w15:author="Love Maths">
    <w15:presenceInfo w15:providerId="None" w15:userId="Love Math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1"/>
  <w:bordersDoNotSurroundFooter w:val="1"/>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8B1CFC"/>
    <w:rsid w:val="000D167B"/>
    <w:rsid w:val="00134431"/>
    <w:rsid w:val="00306932"/>
    <w:rsid w:val="003501C9"/>
    <w:rsid w:val="00483B5E"/>
    <w:rsid w:val="004C79D1"/>
    <w:rsid w:val="006126EB"/>
    <w:rsid w:val="00800D67"/>
    <w:rsid w:val="00B840A4"/>
    <w:rsid w:val="00E81E0B"/>
    <w:rsid w:val="00EA1BF2"/>
    <w:rsid w:val="00EA7642"/>
    <w:rsid w:val="00EC5AF5"/>
    <w:rsid w:val="00F40D84"/>
    <w:rsid w:val="02596CB0"/>
    <w:rsid w:val="03A42ADF"/>
    <w:rsid w:val="04E03B88"/>
    <w:rsid w:val="068B1CFC"/>
    <w:rsid w:val="06A630EF"/>
    <w:rsid w:val="076D3A4D"/>
    <w:rsid w:val="0AAC58BE"/>
    <w:rsid w:val="0CD12E20"/>
    <w:rsid w:val="0FC67445"/>
    <w:rsid w:val="10FF39F1"/>
    <w:rsid w:val="133A17CB"/>
    <w:rsid w:val="14904797"/>
    <w:rsid w:val="152A751D"/>
    <w:rsid w:val="18A15C60"/>
    <w:rsid w:val="1F6C3BC3"/>
    <w:rsid w:val="1FA9130A"/>
    <w:rsid w:val="212A6708"/>
    <w:rsid w:val="21A06E18"/>
    <w:rsid w:val="22394A42"/>
    <w:rsid w:val="22877591"/>
    <w:rsid w:val="22AF146D"/>
    <w:rsid w:val="246C795D"/>
    <w:rsid w:val="26DB4B01"/>
    <w:rsid w:val="2AEA3AB1"/>
    <w:rsid w:val="2C076258"/>
    <w:rsid w:val="2D207B4C"/>
    <w:rsid w:val="32335040"/>
    <w:rsid w:val="328A61A8"/>
    <w:rsid w:val="336E66F6"/>
    <w:rsid w:val="3442032E"/>
    <w:rsid w:val="349A33C4"/>
    <w:rsid w:val="34EE7DC6"/>
    <w:rsid w:val="3F510C2F"/>
    <w:rsid w:val="409A5085"/>
    <w:rsid w:val="411936EA"/>
    <w:rsid w:val="41B30987"/>
    <w:rsid w:val="42527053"/>
    <w:rsid w:val="46FA457F"/>
    <w:rsid w:val="4D7610E0"/>
    <w:rsid w:val="4D99525E"/>
    <w:rsid w:val="4DDF4A2F"/>
    <w:rsid w:val="4E5C291E"/>
    <w:rsid w:val="50E25C3F"/>
    <w:rsid w:val="51BE4726"/>
    <w:rsid w:val="568D1257"/>
    <w:rsid w:val="5A963B0E"/>
    <w:rsid w:val="5ABB3E42"/>
    <w:rsid w:val="5B440498"/>
    <w:rsid w:val="5CFC1274"/>
    <w:rsid w:val="5D023849"/>
    <w:rsid w:val="5D4F468B"/>
    <w:rsid w:val="634274DE"/>
    <w:rsid w:val="64BC228A"/>
    <w:rsid w:val="65690FFA"/>
    <w:rsid w:val="684A189E"/>
    <w:rsid w:val="68D73C6F"/>
    <w:rsid w:val="692B79E4"/>
    <w:rsid w:val="69625314"/>
    <w:rsid w:val="69AF5A90"/>
    <w:rsid w:val="6A0C58B7"/>
    <w:rsid w:val="6B4675E1"/>
    <w:rsid w:val="6D791F9F"/>
    <w:rsid w:val="6E0C4AC3"/>
    <w:rsid w:val="6F874139"/>
    <w:rsid w:val="7120654B"/>
    <w:rsid w:val="74973B49"/>
    <w:rsid w:val="76037E52"/>
    <w:rsid w:val="763A0539"/>
    <w:rsid w:val="79237E06"/>
    <w:rsid w:val="7C4E4C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jc w:val="left"/>
      <w:outlineLvl w:val="1"/>
    </w:pPr>
    <w:rPr>
      <w:rFonts w:eastAsia="华文中宋" w:asciiTheme="majorHAnsi" w:hAnsiTheme="majorHAnsi" w:cstheme="majorBidi"/>
      <w:b/>
      <w:bCs/>
      <w:sz w:val="24"/>
      <w:szCs w:val="32"/>
    </w:rPr>
  </w:style>
  <w:style w:type="paragraph" w:styleId="4">
    <w:name w:val="heading 3"/>
    <w:basedOn w:val="1"/>
    <w:next w:val="1"/>
    <w:unhideWhenUsed/>
    <w:qFormat/>
    <w:uiPriority w:val="9"/>
    <w:pPr>
      <w:keepNext/>
      <w:keepLines/>
      <w:spacing w:before="260" w:after="260" w:line="416" w:lineRule="auto"/>
      <w:outlineLvl w:val="2"/>
    </w:pPr>
    <w:rPr>
      <w:rFonts w:ascii="华文中宋" w:hAnsi="华文中宋" w:eastAsia="华文中宋"/>
      <w:b/>
      <w:bCs/>
      <w:sz w:val="22"/>
    </w:rPr>
  </w:style>
  <w:style w:type="paragraph" w:styleId="5">
    <w:name w:val="heading 4"/>
    <w:basedOn w:val="1"/>
    <w:next w:val="1"/>
    <w:unhideWhenUsed/>
    <w:qFormat/>
    <w:uiPriority w:val="9"/>
    <w:pPr>
      <w:keepNext/>
      <w:keepLines/>
      <w:spacing w:before="280" w:after="290" w:line="376" w:lineRule="auto"/>
      <w:outlineLvl w:val="3"/>
    </w:pPr>
    <w:rPr>
      <w:rFonts w:eastAsia="宋体" w:asciiTheme="majorHAnsi" w:hAnsiTheme="majorHAnsi" w:cstheme="majorBidi"/>
      <w:b/>
      <w:bCs/>
      <w:szCs w:val="28"/>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17"/>
    <w:semiHidden/>
    <w:unhideWhenUsed/>
    <w:qFormat/>
    <w:uiPriority w:val="99"/>
    <w:pPr>
      <w:jc w:val="left"/>
    </w:pPr>
  </w:style>
  <w:style w:type="paragraph" w:styleId="7">
    <w:name w:val="toc 2"/>
    <w:basedOn w:val="1"/>
    <w:next w:val="1"/>
    <w:unhideWhenUsed/>
    <w:qFormat/>
    <w:uiPriority w:val="39"/>
    <w:pPr>
      <w:ind w:left="420" w:leftChars="200"/>
    </w:pPr>
  </w:style>
  <w:style w:type="paragraph" w:styleId="8">
    <w:name w:val="annotation subject"/>
    <w:basedOn w:val="6"/>
    <w:next w:val="6"/>
    <w:link w:val="18"/>
    <w:qFormat/>
    <w:uiPriority w:val="0"/>
    <w:rPr>
      <w:b/>
      <w:bCs/>
    </w:rPr>
  </w:style>
  <w:style w:type="character" w:styleId="11">
    <w:name w:val="Hyperlink"/>
    <w:basedOn w:val="10"/>
    <w:unhideWhenUsed/>
    <w:qFormat/>
    <w:uiPriority w:val="99"/>
    <w:rPr>
      <w:color w:val="0026E5" w:themeColor="hyperlink"/>
      <w:u w:val="single"/>
      <w14:textFill>
        <w14:solidFill>
          <w14:schemeClr w14:val="hlink"/>
        </w14:solidFill>
      </w14:textFill>
    </w:rPr>
  </w:style>
  <w:style w:type="character" w:styleId="12">
    <w:name w:val="annotation reference"/>
    <w:basedOn w:val="10"/>
    <w:semiHidden/>
    <w:unhideWhenUsed/>
    <w:qFormat/>
    <w:uiPriority w:val="99"/>
    <w:rPr>
      <w:sz w:val="21"/>
      <w:szCs w:val="21"/>
    </w:rPr>
  </w:style>
  <w:style w:type="paragraph" w:customStyle="1" w:styleId="13">
    <w:name w:val="默认黑体"/>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14">
    <w:name w:val="封面表单样式"/>
    <w:qFormat/>
    <w:locked/>
    <w:uiPriority w:val="9"/>
    <w:pPr>
      <w:spacing w:line="360" w:lineRule="auto"/>
      <w:jc w:val="center"/>
    </w:pPr>
    <w:rPr>
      <w:rFonts w:ascii="Arial" w:hAnsi="Arial" w:eastAsia="黑体" w:cs="Courier New"/>
      <w:bCs/>
      <w:kern w:val="2"/>
      <w:sz w:val="30"/>
      <w:szCs w:val="24"/>
      <w:lang w:val="en-US" w:eastAsia="zh-CN" w:bidi="ar-SA"/>
    </w:rPr>
  </w:style>
  <w:style w:type="paragraph" w:customStyle="1" w:styleId="1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paragraph" w:styleId="16">
    <w:name w:val="List Paragraph"/>
    <w:basedOn w:val="1"/>
    <w:qFormat/>
    <w:uiPriority w:val="34"/>
    <w:pPr>
      <w:ind w:firstLine="420" w:firstLineChars="200"/>
    </w:pPr>
  </w:style>
  <w:style w:type="character" w:customStyle="1" w:styleId="17">
    <w:name w:val="批注文字 字符"/>
    <w:basedOn w:val="10"/>
    <w:link w:val="6"/>
    <w:semiHidden/>
    <w:uiPriority w:val="99"/>
    <w:rPr>
      <w:rFonts w:asciiTheme="minorHAnsi" w:hAnsiTheme="minorHAnsi" w:eastAsiaTheme="minorEastAsia" w:cstheme="minorBidi"/>
      <w:kern w:val="2"/>
      <w:sz w:val="21"/>
      <w:szCs w:val="22"/>
    </w:rPr>
  </w:style>
  <w:style w:type="character" w:customStyle="1" w:styleId="18">
    <w:name w:val="批注主题 字符"/>
    <w:basedOn w:val="17"/>
    <w:link w:val="8"/>
    <w:qFormat/>
    <w:uiPriority w:val="0"/>
    <w:rPr>
      <w:rFonts w:asciiTheme="minorHAnsi" w:hAnsiTheme="minorHAnsi" w:eastAsiaTheme="minorEastAsia" w:cstheme="minorBidi"/>
      <w:b/>
      <w:bCs/>
      <w:kern w:val="2"/>
      <w:sz w:val="21"/>
      <w:szCs w:val="22"/>
    </w:rPr>
  </w:style>
  <w:style w:type="paragraph" w:customStyle="1" w:styleId="19">
    <w:name w:val="修订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0">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image" Target="media/image3.emf"/><Relationship Id="rId7" Type="http://schemas.openxmlformats.org/officeDocument/2006/relationships/image" Target="media/image2.emf"/><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2" Type="http://schemas.microsoft.com/office/2011/relationships/people" Target="people.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comments" Target="comments.xml"/><Relationship Id="rId29" Type="http://schemas.openxmlformats.org/officeDocument/2006/relationships/image" Target="media/image24.emf"/><Relationship Id="rId28" Type="http://schemas.openxmlformats.org/officeDocument/2006/relationships/image" Target="media/image23.emf"/><Relationship Id="rId27" Type="http://schemas.openxmlformats.org/officeDocument/2006/relationships/image" Target="media/image22.emf"/><Relationship Id="rId26" Type="http://schemas.openxmlformats.org/officeDocument/2006/relationships/image" Target="media/image21.emf"/><Relationship Id="rId25" Type="http://schemas.openxmlformats.org/officeDocument/2006/relationships/image" Target="media/image20.emf"/><Relationship Id="rId24" Type="http://schemas.openxmlformats.org/officeDocument/2006/relationships/image" Target="media/image19.emf"/><Relationship Id="rId23" Type="http://schemas.openxmlformats.org/officeDocument/2006/relationships/image" Target="media/image18.emf"/><Relationship Id="rId22" Type="http://schemas.openxmlformats.org/officeDocument/2006/relationships/image" Target="media/image17.emf"/><Relationship Id="rId21" Type="http://schemas.openxmlformats.org/officeDocument/2006/relationships/image" Target="media/image16.emf"/><Relationship Id="rId20" Type="http://schemas.openxmlformats.org/officeDocument/2006/relationships/image" Target="media/image15.emf"/><Relationship Id="rId2" Type="http://schemas.openxmlformats.org/officeDocument/2006/relationships/settings" Target="settings.xml"/><Relationship Id="rId19" Type="http://schemas.openxmlformats.org/officeDocument/2006/relationships/image" Target="media/image14.emf"/><Relationship Id="rId18" Type="http://schemas.openxmlformats.org/officeDocument/2006/relationships/image" Target="media/image13.emf"/><Relationship Id="rId17" Type="http://schemas.openxmlformats.org/officeDocument/2006/relationships/image" Target="media/image12.emf"/><Relationship Id="rId16" Type="http://schemas.openxmlformats.org/officeDocument/2006/relationships/image" Target="media/image11.emf"/><Relationship Id="rId15" Type="http://schemas.openxmlformats.org/officeDocument/2006/relationships/image" Target="media/image10.emf"/><Relationship Id="rId14" Type="http://schemas.openxmlformats.org/officeDocument/2006/relationships/image" Target="media/image9.emf"/><Relationship Id="rId13" Type="http://schemas.openxmlformats.org/officeDocument/2006/relationships/image" Target="media/image8.emf"/><Relationship Id="rId12" Type="http://schemas.openxmlformats.org/officeDocument/2006/relationships/image" Target="media/image7.emf"/><Relationship Id="rId11" Type="http://schemas.openxmlformats.org/officeDocument/2006/relationships/image" Target="media/image6.emf"/><Relationship Id="rId10" Type="http://schemas.openxmlformats.org/officeDocument/2006/relationships/image" Target="media/image5.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28</Pages>
  <Words>3769</Words>
  <Characters>8389</Characters>
  <Lines>86</Lines>
  <Paragraphs>24</Paragraphs>
  <TotalTime>0</TotalTime>
  <ScaleCrop>false</ScaleCrop>
  <LinksUpToDate>false</LinksUpToDate>
  <CharactersWithSpaces>8513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2025-11-03T13:09:00Z</dcterms:created>
  <dc:creator>Love Maths</dc:creator>
  <cp:lastModifiedBy>Love Maths</cp:lastModifiedBy>
  <dcterms:modified xsi:type="dcterms:W3CDTF">2025-11-28T00:27:07Z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EAA8C87CB35A4084841DFAF3650FEA73_13</vt:lpwstr>
  </property>
  <property fmtid="{D5CDD505-2E9C-101B-9397-08002B2CF9AE}" pid="4" name="KSOTemplateDocerSaveRecord">
    <vt:lpwstr>eyJoZGlkIjoiZjNiNThiNmE0ZTExOTc5YzBiOGQ5YTYyZDFjOTAwMjQiLCJ1c2VySWQiOiIxNDQxNTk2NDQ1In0=</vt:lpwstr>
  </property>
</Properties>
</file>