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FC352">
      <w:pPr>
        <w:rPr>
          <w:rFonts w:hint="eastAsia"/>
        </w:rPr>
      </w:pPr>
      <w:r>
        <w:drawing>
          <wp:inline distT="0" distB="0" distL="114300" distR="114300">
            <wp:extent cx="5274310" cy="1461135"/>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grayscl/>
                    </a:blip>
                    <a:stretch>
                      <a:fillRect/>
                    </a:stretch>
                  </pic:blipFill>
                  <pic:spPr>
                    <a:xfrm>
                      <a:off x="0" y="0"/>
                      <a:ext cx="5274310" cy="1461135"/>
                    </a:xfrm>
                    <a:prstGeom prst="rect">
                      <a:avLst/>
                    </a:prstGeom>
                    <a:noFill/>
                    <a:ln>
                      <a:noFill/>
                    </a:ln>
                  </pic:spPr>
                </pic:pic>
              </a:graphicData>
            </a:graphic>
          </wp:inline>
        </w:drawing>
      </w:r>
    </w:p>
    <w:p w14:paraId="333FC507">
      <w:pPr>
        <w:rPr>
          <w:rFonts w:hint="eastAsia"/>
        </w:rPr>
      </w:pPr>
    </w:p>
    <w:p w14:paraId="19165330">
      <w:pPr>
        <w:rPr>
          <w:rFonts w:hint="eastAsia"/>
        </w:rPr>
      </w:pPr>
    </w:p>
    <w:p w14:paraId="0F71EA69">
      <w:pPr>
        <w:spacing w:before="240" w:after="480"/>
        <w:jc w:val="center"/>
        <w:textAlignment w:val="baseline"/>
        <w:rPr>
          <w:rFonts w:ascii="华康俪金黑W8(P)" w:hAnsi="Times New Roman" w:eastAsia="华康俪金黑W8(P)"/>
          <w:spacing w:val="40"/>
          <w:sz w:val="32"/>
          <w:szCs w:val="32"/>
        </w:rPr>
      </w:pPr>
      <w:r>
        <w:rPr>
          <w:rFonts w:hint="eastAsia" w:ascii="华康俪金黑W8(P)" w:hAnsi="Times New Roman" w:eastAsia="华康俪金黑W8(P)"/>
          <w:spacing w:val="40"/>
          <w:sz w:val="32"/>
          <w:szCs w:val="32"/>
        </w:rPr>
        <w:t>《软件工程原理与应用》</w:t>
      </w:r>
    </w:p>
    <w:p w14:paraId="1C49A0FE">
      <w:pPr>
        <w:spacing w:before="240" w:after="480"/>
        <w:jc w:val="center"/>
        <w:textAlignment w:val="baseline"/>
        <w:rPr>
          <w:rFonts w:ascii="华康俪金黑W8(P)" w:hAnsi="Times New Roman" w:eastAsia="华康俪金黑W8(P)"/>
          <w:spacing w:val="40"/>
          <w:sz w:val="28"/>
          <w:szCs w:val="28"/>
        </w:rPr>
      </w:pPr>
      <w:r>
        <w:rPr>
          <w:rFonts w:hint="eastAsia" w:ascii="华康俪金黑W8(P)" w:hAnsi="Times New Roman" w:eastAsia="华康俪金黑W8(P)"/>
          <w:spacing w:val="40"/>
          <w:sz w:val="28"/>
          <w:szCs w:val="28"/>
        </w:rPr>
        <w:t>需求获取报告</w:t>
      </w:r>
    </w:p>
    <w:p w14:paraId="6701BFE7">
      <w:pPr>
        <w:spacing w:before="240" w:after="480"/>
        <w:jc w:val="center"/>
        <w:textAlignment w:val="baseline"/>
        <w:rPr>
          <w:rFonts w:ascii="华文新魏" w:hAnsi="Times New Roman" w:eastAsia="华文新魏"/>
          <w:spacing w:val="40"/>
          <w:sz w:val="52"/>
          <w:szCs w:val="52"/>
        </w:rPr>
      </w:pPr>
      <w:r>
        <w:rPr>
          <w:rFonts w:hint="eastAsia" w:ascii="华文新魏" w:hAnsi="Times New Roman" w:eastAsia="华文新魏"/>
          <w:spacing w:val="40"/>
          <w:sz w:val="52"/>
          <w:szCs w:val="52"/>
        </w:rPr>
        <w:t>团体活动记账平台</w:t>
      </w:r>
    </w:p>
    <w:tbl>
      <w:tblPr>
        <w:tblStyle w:val="16"/>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2535"/>
        <w:gridCol w:w="4464"/>
      </w:tblGrid>
      <w:tr w14:paraId="04A82254">
        <w:tblPrEx>
          <w:tblCellMar>
            <w:top w:w="0" w:type="dxa"/>
            <w:left w:w="57" w:type="dxa"/>
            <w:bottom w:w="0" w:type="dxa"/>
            <w:right w:w="57" w:type="dxa"/>
          </w:tblCellMar>
        </w:tblPrEx>
        <w:trPr>
          <w:trHeight w:val="737" w:hRule="exact"/>
        </w:trPr>
        <w:tc>
          <w:tcPr>
            <w:tcW w:w="2535" w:type="dxa"/>
            <w:noWrap w:val="0"/>
            <w:vAlign w:val="bottom"/>
          </w:tcPr>
          <w:p w14:paraId="35779E0F">
            <w:pPr>
              <w:pStyle w:val="30"/>
              <w:spacing w:line="240" w:lineRule="auto"/>
              <w:ind w:firstLine="600" w:firstLineChars="200"/>
              <w:jc w:val="left"/>
              <w:rPr>
                <w:rFonts w:hint="eastAsia" w:ascii="方正粗黑宋简体" w:hAnsi="方正粗黑宋简体" w:eastAsia="方正粗黑宋简体"/>
                <w:sz w:val="30"/>
                <w:szCs w:val="30"/>
              </w:rPr>
            </w:pPr>
            <w:bookmarkStart w:id="0" w:name="_Hlk131542945"/>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4464" w:type="dxa"/>
            <w:tcBorders>
              <w:bottom w:val="single" w:color="auto" w:sz="4" w:space="0"/>
            </w:tcBorders>
            <w:noWrap w:val="0"/>
            <w:vAlign w:val="bottom"/>
          </w:tcPr>
          <w:p w14:paraId="47005D0E">
            <w:pPr>
              <w:pStyle w:val="31"/>
              <w:rPr>
                <w:rFonts w:hint="eastAsia" w:ascii="华文楷体" w:hAnsi="华文楷体" w:eastAsia="华文楷体"/>
              </w:rPr>
            </w:pPr>
            <w:r>
              <w:rPr>
                <w:rFonts w:hint="eastAsia" w:ascii="华文楷体" w:hAnsi="华文楷体" w:eastAsia="华文楷体"/>
              </w:rPr>
              <w:t>001</w:t>
            </w:r>
            <w:r>
              <w:rPr>
                <w:rFonts w:ascii="华文楷体" w:hAnsi="华文楷体" w:eastAsia="华文楷体"/>
              </w:rPr>
              <w:t xml:space="preserve"> </w:t>
            </w:r>
            <w:r>
              <w:rPr>
                <w:rFonts w:hint="eastAsia" w:ascii="华文楷体" w:hAnsi="华文楷体" w:eastAsia="华文楷体"/>
              </w:rPr>
              <w:t xml:space="preserve"> G</w:t>
            </w:r>
            <w:r>
              <w:rPr>
                <w:rFonts w:ascii="华文楷体" w:hAnsi="华文楷体" w:eastAsia="华文楷体"/>
              </w:rPr>
              <w:t xml:space="preserve"> </w:t>
            </w:r>
            <w:r>
              <w:rPr>
                <w:rFonts w:hint="eastAsia" w:ascii="华文楷体" w:hAnsi="华文楷体" w:eastAsia="华文楷体"/>
              </w:rPr>
              <w:t>徐皓 陈文哲 张璟瑞</w:t>
            </w:r>
          </w:p>
        </w:tc>
      </w:tr>
      <w:bookmarkEnd w:id="0"/>
      <w:tr w14:paraId="7730B011">
        <w:tblPrEx>
          <w:tblCellMar>
            <w:top w:w="0" w:type="dxa"/>
            <w:left w:w="57" w:type="dxa"/>
            <w:bottom w:w="0" w:type="dxa"/>
            <w:right w:w="57" w:type="dxa"/>
          </w:tblCellMar>
        </w:tblPrEx>
        <w:trPr>
          <w:trHeight w:val="737" w:hRule="exact"/>
        </w:trPr>
        <w:tc>
          <w:tcPr>
            <w:tcW w:w="2535" w:type="dxa"/>
            <w:noWrap w:val="0"/>
            <w:vAlign w:val="bottom"/>
          </w:tcPr>
          <w:p w14:paraId="6472B63D">
            <w:pPr>
              <w:pStyle w:val="30"/>
              <w:spacing w:line="240" w:lineRule="auto"/>
              <w:jc w:val="center"/>
              <w:rPr>
                <w:rFonts w:hint="eastAsia" w:ascii="方正粗黑宋简体" w:hAnsi="方正粗黑宋简体" w:eastAsia="方正粗黑宋简体"/>
                <w:spacing w:val="321"/>
                <w:kern w:val="0"/>
                <w:sz w:val="30"/>
                <w:szCs w:val="30"/>
              </w:rPr>
            </w:pPr>
            <w:bookmarkStart w:id="1" w:name="_Hlk131542967"/>
            <w:r>
              <w:rPr>
                <w:rFonts w:hint="eastAsia" w:ascii="方正粗黑宋简体" w:hAnsi="方正粗黑宋简体" w:eastAsia="方正粗黑宋简体"/>
                <w:spacing w:val="300"/>
                <w:kern w:val="0"/>
                <w:sz w:val="30"/>
                <w:szCs w:val="30"/>
                <w:fitText w:val="1200" w:id="-1165155328"/>
              </w:rPr>
              <w:t>学</w:t>
            </w:r>
            <w:r>
              <w:rPr>
                <w:rFonts w:hint="eastAsia" w:ascii="方正粗黑宋简体" w:hAnsi="方正粗黑宋简体" w:eastAsia="方正粗黑宋简体"/>
                <w:spacing w:val="0"/>
                <w:kern w:val="0"/>
                <w:sz w:val="30"/>
                <w:szCs w:val="30"/>
                <w:fitText w:val="1200" w:id="-1165155328"/>
              </w:rPr>
              <w:t>院</w:t>
            </w:r>
          </w:p>
        </w:tc>
        <w:tc>
          <w:tcPr>
            <w:tcW w:w="4464" w:type="dxa"/>
            <w:tcBorders>
              <w:bottom w:val="single" w:color="auto" w:sz="4" w:space="0"/>
            </w:tcBorders>
            <w:noWrap w:val="0"/>
            <w:vAlign w:val="bottom"/>
          </w:tcPr>
          <w:p w14:paraId="3EA93ED1">
            <w:pPr>
              <w:pStyle w:val="31"/>
              <w:rPr>
                <w:rFonts w:hint="eastAsia" w:ascii="华文楷体" w:hAnsi="华文楷体" w:eastAsia="华文楷体"/>
              </w:rPr>
            </w:pPr>
            <w:r>
              <w:rPr>
                <w:rFonts w:hint="eastAsia" w:ascii="华文楷体" w:hAnsi="华文楷体" w:eastAsia="华文楷体"/>
              </w:rPr>
              <w:t>计算机科学与技术学院/软件学院</w:t>
            </w:r>
          </w:p>
        </w:tc>
      </w:tr>
      <w:tr w14:paraId="5DFE0E9A">
        <w:tblPrEx>
          <w:tblCellMar>
            <w:top w:w="0" w:type="dxa"/>
            <w:left w:w="57" w:type="dxa"/>
            <w:bottom w:w="0" w:type="dxa"/>
            <w:right w:w="57" w:type="dxa"/>
          </w:tblCellMar>
        </w:tblPrEx>
        <w:trPr>
          <w:trHeight w:val="737" w:hRule="exact"/>
        </w:trPr>
        <w:tc>
          <w:tcPr>
            <w:tcW w:w="2535" w:type="dxa"/>
            <w:noWrap w:val="0"/>
            <w:vAlign w:val="bottom"/>
          </w:tcPr>
          <w:p w14:paraId="7349FE21">
            <w:pPr>
              <w:pStyle w:val="30"/>
              <w:spacing w:line="240" w:lineRule="auto"/>
              <w:jc w:val="center"/>
              <w:rPr>
                <w:rFonts w:hint="eastAsia"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1165155327"/>
              </w:rPr>
              <w:t>专</w:t>
            </w:r>
            <w:r>
              <w:rPr>
                <w:rFonts w:ascii="方正粗黑宋简体" w:hAnsi="方正粗黑宋简体" w:eastAsia="方正粗黑宋简体"/>
                <w:spacing w:val="0"/>
                <w:kern w:val="0"/>
                <w:sz w:val="30"/>
                <w:szCs w:val="30"/>
                <w:fitText w:val="1200" w:id="-1165155327"/>
              </w:rPr>
              <w:t>业</w:t>
            </w:r>
          </w:p>
        </w:tc>
        <w:tc>
          <w:tcPr>
            <w:tcW w:w="4464" w:type="dxa"/>
            <w:tcBorders>
              <w:top w:val="single" w:color="auto" w:sz="4" w:space="0"/>
              <w:bottom w:val="single" w:color="auto" w:sz="4" w:space="0"/>
            </w:tcBorders>
            <w:noWrap w:val="0"/>
            <w:vAlign w:val="bottom"/>
          </w:tcPr>
          <w:p w14:paraId="378C6FE1">
            <w:pPr>
              <w:pStyle w:val="31"/>
              <w:rPr>
                <w:rFonts w:hint="eastAsia" w:ascii="华文楷体" w:hAnsi="华文楷体" w:eastAsia="华文楷体"/>
              </w:rPr>
            </w:pPr>
            <w:r>
              <w:rPr>
                <w:rFonts w:hint="eastAsia" w:ascii="华文楷体" w:hAnsi="华文楷体" w:eastAsia="华文楷体"/>
              </w:rPr>
              <w:t>计算机科学与技术</w:t>
            </w:r>
          </w:p>
        </w:tc>
      </w:tr>
      <w:tr w14:paraId="2E61AD3A">
        <w:tblPrEx>
          <w:tblCellMar>
            <w:top w:w="0" w:type="dxa"/>
            <w:left w:w="57" w:type="dxa"/>
            <w:bottom w:w="0" w:type="dxa"/>
            <w:right w:w="57" w:type="dxa"/>
          </w:tblCellMar>
        </w:tblPrEx>
        <w:trPr>
          <w:trHeight w:val="737" w:hRule="exact"/>
        </w:trPr>
        <w:tc>
          <w:tcPr>
            <w:tcW w:w="2535" w:type="dxa"/>
            <w:noWrap w:val="0"/>
            <w:vAlign w:val="bottom"/>
          </w:tcPr>
          <w:p w14:paraId="0934FAEB">
            <w:pPr>
              <w:pStyle w:val="30"/>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1165155326"/>
              </w:rPr>
              <w:t>班</w:t>
            </w:r>
            <w:r>
              <w:rPr>
                <w:rFonts w:hint="eastAsia" w:ascii="方正粗黑宋简体" w:hAnsi="方正粗黑宋简体" w:eastAsia="方正粗黑宋简体"/>
                <w:spacing w:val="0"/>
                <w:kern w:val="0"/>
                <w:sz w:val="30"/>
                <w:szCs w:val="30"/>
                <w:fitText w:val="1200" w:id="-1165155326"/>
              </w:rPr>
              <w:t>级</w:t>
            </w:r>
          </w:p>
        </w:tc>
        <w:tc>
          <w:tcPr>
            <w:tcW w:w="4464" w:type="dxa"/>
            <w:tcBorders>
              <w:top w:val="single" w:color="auto" w:sz="4" w:space="0"/>
              <w:bottom w:val="single" w:color="auto" w:sz="4" w:space="0"/>
            </w:tcBorders>
            <w:noWrap w:val="0"/>
            <w:vAlign w:val="bottom"/>
          </w:tcPr>
          <w:p w14:paraId="4C1562F4">
            <w:pPr>
              <w:pStyle w:val="31"/>
              <w:rPr>
                <w:rFonts w:hint="eastAsia" w:ascii="华文楷体" w:hAnsi="华文楷体" w:eastAsia="华文楷体"/>
              </w:rPr>
            </w:pPr>
            <w:r>
              <w:rPr>
                <w:rFonts w:hint="eastAsia" w:ascii="华文楷体" w:hAnsi="华文楷体" w:eastAsia="华文楷体"/>
              </w:rPr>
              <w:t>1823001</w:t>
            </w:r>
          </w:p>
        </w:tc>
      </w:tr>
      <w:bookmarkEnd w:id="1"/>
    </w:tbl>
    <w:p w14:paraId="73312CDC">
      <w:pPr>
        <w:rPr>
          <w:rFonts w:ascii="华文新魏" w:hAnsi="Times New Roman" w:eastAsia="华文新魏"/>
          <w:sz w:val="52"/>
          <w:szCs w:val="52"/>
        </w:rPr>
      </w:pPr>
    </w:p>
    <w:p w14:paraId="14FD27E0">
      <w:pPr>
        <w:pStyle w:val="30"/>
        <w:jc w:val="center"/>
        <w:rPr>
          <w:rFonts w:ascii="华文新魏" w:hAnsi="Times New Roman" w:eastAsia="华文新魏" w:cs="Times New Roman"/>
          <w:sz w:val="52"/>
          <w:szCs w:val="52"/>
        </w:rPr>
      </w:pPr>
    </w:p>
    <w:p w14:paraId="6EB6AF28">
      <w:pPr>
        <w:pStyle w:val="30"/>
        <w:jc w:val="center"/>
        <w:rPr>
          <w:rFonts w:ascii="华文新魏" w:hAnsi="Times New Roman" w:eastAsia="华文新魏" w:cs="Times New Roman"/>
          <w:sz w:val="52"/>
          <w:szCs w:val="52"/>
        </w:rPr>
      </w:pPr>
    </w:p>
    <w:p w14:paraId="779AE315">
      <w:pPr>
        <w:pStyle w:val="30"/>
        <w:jc w:val="center"/>
        <w:rPr>
          <w:rFonts w:ascii="华文新魏" w:hAnsi="Times New Roman" w:eastAsia="华文新魏" w:cs="Times New Roman"/>
          <w:sz w:val="52"/>
          <w:szCs w:val="52"/>
        </w:rPr>
      </w:pPr>
      <w:r>
        <w:rPr>
          <w:rFonts w:ascii="华文新魏" w:hAnsi="Times New Roman" w:eastAsia="华文新魏" w:cs="Times New Roman"/>
          <w:sz w:val="52"/>
          <w:szCs w:val="52"/>
        </w:rPr>
        <w:tab/>
      </w:r>
    </w:p>
    <w:p w14:paraId="1D9AF805">
      <w:pPr>
        <w:pStyle w:val="30"/>
        <w:jc w:val="center"/>
        <w:rPr>
          <w:rFonts w:ascii="华文新魏" w:hAnsi="Times New Roman" w:eastAsia="华文新魏" w:cs="Times New Roman"/>
          <w:sz w:val="52"/>
          <w:szCs w:val="52"/>
        </w:rPr>
      </w:pPr>
    </w:p>
    <w:p w14:paraId="6947CA91">
      <w:pPr>
        <w:pStyle w:val="30"/>
        <w:jc w:val="center"/>
        <w:rPr>
          <w:rFonts w:ascii="华文新魏" w:hAnsi="Times New Roman" w:eastAsia="华文新魏" w:cs="Times New Roman"/>
          <w:sz w:val="52"/>
          <w:szCs w:val="52"/>
        </w:rPr>
      </w:pPr>
    </w:p>
    <w:p w14:paraId="37A52FF3">
      <w:pPr>
        <w:pStyle w:val="30"/>
        <w:jc w:val="center"/>
        <w:rPr>
          <w:sz w:val="30"/>
          <w:szCs w:val="30"/>
        </w:rPr>
      </w:pPr>
      <w:r>
        <w:rPr>
          <w:sz w:val="30"/>
          <w:szCs w:val="30"/>
        </w:rPr>
        <w:t>二〇二</w:t>
      </w:r>
      <w:r>
        <w:rPr>
          <w:rFonts w:hint="eastAsia"/>
          <w:sz w:val="30"/>
          <w:szCs w:val="30"/>
        </w:rPr>
        <w:t>五</w:t>
      </w:r>
      <w:r>
        <w:rPr>
          <w:sz w:val="30"/>
          <w:szCs w:val="30"/>
        </w:rPr>
        <w:t>年</w:t>
      </w:r>
      <w:r>
        <w:rPr>
          <w:rFonts w:hint="eastAsia"/>
          <w:sz w:val="30"/>
          <w:szCs w:val="30"/>
        </w:rPr>
        <w:t>十</w:t>
      </w:r>
      <w:r>
        <w:rPr>
          <w:sz w:val="30"/>
          <w:szCs w:val="30"/>
        </w:rPr>
        <w:t>月</w:t>
      </w:r>
    </w:p>
    <w:p w14:paraId="72583F5D">
      <w:pPr>
        <w:pStyle w:val="33"/>
        <w:jc w:val="center"/>
        <w:rPr>
          <w:rFonts w:hint="eastAsia" w:ascii="华文楷体" w:hAnsi="华文楷体" w:eastAsia="华文楷体"/>
          <w:color w:val="auto"/>
        </w:rPr>
      </w:pPr>
      <w:r>
        <w:rPr>
          <w:rFonts w:ascii="华文楷体" w:hAnsi="华文楷体" w:eastAsia="华文楷体"/>
          <w:color w:val="auto"/>
          <w:lang w:val="zh-CN"/>
        </w:rPr>
        <w:t>目</w:t>
      </w:r>
      <w:r>
        <w:rPr>
          <w:rFonts w:hint="eastAsia" w:ascii="华文楷体" w:hAnsi="华文楷体" w:eastAsia="华文楷体"/>
          <w:color w:val="auto"/>
          <w:lang w:val="zh-CN"/>
        </w:rPr>
        <w:t xml:space="preserve"> </w:t>
      </w:r>
      <w:r>
        <w:rPr>
          <w:rFonts w:ascii="华文楷体" w:hAnsi="华文楷体" w:eastAsia="华文楷体"/>
          <w:color w:val="auto"/>
          <w:lang w:val="zh-CN"/>
        </w:rPr>
        <w:t>录</w:t>
      </w:r>
    </w:p>
    <w:p w14:paraId="6DE4C136">
      <w:pPr>
        <w:pStyle w:val="12"/>
        <w:tabs>
          <w:tab w:val="right" w:leader="dot" w:pos="8296"/>
        </w:tabs>
        <w:spacing w:line="360" w:lineRule="auto"/>
        <w:rPr>
          <w:rFonts w:hint="eastAsia" w:ascii="华文中宋" w:hAnsi="华文中宋" w:eastAsia="华文中宋"/>
          <w:sz w:val="22"/>
          <w:szCs w:val="24"/>
        </w:rPr>
      </w:pPr>
      <w:r>
        <w:fldChar w:fldCharType="begin"/>
      </w:r>
      <w:r>
        <w:instrText xml:space="preserve"> TOC \o "1-3" \h \z \u </w:instrText>
      </w:r>
      <w:r>
        <w:fldChar w:fldCharType="separate"/>
      </w:r>
      <w:r>
        <w:fldChar w:fldCharType="begin"/>
      </w:r>
      <w:r>
        <w:instrText xml:space="preserve"> HYPERLINK \l "_Toc148635485" </w:instrText>
      </w:r>
      <w:r>
        <w:fldChar w:fldCharType="separate"/>
      </w:r>
      <w:r>
        <w:rPr>
          <w:rStyle w:val="19"/>
          <w:rFonts w:ascii="华文中宋" w:hAnsi="华文中宋" w:eastAsia="华文中宋"/>
          <w:sz w:val="22"/>
          <w:szCs w:val="24"/>
        </w:rPr>
        <w:t>一、引言</w:t>
      </w:r>
      <w:r>
        <w:rPr>
          <w:rFonts w:ascii="华文中宋" w:hAnsi="华文中宋" w:eastAsia="华文中宋"/>
          <w:sz w:val="22"/>
          <w:szCs w:val="24"/>
        </w:rPr>
        <w:tab/>
      </w:r>
      <w:r>
        <w:rPr>
          <w:rFonts w:ascii="华文中宋" w:hAnsi="华文中宋" w:eastAsia="华文中宋"/>
          <w:sz w:val="22"/>
          <w:szCs w:val="24"/>
        </w:rPr>
        <w:fldChar w:fldCharType="begin"/>
      </w:r>
      <w:r>
        <w:rPr>
          <w:rFonts w:ascii="华文中宋" w:hAnsi="华文中宋" w:eastAsia="华文中宋"/>
          <w:sz w:val="22"/>
          <w:szCs w:val="24"/>
        </w:rPr>
        <w:instrText xml:space="preserve"> PAGEREF _Toc148635485 \h </w:instrText>
      </w:r>
      <w:r>
        <w:rPr>
          <w:rFonts w:ascii="华文中宋" w:hAnsi="华文中宋" w:eastAsia="华文中宋"/>
          <w:sz w:val="22"/>
          <w:szCs w:val="24"/>
        </w:rPr>
        <w:fldChar w:fldCharType="separate"/>
      </w:r>
      <w:r>
        <w:rPr>
          <w:rFonts w:ascii="华文中宋" w:hAnsi="华文中宋" w:eastAsia="华文中宋"/>
          <w:sz w:val="22"/>
          <w:szCs w:val="24"/>
        </w:rPr>
        <w:t>3</w:t>
      </w:r>
      <w:r>
        <w:rPr>
          <w:rFonts w:ascii="华文中宋" w:hAnsi="华文中宋" w:eastAsia="华文中宋"/>
          <w:sz w:val="22"/>
          <w:szCs w:val="24"/>
        </w:rPr>
        <w:fldChar w:fldCharType="end"/>
      </w:r>
      <w:r>
        <w:rPr>
          <w:rFonts w:ascii="华文中宋" w:hAnsi="华文中宋" w:eastAsia="华文中宋"/>
          <w:sz w:val="22"/>
          <w:szCs w:val="24"/>
        </w:rPr>
        <w:fldChar w:fldCharType="end"/>
      </w:r>
    </w:p>
    <w:p w14:paraId="4F6CEE11">
      <w:pPr>
        <w:pStyle w:val="13"/>
        <w:tabs>
          <w:tab w:val="right" w:leader="dot" w:pos="8296"/>
        </w:tabs>
        <w:spacing w:line="360" w:lineRule="auto"/>
        <w:rPr>
          <w:rFonts w:hint="eastAsia" w:ascii="华文中宋" w:hAnsi="华文中宋" w:eastAsia="华文中宋"/>
        </w:rPr>
      </w:pPr>
      <w:r>
        <w:fldChar w:fldCharType="begin"/>
      </w:r>
      <w:r>
        <w:instrText xml:space="preserve"> HYPERLINK \l "_Toc148635486" </w:instrText>
      </w:r>
      <w:r>
        <w:fldChar w:fldCharType="separate"/>
      </w:r>
      <w:r>
        <w:rPr>
          <w:rStyle w:val="19"/>
          <w:rFonts w:ascii="华文中宋" w:hAnsi="华文中宋" w:eastAsia="华文中宋"/>
        </w:rPr>
        <w:t>1、编写目的</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_Toc148635486 \h </w:instrText>
      </w:r>
      <w:r>
        <w:rPr>
          <w:rFonts w:ascii="华文中宋" w:hAnsi="华文中宋" w:eastAsia="华文中宋"/>
        </w:rPr>
        <w:fldChar w:fldCharType="separate"/>
      </w:r>
      <w:r>
        <w:rPr>
          <w:rFonts w:ascii="华文中宋" w:hAnsi="华文中宋" w:eastAsia="华文中宋"/>
        </w:rPr>
        <w:t>3</w:t>
      </w:r>
      <w:r>
        <w:rPr>
          <w:rFonts w:ascii="华文中宋" w:hAnsi="华文中宋" w:eastAsia="华文中宋"/>
        </w:rPr>
        <w:fldChar w:fldCharType="end"/>
      </w:r>
      <w:r>
        <w:rPr>
          <w:rFonts w:ascii="华文中宋" w:hAnsi="华文中宋" w:eastAsia="华文中宋"/>
        </w:rPr>
        <w:fldChar w:fldCharType="end"/>
      </w:r>
    </w:p>
    <w:p w14:paraId="0BCCF1A6">
      <w:pPr>
        <w:pStyle w:val="13"/>
        <w:tabs>
          <w:tab w:val="right" w:leader="dot" w:pos="8296"/>
        </w:tabs>
        <w:spacing w:line="360" w:lineRule="auto"/>
        <w:rPr>
          <w:rFonts w:hint="eastAsia" w:ascii="华文中宋" w:hAnsi="华文中宋" w:eastAsia="华文中宋"/>
        </w:rPr>
      </w:pPr>
      <w:r>
        <w:fldChar w:fldCharType="begin"/>
      </w:r>
      <w:r>
        <w:instrText xml:space="preserve"> HYPERLINK \l "_Toc148635487" </w:instrText>
      </w:r>
      <w:r>
        <w:fldChar w:fldCharType="separate"/>
      </w:r>
      <w:r>
        <w:rPr>
          <w:rStyle w:val="19"/>
          <w:rFonts w:ascii="华文中宋" w:hAnsi="华文中宋" w:eastAsia="华文中宋"/>
        </w:rPr>
        <w:t>2、背景</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_Toc148635487 \h </w:instrText>
      </w:r>
      <w:r>
        <w:rPr>
          <w:rFonts w:ascii="华文中宋" w:hAnsi="华文中宋" w:eastAsia="华文中宋"/>
        </w:rPr>
        <w:fldChar w:fldCharType="separate"/>
      </w:r>
      <w:r>
        <w:rPr>
          <w:rFonts w:ascii="华文中宋" w:hAnsi="华文中宋" w:eastAsia="华文中宋"/>
        </w:rPr>
        <w:t>3</w:t>
      </w:r>
      <w:r>
        <w:rPr>
          <w:rFonts w:ascii="华文中宋" w:hAnsi="华文中宋" w:eastAsia="华文中宋"/>
        </w:rPr>
        <w:fldChar w:fldCharType="end"/>
      </w:r>
      <w:r>
        <w:rPr>
          <w:rFonts w:ascii="华文中宋" w:hAnsi="华文中宋" w:eastAsia="华文中宋"/>
        </w:rPr>
        <w:fldChar w:fldCharType="end"/>
      </w:r>
    </w:p>
    <w:p w14:paraId="1E32795A">
      <w:pPr>
        <w:pStyle w:val="13"/>
        <w:tabs>
          <w:tab w:val="right" w:leader="dot" w:pos="8296"/>
        </w:tabs>
        <w:spacing w:line="360" w:lineRule="auto"/>
        <w:rPr>
          <w:rFonts w:hint="eastAsia" w:ascii="华文中宋" w:hAnsi="华文中宋" w:eastAsia="华文中宋"/>
        </w:rPr>
      </w:pPr>
      <w:r>
        <w:fldChar w:fldCharType="begin"/>
      </w:r>
      <w:r>
        <w:instrText xml:space="preserve"> HYPERLINK \l "_Toc148635488" </w:instrText>
      </w:r>
      <w:r>
        <w:fldChar w:fldCharType="separate"/>
      </w:r>
      <w:r>
        <w:rPr>
          <w:rStyle w:val="19"/>
          <w:rFonts w:ascii="华文中宋" w:hAnsi="华文中宋" w:eastAsia="华文中宋"/>
        </w:rPr>
        <w:t>3、定义</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_Toc148635488 \h </w:instrText>
      </w:r>
      <w:r>
        <w:rPr>
          <w:rFonts w:ascii="华文中宋" w:hAnsi="华文中宋" w:eastAsia="华文中宋"/>
        </w:rPr>
        <w:fldChar w:fldCharType="separate"/>
      </w:r>
      <w:r>
        <w:rPr>
          <w:rFonts w:ascii="华文中宋" w:hAnsi="华文中宋" w:eastAsia="华文中宋"/>
        </w:rPr>
        <w:t>3</w:t>
      </w:r>
      <w:r>
        <w:rPr>
          <w:rFonts w:ascii="华文中宋" w:hAnsi="华文中宋" w:eastAsia="华文中宋"/>
        </w:rPr>
        <w:fldChar w:fldCharType="end"/>
      </w:r>
      <w:r>
        <w:rPr>
          <w:rFonts w:ascii="华文中宋" w:hAnsi="华文中宋" w:eastAsia="华文中宋"/>
        </w:rPr>
        <w:fldChar w:fldCharType="end"/>
      </w:r>
    </w:p>
    <w:p w14:paraId="4FF4CB54">
      <w:pPr>
        <w:pStyle w:val="13"/>
        <w:tabs>
          <w:tab w:val="right" w:leader="dot" w:pos="8296"/>
        </w:tabs>
        <w:spacing w:line="360" w:lineRule="auto"/>
        <w:rPr>
          <w:rFonts w:hint="eastAsia" w:ascii="华文中宋" w:hAnsi="华文中宋" w:eastAsia="华文中宋"/>
        </w:rPr>
      </w:pPr>
      <w:r>
        <w:fldChar w:fldCharType="begin"/>
      </w:r>
      <w:r>
        <w:instrText xml:space="preserve"> HYPERLINK \l "_Toc148635489" </w:instrText>
      </w:r>
      <w:r>
        <w:fldChar w:fldCharType="separate"/>
      </w:r>
      <w:r>
        <w:rPr>
          <w:rStyle w:val="19"/>
          <w:rFonts w:ascii="华文中宋" w:hAnsi="华文中宋" w:eastAsia="华文中宋"/>
        </w:rPr>
        <w:t>4、参考文献</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_Toc148635489 \h </w:instrText>
      </w:r>
      <w:r>
        <w:rPr>
          <w:rFonts w:ascii="华文中宋" w:hAnsi="华文中宋" w:eastAsia="华文中宋"/>
        </w:rPr>
        <w:fldChar w:fldCharType="separate"/>
      </w:r>
      <w:r>
        <w:rPr>
          <w:rFonts w:ascii="华文中宋" w:hAnsi="华文中宋" w:eastAsia="华文中宋"/>
        </w:rPr>
        <w:t>4</w:t>
      </w:r>
      <w:r>
        <w:rPr>
          <w:rFonts w:ascii="华文中宋" w:hAnsi="华文中宋" w:eastAsia="华文中宋"/>
        </w:rPr>
        <w:fldChar w:fldCharType="end"/>
      </w:r>
      <w:r>
        <w:rPr>
          <w:rFonts w:ascii="华文中宋" w:hAnsi="华文中宋" w:eastAsia="华文中宋"/>
        </w:rPr>
        <w:fldChar w:fldCharType="end"/>
      </w:r>
    </w:p>
    <w:p w14:paraId="1F96E877">
      <w:pPr>
        <w:pStyle w:val="12"/>
        <w:tabs>
          <w:tab w:val="right" w:leader="dot" w:pos="8296"/>
        </w:tabs>
        <w:spacing w:line="360" w:lineRule="auto"/>
        <w:rPr>
          <w:rFonts w:hint="eastAsia" w:ascii="华文中宋" w:hAnsi="华文中宋" w:eastAsia="华文中宋"/>
          <w:sz w:val="22"/>
          <w:szCs w:val="24"/>
        </w:rPr>
      </w:pPr>
      <w:r>
        <w:fldChar w:fldCharType="begin"/>
      </w:r>
      <w:r>
        <w:instrText xml:space="preserve"> HYPERLINK \l "_Toc148635490" </w:instrText>
      </w:r>
      <w:r>
        <w:fldChar w:fldCharType="separate"/>
      </w:r>
      <w:r>
        <w:rPr>
          <w:rStyle w:val="19"/>
          <w:rFonts w:ascii="华文中宋" w:hAnsi="华文中宋" w:eastAsia="华文中宋"/>
          <w:sz w:val="22"/>
          <w:szCs w:val="24"/>
        </w:rPr>
        <w:t>二、任务概述</w:t>
      </w:r>
      <w:r>
        <w:rPr>
          <w:rFonts w:ascii="华文中宋" w:hAnsi="华文中宋" w:eastAsia="华文中宋"/>
          <w:sz w:val="22"/>
          <w:szCs w:val="24"/>
        </w:rPr>
        <w:tab/>
      </w:r>
      <w:r>
        <w:rPr>
          <w:rFonts w:ascii="华文中宋" w:hAnsi="华文中宋" w:eastAsia="华文中宋"/>
          <w:sz w:val="22"/>
          <w:szCs w:val="24"/>
        </w:rPr>
        <w:fldChar w:fldCharType="begin"/>
      </w:r>
      <w:r>
        <w:rPr>
          <w:rFonts w:ascii="华文中宋" w:hAnsi="华文中宋" w:eastAsia="华文中宋"/>
          <w:sz w:val="22"/>
          <w:szCs w:val="24"/>
        </w:rPr>
        <w:instrText xml:space="preserve"> PAGEREF _Toc148635490 \h </w:instrText>
      </w:r>
      <w:r>
        <w:rPr>
          <w:rFonts w:ascii="华文中宋" w:hAnsi="华文中宋" w:eastAsia="华文中宋"/>
          <w:sz w:val="22"/>
          <w:szCs w:val="24"/>
        </w:rPr>
        <w:fldChar w:fldCharType="separate"/>
      </w:r>
      <w:r>
        <w:rPr>
          <w:rFonts w:ascii="华文中宋" w:hAnsi="华文中宋" w:eastAsia="华文中宋"/>
          <w:sz w:val="22"/>
          <w:szCs w:val="24"/>
        </w:rPr>
        <w:t>5</w:t>
      </w:r>
      <w:r>
        <w:rPr>
          <w:rFonts w:ascii="华文中宋" w:hAnsi="华文中宋" w:eastAsia="华文中宋"/>
          <w:sz w:val="22"/>
          <w:szCs w:val="24"/>
        </w:rPr>
        <w:fldChar w:fldCharType="end"/>
      </w:r>
      <w:r>
        <w:rPr>
          <w:rFonts w:ascii="华文中宋" w:hAnsi="华文中宋" w:eastAsia="华文中宋"/>
          <w:sz w:val="22"/>
          <w:szCs w:val="24"/>
        </w:rPr>
        <w:fldChar w:fldCharType="end"/>
      </w:r>
    </w:p>
    <w:p w14:paraId="259ABF18">
      <w:pPr>
        <w:pStyle w:val="13"/>
        <w:tabs>
          <w:tab w:val="right" w:leader="dot" w:pos="8296"/>
        </w:tabs>
        <w:spacing w:line="360" w:lineRule="auto"/>
        <w:rPr>
          <w:rFonts w:hint="eastAsia" w:ascii="华文中宋" w:hAnsi="华文中宋" w:eastAsia="华文中宋"/>
        </w:rPr>
      </w:pPr>
      <w:r>
        <w:fldChar w:fldCharType="begin"/>
      </w:r>
      <w:r>
        <w:instrText xml:space="preserve"> HYPERLINK \l "_Toc148635491" </w:instrText>
      </w:r>
      <w:r>
        <w:fldChar w:fldCharType="separate"/>
      </w:r>
      <w:r>
        <w:rPr>
          <w:rStyle w:val="19"/>
          <w:rFonts w:ascii="华文中宋" w:hAnsi="华文中宋" w:eastAsia="华文中宋"/>
        </w:rPr>
        <w:t>1、目标</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_Toc148635491 \h </w:instrText>
      </w:r>
      <w:r>
        <w:rPr>
          <w:rFonts w:ascii="华文中宋" w:hAnsi="华文中宋" w:eastAsia="华文中宋"/>
        </w:rPr>
        <w:fldChar w:fldCharType="separate"/>
      </w:r>
      <w:r>
        <w:rPr>
          <w:rFonts w:ascii="华文中宋" w:hAnsi="华文中宋" w:eastAsia="华文中宋"/>
        </w:rPr>
        <w:t>5</w:t>
      </w:r>
      <w:r>
        <w:rPr>
          <w:rFonts w:ascii="华文中宋" w:hAnsi="华文中宋" w:eastAsia="华文中宋"/>
        </w:rPr>
        <w:fldChar w:fldCharType="end"/>
      </w:r>
      <w:r>
        <w:rPr>
          <w:rFonts w:ascii="华文中宋" w:hAnsi="华文中宋" w:eastAsia="华文中宋"/>
        </w:rPr>
        <w:fldChar w:fldCharType="end"/>
      </w:r>
    </w:p>
    <w:p w14:paraId="7FD81EA4">
      <w:pPr>
        <w:pStyle w:val="13"/>
        <w:tabs>
          <w:tab w:val="right" w:leader="dot" w:pos="8296"/>
        </w:tabs>
        <w:spacing w:line="360" w:lineRule="auto"/>
        <w:rPr>
          <w:rFonts w:hint="eastAsia" w:ascii="华文中宋" w:hAnsi="华文中宋" w:eastAsia="华文中宋"/>
        </w:rPr>
      </w:pPr>
      <w:r>
        <w:fldChar w:fldCharType="begin"/>
      </w:r>
      <w:r>
        <w:instrText xml:space="preserve"> HYPERLINK \l "_Toc148635492" </w:instrText>
      </w:r>
      <w:r>
        <w:fldChar w:fldCharType="separate"/>
      </w:r>
      <w:r>
        <w:rPr>
          <w:rStyle w:val="19"/>
          <w:rFonts w:ascii="华文中宋" w:hAnsi="华文中宋" w:eastAsia="华文中宋"/>
        </w:rPr>
        <w:t>2、用户特点</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_Toc148635492 \h </w:instrText>
      </w:r>
      <w:r>
        <w:rPr>
          <w:rFonts w:ascii="华文中宋" w:hAnsi="华文中宋" w:eastAsia="华文中宋"/>
        </w:rPr>
        <w:fldChar w:fldCharType="separate"/>
      </w:r>
      <w:r>
        <w:rPr>
          <w:rFonts w:ascii="华文中宋" w:hAnsi="华文中宋" w:eastAsia="华文中宋"/>
        </w:rPr>
        <w:t>6</w:t>
      </w:r>
      <w:r>
        <w:rPr>
          <w:rFonts w:ascii="华文中宋" w:hAnsi="华文中宋" w:eastAsia="华文中宋"/>
        </w:rPr>
        <w:fldChar w:fldCharType="end"/>
      </w:r>
      <w:r>
        <w:rPr>
          <w:rFonts w:ascii="华文中宋" w:hAnsi="华文中宋" w:eastAsia="华文中宋"/>
        </w:rPr>
        <w:fldChar w:fldCharType="end"/>
      </w:r>
    </w:p>
    <w:p w14:paraId="55B78F6F">
      <w:pPr>
        <w:pStyle w:val="13"/>
        <w:tabs>
          <w:tab w:val="right" w:leader="dot" w:pos="8296"/>
        </w:tabs>
        <w:spacing w:line="360" w:lineRule="auto"/>
        <w:rPr>
          <w:rFonts w:hint="eastAsia" w:ascii="华文中宋" w:hAnsi="华文中宋" w:eastAsia="华文中宋"/>
        </w:rPr>
      </w:pPr>
      <w:r>
        <w:fldChar w:fldCharType="begin"/>
      </w:r>
      <w:r>
        <w:instrText xml:space="preserve"> HYPERLINK \l "_Toc148635493" </w:instrText>
      </w:r>
      <w:r>
        <w:fldChar w:fldCharType="separate"/>
      </w:r>
      <w:r>
        <w:rPr>
          <w:rStyle w:val="19"/>
          <w:rFonts w:ascii="华文中宋" w:hAnsi="华文中宋" w:eastAsia="华文中宋"/>
        </w:rPr>
        <w:t>3、假定约束</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_Toc148635493 \h </w:instrText>
      </w:r>
      <w:r>
        <w:rPr>
          <w:rFonts w:ascii="华文中宋" w:hAnsi="华文中宋" w:eastAsia="华文中宋"/>
        </w:rPr>
        <w:fldChar w:fldCharType="separate"/>
      </w:r>
      <w:r>
        <w:rPr>
          <w:rFonts w:ascii="华文中宋" w:hAnsi="华文中宋" w:eastAsia="华文中宋"/>
        </w:rPr>
        <w:t>6</w:t>
      </w:r>
      <w:r>
        <w:rPr>
          <w:rFonts w:ascii="华文中宋" w:hAnsi="华文中宋" w:eastAsia="华文中宋"/>
        </w:rPr>
        <w:fldChar w:fldCharType="end"/>
      </w:r>
      <w:r>
        <w:rPr>
          <w:rFonts w:ascii="华文中宋" w:hAnsi="华文中宋" w:eastAsia="华文中宋"/>
        </w:rPr>
        <w:fldChar w:fldCharType="end"/>
      </w:r>
    </w:p>
    <w:p w14:paraId="59D79551">
      <w:pPr>
        <w:pStyle w:val="12"/>
        <w:tabs>
          <w:tab w:val="right" w:leader="dot" w:pos="8296"/>
        </w:tabs>
        <w:spacing w:line="360" w:lineRule="auto"/>
        <w:rPr>
          <w:rFonts w:hint="eastAsia" w:ascii="华文中宋" w:hAnsi="华文中宋" w:eastAsia="华文中宋"/>
          <w:sz w:val="22"/>
          <w:szCs w:val="24"/>
        </w:rPr>
      </w:pPr>
      <w:r>
        <w:fldChar w:fldCharType="begin"/>
      </w:r>
      <w:r>
        <w:instrText xml:space="preserve"> HYPERLINK \l "_Toc148635494" </w:instrText>
      </w:r>
      <w:r>
        <w:fldChar w:fldCharType="separate"/>
      </w:r>
      <w:r>
        <w:rPr>
          <w:rStyle w:val="19"/>
          <w:rFonts w:ascii="华文中宋" w:hAnsi="华文中宋" w:eastAsia="华文中宋"/>
          <w:sz w:val="22"/>
          <w:szCs w:val="24"/>
        </w:rPr>
        <w:t>三、需求规定</w:t>
      </w:r>
      <w:r>
        <w:rPr>
          <w:rFonts w:ascii="华文中宋" w:hAnsi="华文中宋" w:eastAsia="华文中宋"/>
          <w:sz w:val="22"/>
          <w:szCs w:val="24"/>
        </w:rPr>
        <w:tab/>
      </w:r>
      <w:r>
        <w:rPr>
          <w:rFonts w:ascii="华文中宋" w:hAnsi="华文中宋" w:eastAsia="华文中宋"/>
          <w:sz w:val="22"/>
          <w:szCs w:val="24"/>
        </w:rPr>
        <w:fldChar w:fldCharType="begin"/>
      </w:r>
      <w:r>
        <w:rPr>
          <w:rFonts w:ascii="华文中宋" w:hAnsi="华文中宋" w:eastAsia="华文中宋"/>
          <w:sz w:val="22"/>
          <w:szCs w:val="24"/>
        </w:rPr>
        <w:instrText xml:space="preserve"> PAGEREF _Toc148635494 \h </w:instrText>
      </w:r>
      <w:r>
        <w:rPr>
          <w:rFonts w:ascii="华文中宋" w:hAnsi="华文中宋" w:eastAsia="华文中宋"/>
          <w:sz w:val="22"/>
          <w:szCs w:val="24"/>
        </w:rPr>
        <w:fldChar w:fldCharType="separate"/>
      </w:r>
      <w:r>
        <w:rPr>
          <w:rFonts w:ascii="华文中宋" w:hAnsi="华文中宋" w:eastAsia="华文中宋"/>
          <w:sz w:val="22"/>
          <w:szCs w:val="24"/>
        </w:rPr>
        <w:t>7</w:t>
      </w:r>
      <w:r>
        <w:rPr>
          <w:rFonts w:ascii="华文中宋" w:hAnsi="华文中宋" w:eastAsia="华文中宋"/>
          <w:sz w:val="22"/>
          <w:szCs w:val="24"/>
        </w:rPr>
        <w:fldChar w:fldCharType="end"/>
      </w:r>
      <w:r>
        <w:rPr>
          <w:rFonts w:ascii="华文中宋" w:hAnsi="华文中宋" w:eastAsia="华文中宋"/>
          <w:sz w:val="22"/>
          <w:szCs w:val="24"/>
        </w:rPr>
        <w:fldChar w:fldCharType="end"/>
      </w:r>
    </w:p>
    <w:p w14:paraId="68213BDE">
      <w:pPr>
        <w:pStyle w:val="13"/>
        <w:tabs>
          <w:tab w:val="right" w:leader="dot" w:pos="8296"/>
        </w:tabs>
        <w:spacing w:line="360" w:lineRule="auto"/>
        <w:rPr>
          <w:rFonts w:hint="eastAsia" w:ascii="华文中宋" w:hAnsi="华文中宋" w:eastAsia="华文中宋"/>
        </w:rPr>
      </w:pPr>
      <w:r>
        <w:fldChar w:fldCharType="begin"/>
      </w:r>
      <w:r>
        <w:instrText xml:space="preserve"> HYPERLINK \l "_Toc148635495" </w:instrText>
      </w:r>
      <w:r>
        <w:fldChar w:fldCharType="separate"/>
      </w:r>
      <w:r>
        <w:rPr>
          <w:rStyle w:val="19"/>
          <w:rFonts w:ascii="华文中宋" w:hAnsi="华文中宋" w:eastAsia="华文中宋"/>
        </w:rPr>
        <w:t>1、功能规定</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_Toc148635495 \h </w:instrText>
      </w:r>
      <w:r>
        <w:rPr>
          <w:rFonts w:ascii="华文中宋" w:hAnsi="华文中宋" w:eastAsia="华文中宋"/>
        </w:rPr>
        <w:fldChar w:fldCharType="separate"/>
      </w:r>
      <w:r>
        <w:rPr>
          <w:rFonts w:ascii="华文中宋" w:hAnsi="华文中宋" w:eastAsia="华文中宋"/>
        </w:rPr>
        <w:t>7</w:t>
      </w:r>
      <w:r>
        <w:rPr>
          <w:rFonts w:ascii="华文中宋" w:hAnsi="华文中宋" w:eastAsia="华文中宋"/>
        </w:rPr>
        <w:fldChar w:fldCharType="end"/>
      </w:r>
      <w:r>
        <w:rPr>
          <w:rFonts w:ascii="华文中宋" w:hAnsi="华文中宋" w:eastAsia="华文中宋"/>
        </w:rPr>
        <w:fldChar w:fldCharType="end"/>
      </w:r>
    </w:p>
    <w:p w14:paraId="486BC6DA">
      <w:pPr>
        <w:pStyle w:val="8"/>
        <w:tabs>
          <w:tab w:val="right" w:leader="dot" w:pos="8296"/>
        </w:tabs>
        <w:spacing w:line="360" w:lineRule="auto"/>
        <w:rPr>
          <w:rFonts w:hint="eastAsia" w:ascii="华文中宋" w:hAnsi="华文中宋" w:eastAsia="华文中宋"/>
        </w:rPr>
      </w:pPr>
      <w:r>
        <w:fldChar w:fldCharType="begin"/>
      </w:r>
      <w:r>
        <w:instrText xml:space="preserve"> HYPERLINK \l "_Toc148635496" </w:instrText>
      </w:r>
      <w:r>
        <w:fldChar w:fldCharType="separate"/>
      </w:r>
      <w:r>
        <w:rPr>
          <w:rStyle w:val="19"/>
          <w:rFonts w:ascii="华文中宋" w:hAnsi="华文中宋" w:eastAsia="华文中宋"/>
        </w:rPr>
        <w:t>1.1模块</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_Toc148635496 \h </w:instrText>
      </w:r>
      <w:r>
        <w:rPr>
          <w:rFonts w:ascii="华文中宋" w:hAnsi="华文中宋" w:eastAsia="华文中宋"/>
        </w:rPr>
        <w:fldChar w:fldCharType="separate"/>
      </w:r>
      <w:r>
        <w:rPr>
          <w:rFonts w:ascii="华文中宋" w:hAnsi="华文中宋" w:eastAsia="华文中宋"/>
        </w:rPr>
        <w:t>7</w:t>
      </w:r>
      <w:r>
        <w:rPr>
          <w:rFonts w:ascii="华文中宋" w:hAnsi="华文中宋" w:eastAsia="华文中宋"/>
        </w:rPr>
        <w:fldChar w:fldCharType="end"/>
      </w:r>
      <w:r>
        <w:rPr>
          <w:rFonts w:ascii="华文中宋" w:hAnsi="华文中宋" w:eastAsia="华文中宋"/>
        </w:rPr>
        <w:fldChar w:fldCharType="end"/>
      </w:r>
    </w:p>
    <w:p w14:paraId="415C1C91">
      <w:pPr>
        <w:pStyle w:val="8"/>
        <w:tabs>
          <w:tab w:val="right" w:leader="dot" w:pos="8296"/>
        </w:tabs>
        <w:spacing w:line="360" w:lineRule="auto"/>
        <w:rPr>
          <w:rFonts w:hint="eastAsia" w:ascii="华文中宋" w:hAnsi="华文中宋" w:eastAsia="华文中宋"/>
        </w:rPr>
      </w:pPr>
      <w:r>
        <w:fldChar w:fldCharType="begin"/>
      </w:r>
      <w:r>
        <w:instrText xml:space="preserve"> HYPERLINK \l "_Toc148635497" </w:instrText>
      </w:r>
      <w:r>
        <w:fldChar w:fldCharType="separate"/>
      </w:r>
      <w:r>
        <w:rPr>
          <w:rStyle w:val="19"/>
          <w:rFonts w:ascii="华文中宋" w:hAnsi="华文中宋" w:eastAsia="华文中宋"/>
        </w:rPr>
        <w:t>1.2确定参与者</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_Toc148635497 \h </w:instrText>
      </w:r>
      <w:r>
        <w:rPr>
          <w:rFonts w:ascii="华文中宋" w:hAnsi="华文中宋" w:eastAsia="华文中宋"/>
        </w:rPr>
        <w:fldChar w:fldCharType="separate"/>
      </w:r>
      <w:r>
        <w:rPr>
          <w:rFonts w:ascii="华文中宋" w:hAnsi="华文中宋" w:eastAsia="华文中宋"/>
        </w:rPr>
        <w:t>9</w:t>
      </w:r>
      <w:r>
        <w:rPr>
          <w:rFonts w:ascii="华文中宋" w:hAnsi="华文中宋" w:eastAsia="华文中宋"/>
        </w:rPr>
        <w:fldChar w:fldCharType="end"/>
      </w:r>
      <w:r>
        <w:rPr>
          <w:rFonts w:ascii="华文中宋" w:hAnsi="华文中宋" w:eastAsia="华文中宋"/>
        </w:rPr>
        <w:fldChar w:fldCharType="end"/>
      </w:r>
    </w:p>
    <w:p w14:paraId="4738EE71">
      <w:pPr>
        <w:pStyle w:val="8"/>
        <w:tabs>
          <w:tab w:val="right" w:leader="dot" w:pos="8296"/>
        </w:tabs>
        <w:spacing w:line="360" w:lineRule="auto"/>
        <w:rPr>
          <w:rFonts w:hint="eastAsia" w:ascii="华文中宋" w:hAnsi="华文中宋" w:eastAsia="华文中宋"/>
        </w:rPr>
      </w:pPr>
      <w:r>
        <w:fldChar w:fldCharType="begin"/>
      </w:r>
      <w:r>
        <w:instrText xml:space="preserve"> HYPERLINK \l "_Toc148635498" </w:instrText>
      </w:r>
      <w:r>
        <w:fldChar w:fldCharType="separate"/>
      </w:r>
      <w:r>
        <w:rPr>
          <w:rStyle w:val="19"/>
          <w:rFonts w:ascii="华文中宋" w:hAnsi="华文中宋" w:eastAsia="华文中宋"/>
        </w:rPr>
        <w:t>1.3确定用例（总用例图）</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_Toc148635498 \h </w:instrText>
      </w:r>
      <w:r>
        <w:rPr>
          <w:rFonts w:ascii="华文中宋" w:hAnsi="华文中宋" w:eastAsia="华文中宋"/>
        </w:rPr>
        <w:fldChar w:fldCharType="separate"/>
      </w:r>
      <w:r>
        <w:rPr>
          <w:rFonts w:ascii="华文中宋" w:hAnsi="华文中宋" w:eastAsia="华文中宋"/>
        </w:rPr>
        <w:t>10</w:t>
      </w:r>
      <w:r>
        <w:rPr>
          <w:rFonts w:ascii="华文中宋" w:hAnsi="华文中宋" w:eastAsia="华文中宋"/>
        </w:rPr>
        <w:fldChar w:fldCharType="end"/>
      </w:r>
      <w:r>
        <w:rPr>
          <w:rFonts w:ascii="华文中宋" w:hAnsi="华文中宋" w:eastAsia="华文中宋"/>
        </w:rPr>
        <w:fldChar w:fldCharType="end"/>
      </w:r>
    </w:p>
    <w:p w14:paraId="54C2A677">
      <w:pPr>
        <w:pStyle w:val="8"/>
        <w:tabs>
          <w:tab w:val="right" w:leader="dot" w:pos="8296"/>
        </w:tabs>
        <w:spacing w:line="360" w:lineRule="auto"/>
        <w:rPr>
          <w:rFonts w:hint="eastAsia" w:ascii="华文中宋" w:hAnsi="华文中宋" w:eastAsia="华文中宋"/>
        </w:rPr>
      </w:pPr>
      <w:r>
        <w:fldChar w:fldCharType="begin"/>
      </w:r>
      <w:r>
        <w:instrText xml:space="preserve"> HYPERLINK \l "_Toc148635499" </w:instrText>
      </w:r>
      <w:r>
        <w:fldChar w:fldCharType="separate"/>
      </w:r>
      <w:r>
        <w:rPr>
          <w:rStyle w:val="19"/>
          <w:rFonts w:ascii="华文中宋" w:hAnsi="华文中宋" w:eastAsia="华文中宋"/>
        </w:rPr>
        <w:t>1.4用例说明</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_Toc148635499 \h </w:instrText>
      </w:r>
      <w:r>
        <w:rPr>
          <w:rFonts w:ascii="华文中宋" w:hAnsi="华文中宋" w:eastAsia="华文中宋"/>
        </w:rPr>
        <w:fldChar w:fldCharType="separate"/>
      </w:r>
      <w:r>
        <w:rPr>
          <w:rFonts w:ascii="华文中宋" w:hAnsi="华文中宋" w:eastAsia="华文中宋"/>
        </w:rPr>
        <w:t>10</w:t>
      </w:r>
      <w:r>
        <w:rPr>
          <w:rFonts w:ascii="华文中宋" w:hAnsi="华文中宋" w:eastAsia="华文中宋"/>
        </w:rPr>
        <w:fldChar w:fldCharType="end"/>
      </w:r>
      <w:r>
        <w:rPr>
          <w:rFonts w:ascii="华文中宋" w:hAnsi="华文中宋" w:eastAsia="华文中宋"/>
        </w:rPr>
        <w:fldChar w:fldCharType="end"/>
      </w:r>
    </w:p>
    <w:p w14:paraId="66F937C1">
      <w:pPr>
        <w:pStyle w:val="13"/>
        <w:tabs>
          <w:tab w:val="right" w:leader="dot" w:pos="8296"/>
        </w:tabs>
        <w:spacing w:line="360" w:lineRule="auto"/>
        <w:rPr>
          <w:rFonts w:hint="eastAsia" w:ascii="华文中宋" w:hAnsi="华文中宋" w:eastAsia="华文中宋"/>
        </w:rPr>
      </w:pPr>
      <w:r>
        <w:fldChar w:fldCharType="begin"/>
      </w:r>
      <w:r>
        <w:instrText xml:space="preserve"> HYPERLINK \l "_Toc148635500" </w:instrText>
      </w:r>
      <w:r>
        <w:fldChar w:fldCharType="separate"/>
      </w:r>
      <w:r>
        <w:rPr>
          <w:rStyle w:val="19"/>
          <w:rFonts w:ascii="华文中宋" w:hAnsi="华文中宋" w:eastAsia="华文中宋"/>
        </w:rPr>
        <w:t>2、性能规定</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_Toc148635500 \h </w:instrText>
      </w:r>
      <w:r>
        <w:rPr>
          <w:rFonts w:ascii="华文中宋" w:hAnsi="华文中宋" w:eastAsia="华文中宋"/>
        </w:rPr>
        <w:fldChar w:fldCharType="separate"/>
      </w:r>
      <w:r>
        <w:rPr>
          <w:rFonts w:ascii="华文中宋" w:hAnsi="华文中宋" w:eastAsia="华文中宋"/>
        </w:rPr>
        <w:t>31</w:t>
      </w:r>
      <w:r>
        <w:rPr>
          <w:rFonts w:ascii="华文中宋" w:hAnsi="华文中宋" w:eastAsia="华文中宋"/>
        </w:rPr>
        <w:fldChar w:fldCharType="end"/>
      </w:r>
      <w:r>
        <w:rPr>
          <w:rFonts w:ascii="华文中宋" w:hAnsi="华文中宋" w:eastAsia="华文中宋"/>
        </w:rPr>
        <w:fldChar w:fldCharType="end"/>
      </w:r>
    </w:p>
    <w:p w14:paraId="7C2B65F1">
      <w:pPr>
        <w:pStyle w:val="8"/>
        <w:tabs>
          <w:tab w:val="right" w:leader="dot" w:pos="8296"/>
        </w:tabs>
        <w:spacing w:line="360" w:lineRule="auto"/>
        <w:rPr>
          <w:rFonts w:hint="eastAsia" w:ascii="华文中宋" w:hAnsi="华文中宋" w:eastAsia="华文中宋"/>
        </w:rPr>
      </w:pPr>
      <w:r>
        <w:fldChar w:fldCharType="begin"/>
      </w:r>
      <w:r>
        <w:instrText xml:space="preserve"> HYPERLINK \l "_Toc148635501" </w:instrText>
      </w:r>
      <w:r>
        <w:fldChar w:fldCharType="separate"/>
      </w:r>
      <w:r>
        <w:rPr>
          <w:rStyle w:val="19"/>
          <w:rFonts w:ascii="华文中宋" w:hAnsi="华文中宋" w:eastAsia="华文中宋"/>
        </w:rPr>
        <w:t>2.1精度</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_Toc148635501 \h </w:instrText>
      </w:r>
      <w:r>
        <w:rPr>
          <w:rFonts w:ascii="华文中宋" w:hAnsi="华文中宋" w:eastAsia="华文中宋"/>
        </w:rPr>
        <w:fldChar w:fldCharType="separate"/>
      </w:r>
      <w:r>
        <w:rPr>
          <w:rFonts w:ascii="华文中宋" w:hAnsi="华文中宋" w:eastAsia="华文中宋"/>
        </w:rPr>
        <w:t>31</w:t>
      </w:r>
      <w:r>
        <w:rPr>
          <w:rFonts w:ascii="华文中宋" w:hAnsi="华文中宋" w:eastAsia="华文中宋"/>
        </w:rPr>
        <w:fldChar w:fldCharType="end"/>
      </w:r>
      <w:r>
        <w:rPr>
          <w:rFonts w:ascii="华文中宋" w:hAnsi="华文中宋" w:eastAsia="华文中宋"/>
        </w:rPr>
        <w:fldChar w:fldCharType="end"/>
      </w:r>
    </w:p>
    <w:p w14:paraId="599B76D8">
      <w:pPr>
        <w:pStyle w:val="8"/>
        <w:tabs>
          <w:tab w:val="right" w:leader="dot" w:pos="8296"/>
        </w:tabs>
        <w:spacing w:line="360" w:lineRule="auto"/>
        <w:rPr>
          <w:rFonts w:hint="eastAsia" w:ascii="华文中宋" w:hAnsi="华文中宋" w:eastAsia="华文中宋"/>
        </w:rPr>
      </w:pPr>
      <w:r>
        <w:fldChar w:fldCharType="begin"/>
      </w:r>
      <w:r>
        <w:instrText xml:space="preserve"> HYPERLINK \l "_Toc148635502" </w:instrText>
      </w:r>
      <w:r>
        <w:fldChar w:fldCharType="separate"/>
      </w:r>
      <w:r>
        <w:rPr>
          <w:rStyle w:val="19"/>
          <w:rFonts w:ascii="华文中宋" w:hAnsi="华文中宋" w:eastAsia="华文中宋"/>
        </w:rPr>
        <w:t>2.2时间特性要求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_Toc148635502 \h </w:instrText>
      </w:r>
      <w:r>
        <w:rPr>
          <w:rFonts w:ascii="华文中宋" w:hAnsi="华文中宋" w:eastAsia="华文中宋"/>
        </w:rPr>
        <w:fldChar w:fldCharType="separate"/>
      </w:r>
      <w:r>
        <w:rPr>
          <w:rFonts w:ascii="华文中宋" w:hAnsi="华文中宋" w:eastAsia="华文中宋"/>
        </w:rPr>
        <w:t>31</w:t>
      </w:r>
      <w:r>
        <w:rPr>
          <w:rFonts w:ascii="华文中宋" w:hAnsi="华文中宋" w:eastAsia="华文中宋"/>
        </w:rPr>
        <w:fldChar w:fldCharType="end"/>
      </w:r>
      <w:r>
        <w:rPr>
          <w:rFonts w:ascii="华文中宋" w:hAnsi="华文中宋" w:eastAsia="华文中宋"/>
        </w:rPr>
        <w:fldChar w:fldCharType="end"/>
      </w:r>
    </w:p>
    <w:p w14:paraId="3FB6AAD0">
      <w:pPr>
        <w:pStyle w:val="8"/>
        <w:tabs>
          <w:tab w:val="right" w:leader="dot" w:pos="8296"/>
        </w:tabs>
        <w:spacing w:line="360" w:lineRule="auto"/>
        <w:rPr>
          <w:rFonts w:hint="eastAsia" w:ascii="华文中宋" w:hAnsi="华文中宋" w:eastAsia="华文中宋"/>
        </w:rPr>
      </w:pPr>
      <w:r>
        <w:fldChar w:fldCharType="begin"/>
      </w:r>
      <w:r>
        <w:instrText xml:space="preserve"> HYPERLINK \l "_Toc148635503" </w:instrText>
      </w:r>
      <w:r>
        <w:fldChar w:fldCharType="separate"/>
      </w:r>
      <w:r>
        <w:rPr>
          <w:rStyle w:val="19"/>
          <w:rFonts w:ascii="华文中宋" w:hAnsi="华文中宋" w:eastAsia="华文中宋"/>
        </w:rPr>
        <w:t>2.3灵活性</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_Toc148635503 \h </w:instrText>
      </w:r>
      <w:r>
        <w:rPr>
          <w:rFonts w:ascii="华文中宋" w:hAnsi="华文中宋" w:eastAsia="华文中宋"/>
        </w:rPr>
        <w:fldChar w:fldCharType="separate"/>
      </w:r>
      <w:r>
        <w:rPr>
          <w:rFonts w:ascii="华文中宋" w:hAnsi="华文中宋" w:eastAsia="华文中宋"/>
        </w:rPr>
        <w:t>32</w:t>
      </w:r>
      <w:r>
        <w:rPr>
          <w:rFonts w:ascii="华文中宋" w:hAnsi="华文中宋" w:eastAsia="华文中宋"/>
        </w:rPr>
        <w:fldChar w:fldCharType="end"/>
      </w:r>
      <w:r>
        <w:rPr>
          <w:rFonts w:ascii="华文中宋" w:hAnsi="华文中宋" w:eastAsia="华文中宋"/>
        </w:rPr>
        <w:fldChar w:fldCharType="end"/>
      </w:r>
    </w:p>
    <w:p w14:paraId="71EC0AEA">
      <w:pPr>
        <w:pStyle w:val="13"/>
        <w:tabs>
          <w:tab w:val="right" w:leader="dot" w:pos="8296"/>
        </w:tabs>
        <w:spacing w:line="360" w:lineRule="auto"/>
        <w:rPr>
          <w:rFonts w:hint="eastAsia" w:ascii="华文中宋" w:hAnsi="华文中宋" w:eastAsia="华文中宋"/>
        </w:rPr>
      </w:pPr>
      <w:r>
        <w:fldChar w:fldCharType="begin"/>
      </w:r>
      <w:r>
        <w:instrText xml:space="preserve"> HYPERLINK \l "_Toc148635504" </w:instrText>
      </w:r>
      <w:r>
        <w:fldChar w:fldCharType="separate"/>
      </w:r>
      <w:r>
        <w:rPr>
          <w:rStyle w:val="19"/>
          <w:rFonts w:ascii="华文中宋" w:hAnsi="华文中宋" w:eastAsia="华文中宋"/>
        </w:rPr>
        <w:t>3、输入输出要求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_Toc148635504 \h </w:instrText>
      </w:r>
      <w:r>
        <w:rPr>
          <w:rFonts w:ascii="华文中宋" w:hAnsi="华文中宋" w:eastAsia="华文中宋"/>
        </w:rPr>
        <w:fldChar w:fldCharType="separate"/>
      </w:r>
      <w:r>
        <w:rPr>
          <w:rFonts w:ascii="华文中宋" w:hAnsi="华文中宋" w:eastAsia="华文中宋"/>
        </w:rPr>
        <w:t>32</w:t>
      </w:r>
      <w:r>
        <w:rPr>
          <w:rFonts w:ascii="华文中宋" w:hAnsi="华文中宋" w:eastAsia="华文中宋"/>
        </w:rPr>
        <w:fldChar w:fldCharType="end"/>
      </w:r>
      <w:r>
        <w:rPr>
          <w:rFonts w:ascii="华文中宋" w:hAnsi="华文中宋" w:eastAsia="华文中宋"/>
        </w:rPr>
        <w:fldChar w:fldCharType="end"/>
      </w:r>
    </w:p>
    <w:p w14:paraId="7373BBC7">
      <w:pPr>
        <w:pStyle w:val="13"/>
        <w:tabs>
          <w:tab w:val="right" w:leader="dot" w:pos="8296"/>
        </w:tabs>
        <w:spacing w:line="360" w:lineRule="auto"/>
        <w:rPr>
          <w:rFonts w:hint="eastAsia" w:ascii="华文中宋" w:hAnsi="华文中宋" w:eastAsia="华文中宋"/>
        </w:rPr>
      </w:pPr>
      <w:r>
        <w:fldChar w:fldCharType="begin"/>
      </w:r>
      <w:r>
        <w:instrText xml:space="preserve"> HYPERLINK \l "_Toc148635505" </w:instrText>
      </w:r>
      <w:r>
        <w:fldChar w:fldCharType="separate"/>
      </w:r>
      <w:r>
        <w:rPr>
          <w:rStyle w:val="19"/>
          <w:rFonts w:ascii="华文中宋" w:hAnsi="华文中宋" w:eastAsia="华文中宋"/>
        </w:rPr>
        <w:t>4、数据管理能力要求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_Toc148635505 \h </w:instrText>
      </w:r>
      <w:r>
        <w:rPr>
          <w:rFonts w:ascii="华文中宋" w:hAnsi="华文中宋" w:eastAsia="华文中宋"/>
        </w:rPr>
        <w:fldChar w:fldCharType="separate"/>
      </w:r>
      <w:r>
        <w:rPr>
          <w:rFonts w:ascii="华文中宋" w:hAnsi="华文中宋" w:eastAsia="华文中宋"/>
        </w:rPr>
        <w:t>32</w:t>
      </w:r>
      <w:r>
        <w:rPr>
          <w:rFonts w:ascii="华文中宋" w:hAnsi="华文中宋" w:eastAsia="华文中宋"/>
        </w:rPr>
        <w:fldChar w:fldCharType="end"/>
      </w:r>
      <w:r>
        <w:rPr>
          <w:rFonts w:ascii="华文中宋" w:hAnsi="华文中宋" w:eastAsia="华文中宋"/>
        </w:rPr>
        <w:fldChar w:fldCharType="end"/>
      </w:r>
    </w:p>
    <w:p w14:paraId="23721FCB">
      <w:pPr>
        <w:pStyle w:val="13"/>
        <w:tabs>
          <w:tab w:val="right" w:leader="dot" w:pos="8296"/>
        </w:tabs>
        <w:spacing w:line="360" w:lineRule="auto"/>
        <w:rPr>
          <w:rFonts w:hint="eastAsia" w:ascii="华文中宋" w:hAnsi="华文中宋" w:eastAsia="华文中宋"/>
        </w:rPr>
      </w:pPr>
      <w:r>
        <w:fldChar w:fldCharType="begin"/>
      </w:r>
      <w:r>
        <w:instrText xml:space="preserve"> HYPERLINK \l "_Toc148635506" </w:instrText>
      </w:r>
      <w:r>
        <w:fldChar w:fldCharType="separate"/>
      </w:r>
      <w:r>
        <w:rPr>
          <w:rStyle w:val="19"/>
          <w:rFonts w:ascii="华文中宋" w:hAnsi="华文中宋" w:eastAsia="华文中宋"/>
        </w:rPr>
        <w:t>5、故障处理要求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_Toc148635506 \h </w:instrText>
      </w:r>
      <w:r>
        <w:rPr>
          <w:rFonts w:ascii="华文中宋" w:hAnsi="华文中宋" w:eastAsia="华文中宋"/>
        </w:rPr>
        <w:fldChar w:fldCharType="separate"/>
      </w:r>
      <w:r>
        <w:rPr>
          <w:rFonts w:ascii="华文中宋" w:hAnsi="华文中宋" w:eastAsia="华文中宋"/>
        </w:rPr>
        <w:t>32</w:t>
      </w:r>
      <w:r>
        <w:rPr>
          <w:rFonts w:ascii="华文中宋" w:hAnsi="华文中宋" w:eastAsia="华文中宋"/>
        </w:rPr>
        <w:fldChar w:fldCharType="end"/>
      </w:r>
      <w:r>
        <w:rPr>
          <w:rFonts w:ascii="华文中宋" w:hAnsi="华文中宋" w:eastAsia="华文中宋"/>
        </w:rPr>
        <w:fldChar w:fldCharType="end"/>
      </w:r>
    </w:p>
    <w:p w14:paraId="2A50E75E">
      <w:pPr>
        <w:pStyle w:val="13"/>
        <w:tabs>
          <w:tab w:val="right" w:leader="dot" w:pos="8296"/>
        </w:tabs>
        <w:spacing w:line="360" w:lineRule="auto"/>
        <w:rPr>
          <w:rFonts w:hint="eastAsia"/>
          <w:sz w:val="20"/>
          <w:szCs w:val="21"/>
        </w:rPr>
      </w:pPr>
      <w:r>
        <w:fldChar w:fldCharType="begin"/>
      </w:r>
      <w:r>
        <w:instrText xml:space="preserve"> HYPERLINK \l "_Toc148635507" </w:instrText>
      </w:r>
      <w:r>
        <w:fldChar w:fldCharType="separate"/>
      </w:r>
      <w:r>
        <w:rPr>
          <w:rStyle w:val="19"/>
          <w:rFonts w:ascii="华文中宋" w:hAnsi="华文中宋" w:eastAsia="华文中宋"/>
        </w:rPr>
        <w:t>6、其他专门要求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_Toc148635507 \h </w:instrText>
      </w:r>
      <w:r>
        <w:rPr>
          <w:rFonts w:ascii="华文中宋" w:hAnsi="华文中宋" w:eastAsia="华文中宋"/>
        </w:rPr>
        <w:fldChar w:fldCharType="separate"/>
      </w:r>
      <w:r>
        <w:rPr>
          <w:rFonts w:ascii="华文中宋" w:hAnsi="华文中宋" w:eastAsia="华文中宋"/>
        </w:rPr>
        <w:t>32</w:t>
      </w:r>
      <w:r>
        <w:rPr>
          <w:rFonts w:ascii="华文中宋" w:hAnsi="华文中宋" w:eastAsia="华文中宋"/>
        </w:rPr>
        <w:fldChar w:fldCharType="end"/>
      </w:r>
      <w:r>
        <w:rPr>
          <w:rFonts w:ascii="华文中宋" w:hAnsi="华文中宋" w:eastAsia="华文中宋"/>
        </w:rPr>
        <w:fldChar w:fldCharType="end"/>
      </w:r>
    </w:p>
    <w:p w14:paraId="7E1022A2">
      <w:pPr>
        <w:rPr>
          <w:rFonts w:hint="eastAsia"/>
        </w:rPr>
      </w:pPr>
      <w:r>
        <w:rPr>
          <w:b/>
          <w:bCs/>
          <w:lang w:val="zh-CN"/>
        </w:rPr>
        <w:fldChar w:fldCharType="end"/>
      </w:r>
    </w:p>
    <w:p w14:paraId="5BBA8D5C">
      <w:pPr>
        <w:pStyle w:val="30"/>
        <w:jc w:val="center"/>
        <w:rPr>
          <w:sz w:val="30"/>
          <w:szCs w:val="30"/>
        </w:rPr>
      </w:pPr>
    </w:p>
    <w:p w14:paraId="3C274DE2">
      <w:pPr>
        <w:pStyle w:val="2"/>
        <w:rPr>
          <w:rFonts w:hint="eastAsia" w:ascii="华文中宋" w:hAnsi="华文中宋" w:eastAsia="华文中宋"/>
          <w:sz w:val="32"/>
          <w:szCs w:val="32"/>
        </w:rPr>
      </w:pPr>
      <w:bookmarkStart w:id="2" w:name="_Toc148635485"/>
      <w:r>
        <w:rPr>
          <w:rFonts w:hint="eastAsia" w:ascii="华文中宋" w:hAnsi="华文中宋" w:eastAsia="华文中宋"/>
          <w:sz w:val="32"/>
          <w:szCs w:val="32"/>
        </w:rPr>
        <w:t>一、引言</w:t>
      </w:r>
      <w:bookmarkEnd w:id="2"/>
    </w:p>
    <w:p w14:paraId="46A96327">
      <w:pPr>
        <w:pStyle w:val="3"/>
        <w:rPr>
          <w:rFonts w:hint="eastAsia"/>
        </w:rPr>
      </w:pPr>
      <w:bookmarkStart w:id="3" w:name="_Toc148635486"/>
      <w:r>
        <w:rPr>
          <w:rFonts w:hint="eastAsia"/>
        </w:rPr>
        <w:t>1</w:t>
      </w:r>
      <w:r>
        <w:t>、</w:t>
      </w:r>
      <w:r>
        <w:rPr>
          <w:rFonts w:hint="eastAsia"/>
        </w:rPr>
        <w:t>编写目的</w:t>
      </w:r>
      <w:bookmarkEnd w:id="3"/>
    </w:p>
    <w:p w14:paraId="79B6F10D">
      <w:pPr>
        <w:spacing w:line="360" w:lineRule="auto"/>
        <w:ind w:firstLine="420"/>
        <w:rPr>
          <w:rFonts w:hint="eastAsia" w:ascii="宋体" w:hAnsi="宋体" w:eastAsia="宋体"/>
        </w:rPr>
      </w:pPr>
      <w:r>
        <w:rPr>
          <w:rFonts w:hint="eastAsia" w:ascii="宋体" w:hAnsi="宋体" w:eastAsia="宋体"/>
        </w:rPr>
        <w:t>本需求说明书的目的是明确“团体活动记账平台”的功能和性能需求，为开发团队和用户提供共同的理解基础，确保软件设计、开发和测试工作有据可依。本报告适用于软件设计者、测试者及最终用户。</w:t>
      </w:r>
    </w:p>
    <w:p w14:paraId="2A560978">
      <w:pPr>
        <w:spacing w:line="360" w:lineRule="auto"/>
        <w:ind w:firstLine="420"/>
        <w:rPr>
          <w:rFonts w:hint="eastAsia"/>
        </w:rPr>
      </w:pPr>
    </w:p>
    <w:p w14:paraId="1D9782B0">
      <w:pPr>
        <w:pStyle w:val="3"/>
        <w:numPr>
          <w:ilvl w:val="0"/>
          <w:numId w:val="1"/>
        </w:numPr>
        <w:rPr>
          <w:rFonts w:ascii="宋体" w:hAnsi="宋体" w:eastAsia="宋体" w:cs="宋体"/>
        </w:rPr>
      </w:pPr>
      <w:bookmarkStart w:id="4" w:name="_Toc148635487"/>
      <w:r>
        <w:rPr>
          <w:rFonts w:hint="eastAsia"/>
        </w:rPr>
        <w:t>背景</w:t>
      </w:r>
      <w:bookmarkEnd w:id="4"/>
    </w:p>
    <w:p w14:paraId="66016E1B">
      <w:pPr>
        <w:ind w:firstLine="420" w:firstLineChars="200"/>
        <w:rPr>
          <w:rFonts w:hint="eastAsia" w:ascii="宋体" w:hAnsi="宋体" w:eastAsia="宋体" w:cs="宋体"/>
        </w:rPr>
      </w:pPr>
      <w:r>
        <w:rPr>
          <w:rFonts w:hint="eastAsia" w:ascii="宋体" w:hAnsi="宋体" w:eastAsia="宋体" w:cs="宋体"/>
        </w:rPr>
        <w:t>1.待开发软件系统名称：团体活动记账平台</w:t>
      </w:r>
    </w:p>
    <w:p w14:paraId="1217C138">
      <w:pPr>
        <w:rPr>
          <w:rFonts w:hint="eastAsia" w:ascii="宋体" w:hAnsi="宋体" w:eastAsia="宋体" w:cs="宋体"/>
        </w:rPr>
      </w:pPr>
    </w:p>
    <w:p w14:paraId="23997A39">
      <w:pPr>
        <w:ind w:firstLine="420" w:firstLineChars="200"/>
        <w:rPr>
          <w:rFonts w:hint="eastAsia" w:ascii="宋体" w:hAnsi="宋体" w:eastAsia="宋体" w:cs="宋体"/>
        </w:rPr>
      </w:pPr>
      <w:r>
        <w:rPr>
          <w:rFonts w:hint="eastAsia" w:ascii="宋体" w:hAnsi="宋体" w:eastAsia="宋体" w:cs="宋体"/>
        </w:rPr>
        <w:t>2.项目提出者：徐皓、张璟瑞、陈文哲</w:t>
      </w:r>
    </w:p>
    <w:p w14:paraId="7A7A64B8">
      <w:pPr>
        <w:rPr>
          <w:rFonts w:hint="eastAsia" w:ascii="宋体" w:hAnsi="宋体" w:eastAsia="宋体" w:cs="宋体"/>
        </w:rPr>
      </w:pPr>
    </w:p>
    <w:p w14:paraId="4D314732">
      <w:pPr>
        <w:ind w:firstLine="420" w:firstLineChars="200"/>
        <w:rPr>
          <w:rFonts w:hint="eastAsia" w:ascii="宋体" w:hAnsi="宋体" w:eastAsia="宋体" w:cs="宋体"/>
        </w:rPr>
      </w:pPr>
      <w:r>
        <w:rPr>
          <w:rFonts w:hint="eastAsia" w:ascii="宋体" w:hAnsi="宋体" w:eastAsia="宋体" w:cs="宋体"/>
        </w:rPr>
        <w:t>3.项目开发者：徐皓、张璟瑞、陈文哲</w:t>
      </w:r>
    </w:p>
    <w:p w14:paraId="734B8A93">
      <w:pPr>
        <w:rPr>
          <w:rFonts w:hint="eastAsia" w:ascii="宋体" w:hAnsi="宋体" w:eastAsia="宋体" w:cs="宋体"/>
        </w:rPr>
      </w:pPr>
    </w:p>
    <w:p w14:paraId="374CB061">
      <w:pPr>
        <w:ind w:firstLine="420" w:firstLineChars="200"/>
        <w:rPr>
          <w:rFonts w:hint="eastAsia" w:ascii="宋体" w:hAnsi="宋体" w:eastAsia="宋体" w:cs="宋体"/>
        </w:rPr>
      </w:pPr>
      <w:r>
        <w:rPr>
          <w:rFonts w:hint="eastAsia" w:ascii="宋体" w:hAnsi="宋体" w:eastAsia="宋体" w:cs="宋体"/>
        </w:rPr>
        <w:t>4.用户：团体活动组织者、参与成员、普通用户</w:t>
      </w:r>
    </w:p>
    <w:p w14:paraId="3257BCDA">
      <w:pPr>
        <w:rPr>
          <w:rFonts w:hint="eastAsia" w:ascii="宋体" w:hAnsi="宋体" w:eastAsia="宋体" w:cs="宋体"/>
        </w:rPr>
      </w:pPr>
    </w:p>
    <w:p w14:paraId="6954281F">
      <w:pPr>
        <w:ind w:firstLine="420" w:firstLineChars="200"/>
        <w:rPr>
          <w:rFonts w:hint="eastAsia" w:ascii="宋体" w:hAnsi="宋体" w:eastAsia="宋体" w:cs="宋体"/>
        </w:rPr>
      </w:pPr>
      <w:r>
        <w:rPr>
          <w:rFonts w:hint="eastAsia" w:ascii="宋体" w:hAnsi="宋体" w:eastAsia="宋体" w:cs="宋体"/>
        </w:rPr>
        <w:t>5.实现环境：南京航空航天大学计算中心，支持Web端及Android移动端</w:t>
      </w:r>
    </w:p>
    <w:p w14:paraId="577B03DF">
      <w:pPr>
        <w:pStyle w:val="3"/>
        <w:rPr>
          <w:rFonts w:hint="eastAsia"/>
        </w:rPr>
      </w:pPr>
      <w:bookmarkStart w:id="5" w:name="_Toc148635488"/>
      <w:r>
        <w:rPr>
          <w:rFonts w:hint="eastAsia"/>
        </w:rPr>
        <w:t>3、定义</w:t>
      </w:r>
      <w:bookmarkEnd w:id="5"/>
    </w:p>
    <w:tbl>
      <w:tblPr>
        <w:tblStyle w:val="16"/>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33068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65FC6018">
            <w:pPr>
              <w:spacing w:line="360" w:lineRule="auto"/>
              <w:jc w:val="center"/>
              <w:rPr>
                <w:rFonts w:hint="eastAsia" w:ascii="宋体" w:hAnsi="宋体" w:eastAsia="宋体"/>
              </w:rPr>
            </w:pPr>
            <w:r>
              <w:rPr>
                <w:rFonts w:hint="eastAsia" w:ascii="宋体" w:hAnsi="宋体" w:eastAsia="宋体"/>
              </w:rPr>
              <w:t>名称</w:t>
            </w:r>
          </w:p>
        </w:tc>
        <w:tc>
          <w:tcPr>
            <w:tcW w:w="6287" w:type="dxa"/>
            <w:noWrap w:val="0"/>
            <w:vAlign w:val="top"/>
          </w:tcPr>
          <w:p w14:paraId="3B80E094">
            <w:pPr>
              <w:spacing w:line="360" w:lineRule="auto"/>
              <w:jc w:val="center"/>
              <w:rPr>
                <w:rFonts w:hint="eastAsia" w:ascii="宋体" w:hAnsi="宋体" w:eastAsia="宋体"/>
              </w:rPr>
            </w:pPr>
            <w:r>
              <w:rPr>
                <w:rFonts w:hint="eastAsia" w:ascii="宋体" w:hAnsi="宋体" w:eastAsia="宋体"/>
              </w:rPr>
              <w:t>说明</w:t>
            </w:r>
          </w:p>
        </w:tc>
      </w:tr>
      <w:tr w14:paraId="25FD5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0D83751B">
            <w:pPr>
              <w:spacing w:line="360" w:lineRule="auto"/>
              <w:jc w:val="center"/>
              <w:rPr>
                <w:rFonts w:hint="eastAsia" w:ascii="宋体" w:hAnsi="宋体" w:eastAsia="宋体"/>
              </w:rPr>
            </w:pPr>
            <w:r>
              <w:rPr>
                <w:rFonts w:hint="eastAsia" w:ascii="宋体" w:hAnsi="宋体" w:eastAsia="宋体"/>
              </w:rPr>
              <w:t>账号</w:t>
            </w:r>
          </w:p>
        </w:tc>
        <w:tc>
          <w:tcPr>
            <w:tcW w:w="6287" w:type="dxa"/>
            <w:noWrap w:val="0"/>
            <w:vAlign w:val="top"/>
          </w:tcPr>
          <w:p w14:paraId="36513500">
            <w:pPr>
              <w:spacing w:line="360" w:lineRule="auto"/>
              <w:jc w:val="left"/>
              <w:rPr>
                <w:rFonts w:hint="eastAsia" w:ascii="宋体" w:hAnsi="宋体" w:eastAsia="宋体"/>
              </w:rPr>
            </w:pPr>
            <w:r>
              <w:rPr>
                <w:rFonts w:hint="eastAsia" w:ascii="宋体" w:hAnsi="宋体" w:eastAsia="宋体"/>
              </w:rPr>
              <w:t>用户注册时使用的手机号或邮箱及密码</w:t>
            </w:r>
          </w:p>
        </w:tc>
      </w:tr>
      <w:tr w14:paraId="2D8D8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70DC079C">
            <w:pPr>
              <w:spacing w:line="360" w:lineRule="auto"/>
              <w:jc w:val="center"/>
              <w:rPr>
                <w:rFonts w:hint="eastAsia" w:ascii="宋体" w:hAnsi="宋体" w:eastAsia="宋体"/>
              </w:rPr>
            </w:pPr>
            <w:r>
              <w:rPr>
                <w:rFonts w:hint="eastAsia" w:ascii="宋体" w:hAnsi="宋体" w:eastAsia="宋体"/>
              </w:rPr>
              <w:t>用户分类</w:t>
            </w:r>
          </w:p>
        </w:tc>
        <w:tc>
          <w:tcPr>
            <w:tcW w:w="6287" w:type="dxa"/>
            <w:noWrap w:val="0"/>
            <w:vAlign w:val="top"/>
          </w:tcPr>
          <w:p w14:paraId="767F9BFE">
            <w:pPr>
              <w:spacing w:line="360" w:lineRule="auto"/>
              <w:jc w:val="left"/>
              <w:rPr>
                <w:rFonts w:hint="eastAsia" w:ascii="宋体" w:hAnsi="宋体" w:eastAsia="宋体"/>
              </w:rPr>
            </w:pPr>
            <w:r>
              <w:rPr>
                <w:rFonts w:hint="eastAsia" w:ascii="宋体" w:hAnsi="宋体" w:eastAsia="宋体"/>
              </w:rPr>
              <w:t>普通用户、管理员</w:t>
            </w:r>
          </w:p>
        </w:tc>
      </w:tr>
      <w:tr w14:paraId="446C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27FC3840">
            <w:pPr>
              <w:spacing w:line="360" w:lineRule="auto"/>
              <w:jc w:val="center"/>
              <w:rPr>
                <w:rFonts w:hint="eastAsia" w:ascii="宋体" w:hAnsi="宋体" w:eastAsia="宋体"/>
              </w:rPr>
            </w:pPr>
            <w:r>
              <w:rPr>
                <w:rFonts w:hint="eastAsia" w:ascii="宋体" w:hAnsi="宋体" w:eastAsia="宋体"/>
              </w:rPr>
              <w:t>账户信息管理</w:t>
            </w:r>
          </w:p>
        </w:tc>
        <w:tc>
          <w:tcPr>
            <w:tcW w:w="6287" w:type="dxa"/>
            <w:noWrap w:val="0"/>
            <w:vAlign w:val="top"/>
          </w:tcPr>
          <w:p w14:paraId="7F39A588">
            <w:pPr>
              <w:spacing w:line="360" w:lineRule="auto"/>
              <w:jc w:val="left"/>
              <w:rPr>
                <w:rFonts w:hint="eastAsia" w:ascii="宋体" w:hAnsi="宋体" w:eastAsia="宋体"/>
              </w:rPr>
            </w:pPr>
            <w:r>
              <w:rPr>
                <w:rFonts w:hint="eastAsia" w:ascii="宋体" w:hAnsi="宋体" w:eastAsia="宋体"/>
              </w:rPr>
              <w:t>用户注册、登录、修改</w:t>
            </w:r>
            <w:ins w:id="0" w:author="Noncolour" w:date="2025-10-31T14:37:34Z">
              <w:r>
                <w:rPr>
                  <w:rFonts w:hint="eastAsia" w:ascii="宋体" w:hAnsi="宋体" w:eastAsia="宋体"/>
                  <w:lang w:val="en-US" w:eastAsia="zh-CN"/>
                </w:rPr>
                <w:t>和</w:t>
              </w:r>
            </w:ins>
            <w:ins w:id="1" w:author="Noncolour" w:date="2025-10-31T14:37:36Z">
              <w:r>
                <w:rPr>
                  <w:rFonts w:hint="eastAsia" w:ascii="宋体" w:hAnsi="宋体" w:eastAsia="宋体"/>
                  <w:lang w:val="en-US" w:eastAsia="zh-CN"/>
                </w:rPr>
                <w:t>查询</w:t>
              </w:r>
            </w:ins>
            <w:ins w:id="2" w:author="Noncolour" w:date="2025-10-31T14:37:38Z">
              <w:r>
                <w:rPr>
                  <w:rFonts w:hint="eastAsia" w:ascii="宋体" w:hAnsi="宋体" w:eastAsia="宋体"/>
                  <w:lang w:val="en-US" w:eastAsia="zh-CN"/>
                </w:rPr>
                <w:t>账号</w:t>
              </w:r>
            </w:ins>
            <w:r>
              <w:rPr>
                <w:rFonts w:hint="eastAsia" w:ascii="宋体" w:hAnsi="宋体" w:eastAsia="宋体"/>
              </w:rPr>
              <w:t>信息、找回密码、注销账号、管理员管理用户账号等操作</w:t>
            </w:r>
          </w:p>
        </w:tc>
      </w:tr>
      <w:tr w14:paraId="6310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del w:id="3" w:author="Noncolour" w:date="2025-10-31T14:31:37Z"/>
        </w:trPr>
        <w:tc>
          <w:tcPr>
            <w:tcW w:w="2235" w:type="dxa"/>
            <w:noWrap w:val="0"/>
            <w:vAlign w:val="center"/>
          </w:tcPr>
          <w:p w14:paraId="434FCD62">
            <w:pPr>
              <w:spacing w:line="360" w:lineRule="auto"/>
              <w:jc w:val="center"/>
              <w:rPr>
                <w:del w:id="4" w:author="Noncolour" w:date="2025-10-31T14:31:37Z"/>
                <w:rFonts w:hint="eastAsia" w:ascii="宋体" w:hAnsi="宋体" w:eastAsia="宋体"/>
              </w:rPr>
            </w:pPr>
            <w:del w:id="5" w:author="Noncolour" w:date="2025-10-31T14:31:37Z">
              <w:bookmarkStart w:id="6" w:name="_Hlk148548453"/>
              <w:r>
                <w:rPr>
                  <w:rFonts w:ascii="Segoe UI" w:hAnsi="Segoe UI" w:eastAsia="Segoe UI" w:cs="Segoe UI"/>
                  <w:color w:val="0F1115"/>
                  <w:sz w:val="22"/>
                  <w:shd w:val="clear" w:color="auto" w:fill="FFFFFF"/>
                </w:rPr>
                <w:delText>创建群组</w:delText>
              </w:r>
            </w:del>
          </w:p>
        </w:tc>
        <w:tc>
          <w:tcPr>
            <w:tcW w:w="6287" w:type="dxa"/>
            <w:noWrap w:val="0"/>
            <w:vAlign w:val="top"/>
          </w:tcPr>
          <w:p w14:paraId="66C1C904">
            <w:pPr>
              <w:spacing w:line="360" w:lineRule="auto"/>
              <w:jc w:val="left"/>
              <w:rPr>
                <w:del w:id="6" w:author="Noncolour" w:date="2025-10-31T14:31:37Z"/>
                <w:rFonts w:hint="eastAsia" w:ascii="宋体" w:hAnsi="宋体" w:eastAsia="宋体"/>
              </w:rPr>
            </w:pPr>
            <w:del w:id="7" w:author="Noncolour" w:date="2025-10-31T14:31:37Z">
              <w:r>
                <w:rPr>
                  <w:rFonts w:ascii="Segoe UI" w:hAnsi="Segoe UI" w:eastAsia="Segoe UI" w:cs="Segoe UI"/>
                  <w:color w:val="0F1115"/>
                  <w:sz w:val="22"/>
                  <w:shd w:val="clear" w:color="auto" w:fill="FFFFFF"/>
                </w:rPr>
                <w:delText>用户申请创建群组，经管理员审核通过后成功创建并成为群主</w:delText>
              </w:r>
            </w:del>
          </w:p>
        </w:tc>
      </w:tr>
      <w:tr w14:paraId="4D866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8" w:author="Noncolour" w:date="2025-10-31T14:31:37Z"/>
        </w:trPr>
        <w:tc>
          <w:tcPr>
            <w:tcW w:w="2235" w:type="dxa"/>
            <w:noWrap w:val="0"/>
            <w:vAlign w:val="center"/>
          </w:tcPr>
          <w:p w14:paraId="3AFD9571">
            <w:pPr>
              <w:spacing w:line="360" w:lineRule="auto"/>
              <w:jc w:val="center"/>
              <w:rPr>
                <w:del w:id="9" w:author="Noncolour" w:date="2025-10-31T14:31:37Z"/>
                <w:rFonts w:hint="eastAsia" w:ascii="宋体" w:hAnsi="宋体" w:eastAsia="宋体"/>
                <w:szCs w:val="21"/>
              </w:rPr>
            </w:pPr>
            <w:del w:id="10" w:author="Noncolour" w:date="2025-10-31T14:31:37Z">
              <w:r>
                <w:rPr>
                  <w:rFonts w:ascii="Segoe UI" w:hAnsi="Segoe UI" w:eastAsia="Segoe UI" w:cs="Segoe UI"/>
                  <w:color w:val="0F1115"/>
                  <w:sz w:val="22"/>
                  <w:shd w:val="clear" w:color="auto" w:fill="FFFFFF"/>
                </w:rPr>
                <w:delText>解散群组</w:delText>
              </w:r>
            </w:del>
          </w:p>
        </w:tc>
        <w:tc>
          <w:tcPr>
            <w:tcW w:w="6287" w:type="dxa"/>
            <w:noWrap w:val="0"/>
            <w:vAlign w:val="top"/>
          </w:tcPr>
          <w:p w14:paraId="3B957C00">
            <w:pPr>
              <w:spacing w:line="360" w:lineRule="auto"/>
              <w:jc w:val="left"/>
              <w:rPr>
                <w:del w:id="11" w:author="Noncolour" w:date="2025-10-31T14:31:37Z"/>
                <w:rFonts w:ascii="宋体" w:hAnsi="宋体" w:eastAsia="宋体"/>
              </w:rPr>
            </w:pPr>
            <w:del w:id="12" w:author="Noncolour" w:date="2025-10-31T14:31:37Z">
              <w:r>
                <w:rPr>
                  <w:rFonts w:ascii="Segoe UI" w:hAnsi="Segoe UI" w:eastAsia="Segoe UI" w:cs="Segoe UI"/>
                  <w:color w:val="0F1115"/>
                  <w:sz w:val="22"/>
                  <w:shd w:val="clear" w:color="auto" w:fill="FFFFFF"/>
                </w:rPr>
                <w:delText>群主经过确认后解散群组，系统通知所有群组成员</w:delText>
              </w:r>
            </w:del>
          </w:p>
        </w:tc>
      </w:tr>
      <w:tr w14:paraId="62DB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13" w:author="Noncolour" w:date="2025-10-31T14:31:37Z"/>
        </w:trPr>
        <w:tc>
          <w:tcPr>
            <w:tcW w:w="2235" w:type="dxa"/>
            <w:noWrap w:val="0"/>
            <w:vAlign w:val="center"/>
          </w:tcPr>
          <w:p w14:paraId="3DFBAEEE">
            <w:pPr>
              <w:spacing w:line="360" w:lineRule="auto"/>
              <w:jc w:val="center"/>
              <w:rPr>
                <w:del w:id="14" w:author="Noncolour" w:date="2025-10-31T14:31:37Z"/>
                <w:rFonts w:hint="eastAsia" w:ascii="宋体" w:hAnsi="宋体" w:eastAsia="宋体"/>
                <w:szCs w:val="21"/>
              </w:rPr>
            </w:pPr>
            <w:del w:id="15" w:author="Noncolour" w:date="2025-10-31T14:31:37Z">
              <w:r>
                <w:rPr>
                  <w:rFonts w:ascii="Segoe UI" w:hAnsi="Segoe UI" w:eastAsia="Segoe UI" w:cs="Segoe UI"/>
                  <w:color w:val="0F1115"/>
                  <w:sz w:val="22"/>
                  <w:shd w:val="clear" w:color="auto" w:fill="FFFFFF"/>
                </w:rPr>
                <w:delText>查找群组</w:delText>
              </w:r>
            </w:del>
          </w:p>
        </w:tc>
        <w:tc>
          <w:tcPr>
            <w:tcW w:w="6287" w:type="dxa"/>
            <w:noWrap w:val="0"/>
            <w:vAlign w:val="top"/>
          </w:tcPr>
          <w:p w14:paraId="4E476AF3">
            <w:pPr>
              <w:spacing w:line="360" w:lineRule="auto"/>
              <w:jc w:val="left"/>
              <w:rPr>
                <w:del w:id="16" w:author="Noncolour" w:date="2025-10-31T14:31:37Z"/>
                <w:rFonts w:hint="eastAsia" w:ascii="宋体" w:hAnsi="宋体" w:eastAsia="宋体"/>
              </w:rPr>
            </w:pPr>
            <w:del w:id="17" w:author="Noncolour" w:date="2025-10-31T14:31:37Z">
              <w:r>
                <w:rPr>
                  <w:rFonts w:ascii="Segoe UI" w:hAnsi="Segoe UI" w:eastAsia="Segoe UI" w:cs="Segoe UI"/>
                  <w:color w:val="0F1115"/>
                  <w:sz w:val="22"/>
                  <w:shd w:val="clear" w:color="auto" w:fill="FFFFFF"/>
                </w:rPr>
                <w:delText>用户通过搜索功能查找</w:delText>
              </w:r>
            </w:del>
            <w:del w:id="18" w:author="Noncolour" w:date="2025-10-31T14:31:37Z">
              <w:r>
                <w:rPr>
                  <w:rFonts w:hint="eastAsia" w:ascii="Segoe UI" w:hAnsi="Segoe UI" w:eastAsia="宋体" w:cs="Segoe UI"/>
                  <w:color w:val="0F1115"/>
                  <w:sz w:val="22"/>
                  <w:shd w:val="clear" w:color="auto" w:fill="FFFFFF"/>
                </w:rPr>
                <w:delText>需要查看有相应项目的</w:delText>
              </w:r>
            </w:del>
            <w:del w:id="19" w:author="Noncolour" w:date="2025-10-31T14:31:37Z">
              <w:r>
                <w:rPr>
                  <w:rFonts w:ascii="Segoe UI" w:hAnsi="Segoe UI" w:eastAsia="Segoe UI" w:cs="Segoe UI"/>
                  <w:color w:val="0F1115"/>
                  <w:sz w:val="22"/>
                  <w:shd w:val="clear" w:color="auto" w:fill="FFFFFF"/>
                </w:rPr>
                <w:delText>群组</w:delText>
              </w:r>
            </w:del>
          </w:p>
        </w:tc>
      </w:tr>
      <w:tr w14:paraId="0782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0" w:author="Noncolour" w:date="2025-10-31T14:31:37Z"/>
        </w:trPr>
        <w:tc>
          <w:tcPr>
            <w:tcW w:w="2235" w:type="dxa"/>
            <w:noWrap w:val="0"/>
            <w:vAlign w:val="center"/>
          </w:tcPr>
          <w:p w14:paraId="7629BA98">
            <w:pPr>
              <w:spacing w:line="360" w:lineRule="auto"/>
              <w:jc w:val="center"/>
              <w:rPr>
                <w:del w:id="21" w:author="Noncolour" w:date="2025-10-31T14:31:37Z"/>
                <w:rFonts w:hint="eastAsia" w:ascii="宋体" w:hAnsi="宋体" w:eastAsia="宋体"/>
                <w:szCs w:val="21"/>
              </w:rPr>
            </w:pPr>
            <w:del w:id="22" w:author="Noncolour" w:date="2025-10-31T14:31:37Z">
              <w:r>
                <w:rPr>
                  <w:rFonts w:ascii="Segoe UI" w:hAnsi="Segoe UI" w:eastAsia="Segoe UI" w:cs="Segoe UI"/>
                  <w:color w:val="0F1115"/>
                  <w:sz w:val="22"/>
                  <w:shd w:val="clear" w:color="auto" w:fill="FFFFFF"/>
                </w:rPr>
                <w:delText>加入群组</w:delText>
              </w:r>
            </w:del>
          </w:p>
        </w:tc>
        <w:tc>
          <w:tcPr>
            <w:tcW w:w="6287" w:type="dxa"/>
            <w:noWrap w:val="0"/>
            <w:vAlign w:val="top"/>
          </w:tcPr>
          <w:p w14:paraId="379AFDF9">
            <w:pPr>
              <w:spacing w:line="360" w:lineRule="auto"/>
              <w:jc w:val="left"/>
              <w:rPr>
                <w:del w:id="23" w:author="Noncolour" w:date="2025-10-31T14:31:37Z"/>
                <w:rFonts w:hint="eastAsia" w:ascii="宋体" w:hAnsi="宋体" w:eastAsia="宋体"/>
              </w:rPr>
            </w:pPr>
            <w:del w:id="24" w:author="Noncolour" w:date="2025-10-31T14:31:37Z">
              <w:r>
                <w:rPr>
                  <w:rFonts w:ascii="Segoe UI" w:hAnsi="Segoe UI" w:eastAsia="Segoe UI" w:cs="Segoe UI"/>
                  <w:color w:val="0F1115"/>
                  <w:sz w:val="22"/>
                  <w:shd w:val="clear" w:color="auto" w:fill="FFFFFF"/>
                </w:rPr>
                <w:delText>用户填写入群申请，经群组管理员审核通过后加入群组，系统通知用户加入结果</w:delText>
              </w:r>
            </w:del>
          </w:p>
        </w:tc>
      </w:tr>
      <w:tr w14:paraId="316A8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5" w:author="Noncolour" w:date="2025-10-31T14:31:37Z"/>
        </w:trPr>
        <w:tc>
          <w:tcPr>
            <w:tcW w:w="2235" w:type="dxa"/>
            <w:noWrap w:val="0"/>
            <w:vAlign w:val="center"/>
          </w:tcPr>
          <w:p w14:paraId="2E3A2E4F">
            <w:pPr>
              <w:spacing w:line="360" w:lineRule="auto"/>
              <w:jc w:val="center"/>
              <w:rPr>
                <w:del w:id="26" w:author="Noncolour" w:date="2025-10-31T14:31:37Z"/>
                <w:rFonts w:hint="eastAsia" w:ascii="宋体" w:hAnsi="宋体" w:eastAsia="宋体"/>
                <w:szCs w:val="21"/>
              </w:rPr>
            </w:pPr>
            <w:del w:id="27" w:author="Noncolour" w:date="2025-10-31T14:31:37Z">
              <w:r>
                <w:rPr>
                  <w:rFonts w:ascii="Segoe UI" w:hAnsi="Segoe UI" w:eastAsia="Segoe UI" w:cs="Segoe UI"/>
                  <w:color w:val="0F1115"/>
                  <w:sz w:val="22"/>
                  <w:shd w:val="clear" w:color="auto" w:fill="FFFFFF"/>
                </w:rPr>
                <w:delText>退出群组</w:delText>
              </w:r>
            </w:del>
          </w:p>
        </w:tc>
        <w:tc>
          <w:tcPr>
            <w:tcW w:w="6287" w:type="dxa"/>
            <w:noWrap w:val="0"/>
            <w:vAlign w:val="top"/>
          </w:tcPr>
          <w:p w14:paraId="1F27A3D8">
            <w:pPr>
              <w:spacing w:line="360" w:lineRule="auto"/>
              <w:jc w:val="left"/>
              <w:rPr>
                <w:del w:id="28" w:author="Noncolour" w:date="2025-10-31T14:31:37Z"/>
                <w:rFonts w:hint="eastAsia" w:ascii="宋体" w:hAnsi="宋体" w:eastAsia="宋体"/>
              </w:rPr>
            </w:pPr>
            <w:del w:id="29" w:author="Noncolour" w:date="2025-10-31T14:31:37Z">
              <w:r>
                <w:rPr>
                  <w:rFonts w:ascii="Segoe UI" w:hAnsi="Segoe UI" w:eastAsia="Segoe UI" w:cs="Segoe UI"/>
                  <w:color w:val="0F1115"/>
                  <w:sz w:val="22"/>
                  <w:shd w:val="clear" w:color="auto" w:fill="FFFFFF"/>
                </w:rPr>
                <w:delText>用户经过确认后退出群组，系统通知群组管理员</w:delText>
              </w:r>
            </w:del>
          </w:p>
        </w:tc>
      </w:tr>
      <w:tr w14:paraId="76D3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30" w:author="Noncolour" w:date="2025-10-31T14:31:37Z"/>
        </w:trPr>
        <w:tc>
          <w:tcPr>
            <w:tcW w:w="2235" w:type="dxa"/>
            <w:noWrap w:val="0"/>
            <w:vAlign w:val="center"/>
          </w:tcPr>
          <w:p w14:paraId="7B1D053D">
            <w:pPr>
              <w:spacing w:line="360" w:lineRule="auto"/>
              <w:jc w:val="center"/>
              <w:rPr>
                <w:del w:id="31" w:author="Noncolour" w:date="2025-10-31T14:31:37Z"/>
                <w:rFonts w:ascii="Segoe UI" w:hAnsi="Segoe UI" w:eastAsia="Segoe UI" w:cs="Segoe UI"/>
                <w:color w:val="0F1115"/>
                <w:sz w:val="22"/>
                <w:shd w:val="clear" w:color="auto" w:fill="FFFFFF"/>
              </w:rPr>
            </w:pPr>
            <w:del w:id="32" w:author="Noncolour" w:date="2025-10-31T14:31:37Z">
              <w:r>
                <w:rPr>
                  <w:rFonts w:ascii="Segoe UI" w:hAnsi="Segoe UI" w:eastAsia="Segoe UI" w:cs="Segoe UI"/>
                  <w:color w:val="0F1115"/>
                  <w:sz w:val="22"/>
                  <w:shd w:val="clear" w:color="auto" w:fill="FFFFFF"/>
                </w:rPr>
                <w:delText>修改群组信息</w:delText>
              </w:r>
            </w:del>
          </w:p>
        </w:tc>
        <w:tc>
          <w:tcPr>
            <w:tcW w:w="6287" w:type="dxa"/>
            <w:noWrap w:val="0"/>
            <w:vAlign w:val="top"/>
          </w:tcPr>
          <w:p w14:paraId="14C4877A">
            <w:pPr>
              <w:spacing w:line="360" w:lineRule="auto"/>
              <w:jc w:val="left"/>
              <w:rPr>
                <w:del w:id="33" w:author="Noncolour" w:date="2025-10-31T14:31:37Z"/>
                <w:rFonts w:ascii="Segoe UI" w:hAnsi="Segoe UI" w:eastAsia="Segoe UI" w:cs="Segoe UI"/>
                <w:color w:val="0F1115"/>
                <w:sz w:val="22"/>
                <w:shd w:val="clear" w:color="auto" w:fill="FFFFFF"/>
              </w:rPr>
            </w:pPr>
            <w:del w:id="34" w:author="Noncolour" w:date="2025-10-31T14:31:37Z">
              <w:r>
                <w:rPr>
                  <w:rFonts w:ascii="Segoe UI" w:hAnsi="Segoe UI" w:eastAsia="Segoe UI" w:cs="Segoe UI"/>
                  <w:color w:val="0F1115"/>
                  <w:sz w:val="22"/>
                  <w:shd w:val="clear" w:color="auto" w:fill="FFFFFF"/>
                </w:rPr>
                <w:delText>群组管理员编辑并保存群组信息，系统通知群组成员信息变更</w:delText>
              </w:r>
            </w:del>
          </w:p>
        </w:tc>
      </w:tr>
      <w:tr w14:paraId="43E2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35" w:author="Noncolour" w:date="2025-10-31T14:31:37Z"/>
        </w:trPr>
        <w:tc>
          <w:tcPr>
            <w:tcW w:w="2235" w:type="dxa"/>
            <w:noWrap w:val="0"/>
            <w:vAlign w:val="center"/>
          </w:tcPr>
          <w:p w14:paraId="14695753">
            <w:pPr>
              <w:spacing w:line="360" w:lineRule="auto"/>
              <w:jc w:val="center"/>
              <w:rPr>
                <w:del w:id="36" w:author="Noncolour" w:date="2025-10-31T14:31:37Z"/>
                <w:rFonts w:ascii="Segoe UI" w:hAnsi="Segoe UI" w:eastAsia="Segoe UI" w:cs="Segoe UI"/>
                <w:color w:val="0F1115"/>
                <w:sz w:val="22"/>
                <w:shd w:val="clear" w:color="auto" w:fill="FFFFFF"/>
              </w:rPr>
            </w:pPr>
            <w:del w:id="37" w:author="Noncolour" w:date="2025-10-31T14:31:37Z">
              <w:r>
                <w:rPr>
                  <w:rFonts w:ascii="Segoe UI" w:hAnsi="Segoe UI" w:eastAsia="Segoe UI" w:cs="Segoe UI"/>
                  <w:color w:val="0F1115"/>
                  <w:sz w:val="22"/>
                  <w:shd w:val="clear" w:color="auto" w:fill="FFFFFF"/>
                </w:rPr>
                <w:delText>举报群组</w:delText>
              </w:r>
            </w:del>
          </w:p>
        </w:tc>
        <w:tc>
          <w:tcPr>
            <w:tcW w:w="6287" w:type="dxa"/>
            <w:noWrap w:val="0"/>
            <w:vAlign w:val="top"/>
          </w:tcPr>
          <w:p w14:paraId="6C3D2194">
            <w:pPr>
              <w:spacing w:line="360" w:lineRule="auto"/>
              <w:jc w:val="left"/>
              <w:rPr>
                <w:del w:id="38" w:author="Noncolour" w:date="2025-10-31T14:31:37Z"/>
                <w:rFonts w:ascii="Segoe UI" w:hAnsi="Segoe UI" w:eastAsia="Segoe UI" w:cs="Segoe UI"/>
                <w:color w:val="0F1115"/>
                <w:sz w:val="22"/>
                <w:shd w:val="clear" w:color="auto" w:fill="FFFFFF"/>
              </w:rPr>
            </w:pPr>
            <w:del w:id="39" w:author="Noncolour" w:date="2025-10-31T14:31:37Z">
              <w:r>
                <w:rPr>
                  <w:rFonts w:ascii="Segoe UI" w:hAnsi="Segoe UI" w:eastAsia="Segoe UI" w:cs="Segoe UI"/>
                  <w:color w:val="0F1115"/>
                  <w:sz w:val="22"/>
                  <w:shd w:val="clear" w:color="auto" w:fill="FFFFFF"/>
                </w:rPr>
                <w:delText>用户可提交证据</w:delText>
              </w:r>
            </w:del>
            <w:del w:id="40" w:author="Noncolour" w:date="2025-10-31T14:31:37Z">
              <w:r>
                <w:rPr>
                  <w:rFonts w:hint="eastAsia" w:ascii="Segoe UI" w:hAnsi="Segoe UI" w:eastAsia="宋体" w:cs="Segoe UI"/>
                  <w:color w:val="0F1115"/>
                  <w:sz w:val="22"/>
                  <w:shd w:val="clear" w:color="auto" w:fill="FFFFFF"/>
                </w:rPr>
                <w:delText>交由</w:delText>
              </w:r>
            </w:del>
            <w:del w:id="41" w:author="Noncolour" w:date="2025-10-31T14:31:37Z">
              <w:r>
                <w:rPr>
                  <w:rFonts w:ascii="Segoe UI" w:hAnsi="Segoe UI" w:eastAsia="Segoe UI" w:cs="Segoe UI"/>
                  <w:color w:val="0F1115"/>
                  <w:sz w:val="22"/>
                  <w:shd w:val="clear" w:color="auto" w:fill="FFFFFF"/>
                </w:rPr>
                <w:delText>管理员审核</w:delText>
              </w:r>
            </w:del>
            <w:del w:id="42" w:author="Noncolour" w:date="2025-10-31T14:31:37Z">
              <w:r>
                <w:rPr>
                  <w:rFonts w:hint="eastAsia" w:ascii="Segoe UI" w:hAnsi="Segoe UI" w:eastAsia="宋体" w:cs="Segoe UI"/>
                  <w:color w:val="0F1115"/>
                  <w:sz w:val="22"/>
                  <w:shd w:val="clear" w:color="auto" w:fill="FFFFFF"/>
                </w:rPr>
                <w:delText>证据及</w:delText>
              </w:r>
            </w:del>
            <w:del w:id="43" w:author="Noncolour" w:date="2025-10-31T14:31:37Z">
              <w:r>
                <w:rPr>
                  <w:rFonts w:ascii="Segoe UI" w:hAnsi="Segoe UI" w:eastAsia="Segoe UI" w:cs="Segoe UI"/>
                  <w:color w:val="0F1115"/>
                  <w:sz w:val="22"/>
                  <w:shd w:val="clear" w:color="auto" w:fill="FFFFFF"/>
                </w:rPr>
                <w:delText>群组</w:delText>
              </w:r>
            </w:del>
          </w:p>
        </w:tc>
      </w:tr>
      <w:tr w14:paraId="2ADD4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44" w:author="Noncolour" w:date="2025-10-31T14:31:45Z"/>
        </w:trPr>
        <w:tc>
          <w:tcPr>
            <w:tcW w:w="2235" w:type="dxa"/>
            <w:noWrap w:val="0"/>
            <w:vAlign w:val="center"/>
          </w:tcPr>
          <w:p w14:paraId="3CD2CD09">
            <w:pPr>
              <w:spacing w:line="360" w:lineRule="auto"/>
              <w:jc w:val="center"/>
              <w:rPr>
                <w:del w:id="45" w:author="Noncolour" w:date="2025-10-31T14:31:45Z"/>
                <w:rFonts w:ascii="Segoe UI" w:hAnsi="Segoe UI" w:eastAsia="Segoe UI" w:cs="Segoe UI"/>
                <w:color w:val="0F1115"/>
                <w:sz w:val="22"/>
                <w:shd w:val="clear" w:color="auto" w:fill="FFFFFF"/>
              </w:rPr>
            </w:pPr>
            <w:del w:id="46" w:author="Noncolour" w:date="2025-10-31T14:31:45Z">
              <w:r>
                <w:rPr>
                  <w:rFonts w:ascii="Segoe UI" w:hAnsi="Segoe UI" w:eastAsia="Segoe UI" w:cs="Segoe UI"/>
                  <w:color w:val="0F1115"/>
                  <w:sz w:val="22"/>
                  <w:shd w:val="clear" w:color="auto" w:fill="FFFFFF"/>
                </w:rPr>
                <w:delText>添加成员</w:delText>
              </w:r>
            </w:del>
          </w:p>
        </w:tc>
        <w:tc>
          <w:tcPr>
            <w:tcW w:w="6287" w:type="dxa"/>
            <w:noWrap w:val="0"/>
            <w:vAlign w:val="top"/>
          </w:tcPr>
          <w:p w14:paraId="579FC4B4">
            <w:pPr>
              <w:spacing w:line="360" w:lineRule="auto"/>
              <w:jc w:val="left"/>
              <w:rPr>
                <w:del w:id="47" w:author="Noncolour" w:date="2025-10-31T14:31:45Z"/>
                <w:rFonts w:ascii="Segoe UI" w:hAnsi="Segoe UI" w:eastAsia="Segoe UI" w:cs="Segoe UI"/>
                <w:color w:val="0F1115"/>
                <w:sz w:val="22"/>
                <w:shd w:val="clear" w:color="auto" w:fill="FFFFFF"/>
              </w:rPr>
            </w:pPr>
            <w:del w:id="48" w:author="Noncolour" w:date="2025-10-31T14:31:45Z">
              <w:r>
                <w:rPr>
                  <w:rFonts w:ascii="Segoe UI" w:hAnsi="Segoe UI" w:eastAsia="Segoe UI" w:cs="Segoe UI"/>
                  <w:color w:val="0F1115"/>
                  <w:sz w:val="22"/>
                  <w:shd w:val="clear" w:color="auto" w:fill="FFFFFF"/>
                </w:rPr>
                <w:delText>群组管理员在管理界面查看入群申请并批准添加新成员</w:delText>
              </w:r>
            </w:del>
          </w:p>
        </w:tc>
      </w:tr>
      <w:tr w14:paraId="1EF55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49" w:author="Noncolour" w:date="2025-10-31T14:31:45Z"/>
        </w:trPr>
        <w:tc>
          <w:tcPr>
            <w:tcW w:w="2235" w:type="dxa"/>
            <w:noWrap w:val="0"/>
            <w:vAlign w:val="center"/>
          </w:tcPr>
          <w:p w14:paraId="4663AC70">
            <w:pPr>
              <w:spacing w:line="360" w:lineRule="auto"/>
              <w:jc w:val="center"/>
              <w:rPr>
                <w:del w:id="50" w:author="Noncolour" w:date="2025-10-31T14:31:45Z"/>
                <w:rFonts w:ascii="Segoe UI" w:hAnsi="Segoe UI" w:eastAsia="Segoe UI" w:cs="Segoe UI"/>
                <w:color w:val="0F1115"/>
                <w:sz w:val="22"/>
                <w:shd w:val="clear" w:color="auto" w:fill="FFFFFF"/>
              </w:rPr>
            </w:pPr>
            <w:del w:id="51" w:author="Noncolour" w:date="2025-10-31T14:31:45Z">
              <w:r>
                <w:rPr>
                  <w:rFonts w:ascii="Segoe UI" w:hAnsi="Segoe UI" w:eastAsia="Segoe UI" w:cs="Segoe UI"/>
                  <w:color w:val="0F1115"/>
                  <w:sz w:val="22"/>
                  <w:shd w:val="clear" w:color="auto" w:fill="FFFFFF"/>
                </w:rPr>
                <w:delText>移除成员</w:delText>
              </w:r>
            </w:del>
          </w:p>
        </w:tc>
        <w:tc>
          <w:tcPr>
            <w:tcW w:w="6287" w:type="dxa"/>
            <w:noWrap w:val="0"/>
            <w:vAlign w:val="top"/>
          </w:tcPr>
          <w:p w14:paraId="6D5B1EF1">
            <w:pPr>
              <w:spacing w:line="360" w:lineRule="auto"/>
              <w:jc w:val="left"/>
              <w:rPr>
                <w:del w:id="52" w:author="Noncolour" w:date="2025-10-31T14:31:45Z"/>
                <w:rFonts w:ascii="Segoe UI" w:hAnsi="Segoe UI" w:eastAsia="Segoe UI" w:cs="Segoe UI"/>
                <w:color w:val="0F1115"/>
                <w:sz w:val="22"/>
                <w:shd w:val="clear" w:color="auto" w:fill="FFFFFF"/>
              </w:rPr>
            </w:pPr>
            <w:del w:id="53" w:author="Noncolour" w:date="2025-10-31T14:31:45Z">
              <w:r>
                <w:rPr>
                  <w:rFonts w:ascii="Segoe UI" w:hAnsi="Segoe UI" w:eastAsia="Segoe UI" w:cs="Segoe UI"/>
                  <w:color w:val="0F1115"/>
                  <w:sz w:val="22"/>
                  <w:shd w:val="clear" w:color="auto" w:fill="FFFFFF"/>
                </w:rPr>
                <w:delText>群组管理员可移除群组成员，被移除的用户会收到系统通知</w:delText>
              </w:r>
            </w:del>
          </w:p>
        </w:tc>
      </w:tr>
      <w:tr w14:paraId="54E37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54" w:author="Noncolour" w:date="2025-10-31T14:31:45Z"/>
        </w:trPr>
        <w:tc>
          <w:tcPr>
            <w:tcW w:w="2235" w:type="dxa"/>
            <w:noWrap w:val="0"/>
            <w:vAlign w:val="center"/>
          </w:tcPr>
          <w:p w14:paraId="21466248">
            <w:pPr>
              <w:spacing w:line="360" w:lineRule="auto"/>
              <w:jc w:val="center"/>
              <w:rPr>
                <w:del w:id="55" w:author="Noncolour" w:date="2025-10-31T14:31:45Z"/>
                <w:rFonts w:ascii="Segoe UI" w:hAnsi="Segoe UI" w:eastAsia="Segoe UI" w:cs="Segoe UI"/>
                <w:color w:val="0F1115"/>
                <w:sz w:val="22"/>
                <w:shd w:val="clear" w:color="auto" w:fill="FFFFFF"/>
              </w:rPr>
            </w:pPr>
            <w:del w:id="56" w:author="Noncolour" w:date="2025-10-31T14:31:45Z">
              <w:r>
                <w:rPr>
                  <w:rFonts w:ascii="Segoe UI" w:hAnsi="Segoe UI" w:eastAsia="Segoe UI" w:cs="Segoe UI"/>
                  <w:color w:val="0F1115"/>
                  <w:sz w:val="22"/>
                  <w:shd w:val="clear" w:color="auto" w:fill="FFFFFF"/>
                </w:rPr>
                <w:delText>设置成员权限</w:delText>
              </w:r>
            </w:del>
          </w:p>
        </w:tc>
        <w:tc>
          <w:tcPr>
            <w:tcW w:w="6287" w:type="dxa"/>
            <w:noWrap w:val="0"/>
            <w:vAlign w:val="top"/>
          </w:tcPr>
          <w:p w14:paraId="30A20E6C">
            <w:pPr>
              <w:spacing w:line="360" w:lineRule="auto"/>
              <w:jc w:val="left"/>
              <w:rPr>
                <w:del w:id="57" w:author="Noncolour" w:date="2025-10-31T14:31:45Z"/>
                <w:rFonts w:ascii="Segoe UI" w:hAnsi="Segoe UI" w:eastAsia="Segoe UI" w:cs="Segoe UI"/>
                <w:color w:val="0F1115"/>
                <w:sz w:val="22"/>
                <w:shd w:val="clear" w:color="auto" w:fill="FFFFFF"/>
              </w:rPr>
            </w:pPr>
            <w:del w:id="58" w:author="Noncolour" w:date="2025-10-31T14:31:45Z">
              <w:r>
                <w:rPr>
                  <w:rFonts w:ascii="Segoe UI" w:hAnsi="Segoe UI" w:eastAsia="Segoe UI" w:cs="Segoe UI"/>
                  <w:color w:val="0F1115"/>
                  <w:sz w:val="22"/>
                  <w:shd w:val="clear" w:color="auto" w:fill="FFFFFF"/>
                </w:rPr>
                <w:delText>群主可设置成员的权限角色，如将普通成员设置为群组管理员，或将管理员卸任为普通成员</w:delText>
              </w:r>
            </w:del>
          </w:p>
        </w:tc>
      </w:tr>
      <w:tr w14:paraId="0116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22581964">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创建项目</w:t>
            </w:r>
          </w:p>
        </w:tc>
        <w:tc>
          <w:tcPr>
            <w:tcW w:w="6287" w:type="dxa"/>
            <w:noWrap w:val="0"/>
            <w:vAlign w:val="top"/>
          </w:tcPr>
          <w:p w14:paraId="15552B02">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组织者在群组内创建新项目，设置项目名称、预算、描述及参与成员</w:t>
            </w:r>
          </w:p>
        </w:tc>
      </w:tr>
      <w:tr w14:paraId="2AB4B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7FADD95B">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查找项目</w:t>
            </w:r>
          </w:p>
        </w:tc>
        <w:tc>
          <w:tcPr>
            <w:tcW w:w="6287" w:type="dxa"/>
            <w:noWrap w:val="0"/>
            <w:vAlign w:val="top"/>
          </w:tcPr>
          <w:p w14:paraId="11AF8487">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用户通过关键词、状态（如是否可结算）等条件查找项目</w:t>
            </w:r>
          </w:p>
        </w:tc>
      </w:tr>
      <w:tr w14:paraId="7BAF4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41771451">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修改项目信息</w:t>
            </w:r>
          </w:p>
        </w:tc>
        <w:tc>
          <w:tcPr>
            <w:tcW w:w="6287" w:type="dxa"/>
            <w:noWrap w:val="0"/>
            <w:vAlign w:val="top"/>
          </w:tcPr>
          <w:p w14:paraId="1F3B6FC5">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组织者更新项目的名称、预算、描述等信息</w:t>
            </w:r>
          </w:p>
        </w:tc>
      </w:tr>
      <w:tr w14:paraId="12976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24588228">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删除项目</w:t>
            </w:r>
          </w:p>
        </w:tc>
        <w:tc>
          <w:tcPr>
            <w:tcW w:w="6287" w:type="dxa"/>
            <w:noWrap w:val="0"/>
            <w:vAlign w:val="top"/>
          </w:tcPr>
          <w:p w14:paraId="5E5FBBEC">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组织者删除未结算的项目</w:t>
            </w:r>
          </w:p>
        </w:tc>
      </w:tr>
      <w:tr w14:paraId="02B1C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63810A48">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发起项目确认</w:t>
            </w:r>
          </w:p>
        </w:tc>
        <w:tc>
          <w:tcPr>
            <w:tcW w:w="6287" w:type="dxa"/>
            <w:noWrap w:val="0"/>
            <w:vAlign w:val="top"/>
          </w:tcPr>
          <w:p w14:paraId="3D653395">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组织者向项目成员发起参与确认及预收款确认请求</w:t>
            </w:r>
          </w:p>
        </w:tc>
      </w:tr>
      <w:tr w14:paraId="65F61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21AB9787">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确认项目</w:t>
            </w:r>
          </w:p>
        </w:tc>
        <w:tc>
          <w:tcPr>
            <w:tcW w:w="6287" w:type="dxa"/>
            <w:noWrap w:val="0"/>
            <w:vAlign w:val="top"/>
          </w:tcPr>
          <w:p w14:paraId="6D1FE95D">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成员对组织者发起的项目确认请求进行响应（确认或拒绝）</w:t>
            </w:r>
          </w:p>
        </w:tc>
      </w:tr>
      <w:tr w14:paraId="0F6E1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55B84E02">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添加项目成员</w:t>
            </w:r>
          </w:p>
        </w:tc>
        <w:tc>
          <w:tcPr>
            <w:tcW w:w="6287" w:type="dxa"/>
            <w:noWrap w:val="0"/>
            <w:vAlign w:val="top"/>
          </w:tcPr>
          <w:p w14:paraId="5ECE7B36">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将群组成员添加到项目中</w:t>
            </w:r>
          </w:p>
        </w:tc>
      </w:tr>
      <w:tr w14:paraId="2D14B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4DDD5C3F">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移除项目成员</w:t>
            </w:r>
          </w:p>
        </w:tc>
        <w:tc>
          <w:tcPr>
            <w:tcW w:w="6287" w:type="dxa"/>
            <w:noWrap w:val="0"/>
            <w:vAlign w:val="top"/>
          </w:tcPr>
          <w:p w14:paraId="5EB58210">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将成员从项目中移除</w:t>
            </w:r>
          </w:p>
        </w:tc>
      </w:tr>
      <w:tr w14:paraId="7FAF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59" w:author="Noncolour" w:date="2025-10-31T14:40:48Z"/>
        </w:trPr>
        <w:tc>
          <w:tcPr>
            <w:tcW w:w="2235" w:type="dxa"/>
            <w:noWrap w:val="0"/>
            <w:vAlign w:val="center"/>
          </w:tcPr>
          <w:p w14:paraId="222EDCCC">
            <w:pPr>
              <w:spacing w:line="360" w:lineRule="auto"/>
              <w:jc w:val="center"/>
              <w:rPr>
                <w:ins w:id="60" w:author="Noncolour" w:date="2025-10-31T14:40:48Z"/>
                <w:rFonts w:hint="default" w:ascii="Segoe UI" w:hAnsi="Segoe UI" w:eastAsia="宋体" w:cs="Segoe UI"/>
                <w:color w:val="0F1115"/>
                <w:sz w:val="22"/>
                <w:shd w:val="clear" w:color="auto" w:fill="FFFFFF"/>
                <w:lang w:val="en-US" w:eastAsia="zh-CN"/>
              </w:rPr>
            </w:pPr>
            <w:ins w:id="61" w:author="Noncolour" w:date="2025-10-31T14:40:54Z">
              <w:r>
                <w:rPr>
                  <w:rFonts w:hint="eastAsia" w:ascii="Segoe UI" w:hAnsi="Segoe UI" w:eastAsia="宋体" w:cs="Segoe UI"/>
                  <w:color w:val="0F1115"/>
                  <w:sz w:val="22"/>
                  <w:shd w:val="clear" w:color="auto" w:fill="FFFFFF"/>
                  <w:lang w:val="en-US" w:eastAsia="zh-CN"/>
                </w:rPr>
                <w:t>申请</w:t>
              </w:r>
            </w:ins>
            <w:ins w:id="62" w:author="Noncolour" w:date="2025-10-31T14:40:55Z">
              <w:r>
                <w:rPr>
                  <w:rFonts w:hint="eastAsia" w:ascii="Segoe UI" w:hAnsi="Segoe UI" w:eastAsia="宋体" w:cs="Segoe UI"/>
                  <w:color w:val="0F1115"/>
                  <w:sz w:val="22"/>
                  <w:shd w:val="clear" w:color="auto" w:fill="FFFFFF"/>
                  <w:lang w:val="en-US" w:eastAsia="zh-CN"/>
                </w:rPr>
                <w:t>退出</w:t>
              </w:r>
            </w:ins>
            <w:ins w:id="63" w:author="Noncolour" w:date="2025-10-31T14:40:57Z">
              <w:r>
                <w:rPr>
                  <w:rFonts w:hint="eastAsia" w:ascii="Segoe UI" w:hAnsi="Segoe UI" w:eastAsia="宋体" w:cs="Segoe UI"/>
                  <w:color w:val="0F1115"/>
                  <w:sz w:val="22"/>
                  <w:shd w:val="clear" w:color="auto" w:fill="FFFFFF"/>
                  <w:lang w:val="en-US" w:eastAsia="zh-CN"/>
                </w:rPr>
                <w:t>项目</w:t>
              </w:r>
            </w:ins>
          </w:p>
        </w:tc>
        <w:tc>
          <w:tcPr>
            <w:tcW w:w="6287" w:type="dxa"/>
            <w:noWrap w:val="0"/>
            <w:vAlign w:val="top"/>
          </w:tcPr>
          <w:p w14:paraId="5F8E4F1F">
            <w:pPr>
              <w:spacing w:line="360" w:lineRule="auto"/>
              <w:jc w:val="left"/>
              <w:rPr>
                <w:ins w:id="64" w:author="Noncolour" w:date="2025-10-31T14:40:48Z"/>
                <w:rFonts w:ascii="Segoe UI" w:hAnsi="Segoe UI" w:eastAsia="Segoe UI" w:cs="Segoe UI"/>
                <w:color w:val="0F1115"/>
                <w:sz w:val="22"/>
                <w:shd w:val="clear" w:color="auto" w:fill="FFFFFF"/>
              </w:rPr>
            </w:pPr>
            <w:ins w:id="65" w:author="Noncolour" w:date="2025-10-31T14:41:04Z">
              <w:r>
                <w:rPr>
                  <w:rFonts w:hint="eastAsia" w:ascii="宋体" w:hAnsi="宋体" w:eastAsia="宋体" w:cs="宋体"/>
                  <w:color w:val="000000"/>
                  <w:sz w:val="21"/>
                  <w:szCs w:val="21"/>
                  <w:lang w:val="en-US" w:eastAsia="zh-CN"/>
                </w:rPr>
                <w:t>项目成员主动申请退出项目</w:t>
              </w:r>
            </w:ins>
          </w:p>
        </w:tc>
      </w:tr>
      <w:tr w14:paraId="68388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643E7F1E">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发起结算</w:t>
            </w:r>
          </w:p>
        </w:tc>
        <w:tc>
          <w:tcPr>
            <w:tcW w:w="6287" w:type="dxa"/>
            <w:noWrap w:val="0"/>
            <w:vAlign w:val="top"/>
          </w:tcPr>
          <w:p w14:paraId="004D7DBD">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组织者对单个项目发起结算，系统自动计算分摊金额并生成账单</w:t>
            </w:r>
          </w:p>
        </w:tc>
      </w:tr>
      <w:tr w14:paraId="3780B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5B361AB2">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批量结算</w:t>
            </w:r>
          </w:p>
        </w:tc>
        <w:tc>
          <w:tcPr>
            <w:tcW w:w="6287" w:type="dxa"/>
            <w:noWrap w:val="0"/>
            <w:vAlign w:val="top"/>
          </w:tcPr>
          <w:p w14:paraId="123B2665">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组织者同时选择多个项目，批量完成结算计算与账单生成</w:t>
            </w:r>
          </w:p>
        </w:tc>
      </w:tr>
      <w:tr w14:paraId="772D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56307FEA">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交费结算</w:t>
            </w:r>
          </w:p>
        </w:tc>
        <w:tc>
          <w:tcPr>
            <w:tcW w:w="6287" w:type="dxa"/>
            <w:noWrap w:val="0"/>
            <w:vAlign w:val="top"/>
          </w:tcPr>
          <w:p w14:paraId="010FF9F1">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项目成员根据生成的结算账单，完成支付或确认收款操作</w:t>
            </w:r>
          </w:p>
        </w:tc>
      </w:tr>
      <w:tr w14:paraId="3FBD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7168CE46">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个人收支查询</w:t>
            </w:r>
          </w:p>
        </w:tc>
        <w:tc>
          <w:tcPr>
            <w:tcW w:w="6287" w:type="dxa"/>
            <w:noWrap w:val="0"/>
            <w:vAlign w:val="top"/>
          </w:tcPr>
          <w:p w14:paraId="31B8BA56">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用户查询个人在所有项目中的收入与支出明细记录</w:t>
            </w:r>
          </w:p>
        </w:tc>
      </w:tr>
      <w:tr w14:paraId="275A5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66" w:author="Noncolour" w:date="2025-10-31T14:42:13Z"/>
        </w:trPr>
        <w:tc>
          <w:tcPr>
            <w:tcW w:w="2235" w:type="dxa"/>
            <w:noWrap w:val="0"/>
            <w:vAlign w:val="center"/>
          </w:tcPr>
          <w:p w14:paraId="271E8EE3">
            <w:pPr>
              <w:spacing w:line="360" w:lineRule="auto"/>
              <w:jc w:val="center"/>
              <w:rPr>
                <w:del w:id="67" w:author="Noncolour" w:date="2025-10-31T14:42:13Z"/>
                <w:rFonts w:ascii="Segoe UI" w:hAnsi="Segoe UI" w:eastAsia="Segoe UI" w:cs="Segoe UI"/>
                <w:color w:val="0F1115"/>
                <w:sz w:val="22"/>
                <w:shd w:val="clear" w:color="auto" w:fill="FFFFFF"/>
              </w:rPr>
            </w:pPr>
            <w:del w:id="68" w:author="Noncolour" w:date="2025-10-31T14:42:13Z">
              <w:r>
                <w:rPr>
                  <w:rFonts w:ascii="Segoe UI" w:hAnsi="Segoe UI" w:eastAsia="Segoe UI" w:cs="Segoe UI"/>
                  <w:color w:val="0F1115"/>
                  <w:sz w:val="22"/>
                  <w:shd w:val="clear" w:color="auto" w:fill="FFFFFF"/>
                </w:rPr>
                <w:delText>团体账本查询</w:delText>
              </w:r>
            </w:del>
          </w:p>
        </w:tc>
        <w:tc>
          <w:tcPr>
            <w:tcW w:w="6287" w:type="dxa"/>
            <w:noWrap w:val="0"/>
            <w:vAlign w:val="top"/>
          </w:tcPr>
          <w:p w14:paraId="0A5E68FB">
            <w:pPr>
              <w:spacing w:line="360" w:lineRule="auto"/>
              <w:jc w:val="left"/>
              <w:rPr>
                <w:del w:id="69" w:author="Noncolour" w:date="2025-10-31T14:42:13Z"/>
                <w:rFonts w:ascii="Segoe UI" w:hAnsi="Segoe UI" w:eastAsia="Segoe UI" w:cs="Segoe UI"/>
                <w:color w:val="0F1115"/>
                <w:sz w:val="22"/>
                <w:shd w:val="clear" w:color="auto" w:fill="FFFFFF"/>
              </w:rPr>
            </w:pPr>
            <w:del w:id="70" w:author="Noncolour" w:date="2025-10-31T14:42:13Z">
              <w:r>
                <w:rPr>
                  <w:rFonts w:ascii="Segoe UI" w:hAnsi="Segoe UI" w:eastAsia="Segoe UI" w:cs="Segoe UI"/>
                  <w:color w:val="0F1115"/>
                  <w:sz w:val="22"/>
                  <w:shd w:val="clear" w:color="auto" w:fill="FFFFFF"/>
                </w:rPr>
                <w:delText>用户查询所参与群组的整体账目汇总及各项目明细</w:delText>
              </w:r>
            </w:del>
          </w:p>
        </w:tc>
      </w:tr>
      <w:tr w14:paraId="59167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11642894">
            <w:pPr>
              <w:spacing w:line="360" w:lineRule="auto"/>
              <w:jc w:val="center"/>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待结算项目查看</w:t>
            </w:r>
          </w:p>
        </w:tc>
        <w:tc>
          <w:tcPr>
            <w:tcW w:w="6287" w:type="dxa"/>
            <w:noWrap w:val="0"/>
            <w:vAlign w:val="top"/>
          </w:tcPr>
          <w:p w14:paraId="541CDA8B">
            <w:pPr>
              <w:spacing w:line="360" w:lineRule="auto"/>
              <w:jc w:val="left"/>
              <w:rPr>
                <w:rFonts w:ascii="Segoe UI" w:hAnsi="Segoe UI" w:eastAsia="Segoe UI" w:cs="Segoe UI"/>
                <w:color w:val="0F1115"/>
                <w:sz w:val="22"/>
                <w:shd w:val="clear" w:color="auto" w:fill="FFFFFF"/>
              </w:rPr>
            </w:pPr>
            <w:r>
              <w:rPr>
                <w:rFonts w:ascii="Segoe UI" w:hAnsi="Segoe UI" w:eastAsia="Segoe UI" w:cs="Segoe UI"/>
                <w:color w:val="0F1115"/>
                <w:sz w:val="22"/>
                <w:shd w:val="clear" w:color="auto" w:fill="FFFFFF"/>
              </w:rPr>
              <w:t>用户集中查看自己所有待结算（待支付或待收款）的项目列表及详情</w:t>
            </w:r>
          </w:p>
        </w:tc>
      </w:tr>
      <w:tr w14:paraId="5292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71" w:author="Noncolour" w:date="2025-10-31T14:42:14Z"/>
        </w:trPr>
        <w:tc>
          <w:tcPr>
            <w:tcW w:w="2235" w:type="dxa"/>
            <w:noWrap w:val="0"/>
            <w:vAlign w:val="center"/>
          </w:tcPr>
          <w:p w14:paraId="73BE9B05">
            <w:pPr>
              <w:spacing w:line="360" w:lineRule="auto"/>
              <w:jc w:val="center"/>
              <w:rPr>
                <w:ins w:id="72" w:author="Noncolour" w:date="2025-10-31T14:42:14Z"/>
                <w:rFonts w:ascii="Segoe UI" w:hAnsi="Segoe UI" w:eastAsia="Segoe UI" w:cs="Segoe UI"/>
                <w:color w:val="0F1115"/>
                <w:sz w:val="22"/>
                <w:shd w:val="clear" w:color="auto" w:fill="FFFFFF"/>
              </w:rPr>
            </w:pPr>
            <w:ins w:id="73" w:author="Noncolour" w:date="2025-10-31T14:42:27Z">
              <w:r>
                <w:rPr>
                  <w:rFonts w:hint="eastAsia" w:ascii="宋体" w:hAnsi="宋体" w:eastAsia="宋体" w:cs="宋体"/>
                  <w:color w:val="000000"/>
                  <w:sz w:val="21"/>
                  <w:szCs w:val="21"/>
                  <w:lang w:val="en-US" w:eastAsia="zh-CN"/>
                </w:rPr>
                <w:t>发布举报</w:t>
              </w:r>
            </w:ins>
          </w:p>
        </w:tc>
        <w:tc>
          <w:tcPr>
            <w:tcW w:w="6287" w:type="dxa"/>
            <w:noWrap w:val="0"/>
            <w:vAlign w:val="top"/>
          </w:tcPr>
          <w:p w14:paraId="6CE5D755">
            <w:pPr>
              <w:spacing w:line="360" w:lineRule="auto"/>
              <w:jc w:val="left"/>
              <w:rPr>
                <w:ins w:id="74" w:author="Noncolour" w:date="2025-10-31T14:42:14Z"/>
                <w:rFonts w:ascii="Segoe UI" w:hAnsi="Segoe UI" w:eastAsia="Segoe UI" w:cs="Segoe UI"/>
                <w:color w:val="0F1115"/>
                <w:sz w:val="22"/>
                <w:shd w:val="clear" w:color="auto" w:fill="FFFFFF"/>
              </w:rPr>
            </w:pPr>
            <w:ins w:id="75" w:author="Noncolour" w:date="2025-10-31T14:42:33Z">
              <w:r>
                <w:rPr>
                  <w:rFonts w:hint="eastAsia" w:ascii="宋体" w:hAnsi="宋体" w:eastAsia="宋体" w:cs="宋体"/>
                  <w:bCs/>
                  <w:color w:val="000000"/>
                  <w:sz w:val="21"/>
                  <w:szCs w:val="21"/>
                  <w:shd w:val="clear" w:color="auto" w:fill="FFFFFF"/>
                </w:rPr>
                <w:t>用户</w:t>
              </w:r>
            </w:ins>
            <w:ins w:id="76" w:author="Noncolour" w:date="2025-10-31T14:42:33Z">
              <w:r>
                <w:rPr>
                  <w:rFonts w:hint="eastAsia" w:ascii="宋体" w:hAnsi="宋体" w:eastAsia="宋体" w:cs="宋体"/>
                  <w:bCs/>
                  <w:color w:val="000000"/>
                  <w:sz w:val="21"/>
                  <w:szCs w:val="21"/>
                  <w:shd w:val="clear" w:color="auto" w:fill="FFFFFF"/>
                  <w:lang w:val="en-US" w:eastAsia="zh-CN"/>
                </w:rPr>
                <w:t>举报他人</w:t>
              </w:r>
            </w:ins>
            <w:ins w:id="77" w:author="Noncolour" w:date="2025-10-31T14:43:17Z">
              <w:r>
                <w:rPr>
                  <w:rFonts w:hint="eastAsia" w:ascii="宋体" w:hAnsi="宋体" w:eastAsia="宋体" w:cs="宋体"/>
                  <w:bCs/>
                  <w:color w:val="000000"/>
                  <w:sz w:val="21"/>
                  <w:szCs w:val="21"/>
                  <w:shd w:val="clear" w:color="auto" w:fill="FFFFFF"/>
                  <w:lang w:val="en-US" w:eastAsia="zh-CN"/>
                </w:rPr>
                <w:t>不合规</w:t>
              </w:r>
            </w:ins>
            <w:ins w:id="78" w:author="Noncolour" w:date="2025-10-31T14:42:33Z">
              <w:r>
                <w:rPr>
                  <w:rFonts w:hint="eastAsia" w:ascii="宋体" w:hAnsi="宋体" w:eastAsia="宋体" w:cs="宋体"/>
                  <w:bCs/>
                  <w:color w:val="000000"/>
                  <w:sz w:val="21"/>
                  <w:szCs w:val="21"/>
                  <w:shd w:val="clear" w:color="auto" w:fill="FFFFFF"/>
                  <w:lang w:val="en-US" w:eastAsia="zh-CN"/>
                </w:rPr>
                <w:t>的行为</w:t>
              </w:r>
            </w:ins>
          </w:p>
        </w:tc>
      </w:tr>
      <w:tr w14:paraId="2A589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79" w:author="Noncolour" w:date="2025-10-31T14:42:35Z"/>
        </w:trPr>
        <w:tc>
          <w:tcPr>
            <w:tcW w:w="2235" w:type="dxa"/>
            <w:noWrap w:val="0"/>
            <w:vAlign w:val="center"/>
          </w:tcPr>
          <w:p w14:paraId="70E7A013">
            <w:pPr>
              <w:spacing w:line="360" w:lineRule="auto"/>
              <w:jc w:val="center"/>
              <w:rPr>
                <w:ins w:id="80" w:author="Noncolour" w:date="2025-10-31T14:42:35Z"/>
                <w:rFonts w:hint="eastAsia" w:ascii="宋体" w:hAnsi="宋体" w:eastAsia="宋体" w:cs="宋体"/>
                <w:color w:val="000000"/>
                <w:sz w:val="21"/>
                <w:szCs w:val="21"/>
                <w:lang w:val="en-US" w:eastAsia="zh-CN"/>
              </w:rPr>
            </w:pPr>
            <w:ins w:id="81" w:author="Noncolour" w:date="2025-10-31T14:43:05Z">
              <w:r>
                <w:rPr>
                  <w:rFonts w:hint="eastAsia" w:ascii="宋体" w:hAnsi="宋体" w:eastAsia="宋体" w:cs="宋体"/>
                  <w:color w:val="000000"/>
                  <w:sz w:val="21"/>
                  <w:szCs w:val="21"/>
                  <w:lang w:val="en-US" w:eastAsia="zh-CN"/>
                </w:rPr>
                <w:t>撤销举报</w:t>
              </w:r>
            </w:ins>
          </w:p>
        </w:tc>
        <w:tc>
          <w:tcPr>
            <w:tcW w:w="6287" w:type="dxa"/>
            <w:noWrap w:val="0"/>
            <w:vAlign w:val="top"/>
          </w:tcPr>
          <w:p w14:paraId="1A207006">
            <w:pPr>
              <w:spacing w:line="360" w:lineRule="auto"/>
              <w:jc w:val="left"/>
              <w:rPr>
                <w:ins w:id="82" w:author="Noncolour" w:date="2025-10-31T14:42:35Z"/>
                <w:rFonts w:hint="eastAsia" w:ascii="宋体" w:hAnsi="宋体" w:eastAsia="宋体" w:cs="宋体"/>
                <w:bCs/>
                <w:color w:val="000000"/>
                <w:sz w:val="21"/>
                <w:szCs w:val="21"/>
                <w:shd w:val="clear" w:color="auto" w:fill="FFFFFF"/>
              </w:rPr>
            </w:pPr>
            <w:ins w:id="83" w:author="Noncolour" w:date="2025-10-31T14:43:10Z">
              <w:r>
                <w:rPr>
                  <w:rFonts w:hint="eastAsia" w:ascii="宋体" w:hAnsi="宋体" w:eastAsia="宋体" w:cs="宋体"/>
                  <w:bCs/>
                  <w:color w:val="000000"/>
                  <w:sz w:val="21"/>
                  <w:szCs w:val="21"/>
                  <w:shd w:val="clear" w:color="auto" w:fill="FFFFFF"/>
                </w:rPr>
                <w:t>用户</w:t>
              </w:r>
            </w:ins>
            <w:ins w:id="84" w:author="Noncolour" w:date="2025-10-31T14:43:10Z">
              <w:r>
                <w:rPr>
                  <w:rFonts w:hint="eastAsia" w:ascii="宋体" w:hAnsi="宋体" w:eastAsia="宋体" w:cs="宋体"/>
                  <w:bCs/>
                  <w:color w:val="000000"/>
                  <w:sz w:val="21"/>
                  <w:szCs w:val="21"/>
                  <w:shd w:val="clear" w:color="auto" w:fill="FFFFFF"/>
                  <w:lang w:val="en-US" w:eastAsia="zh-CN"/>
                </w:rPr>
                <w:t>撤销已发出的举报</w:t>
              </w:r>
            </w:ins>
          </w:p>
        </w:tc>
      </w:tr>
      <w:tr w14:paraId="724F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85" w:author="Noncolour" w:date="2025-10-31T14:44:06Z"/>
        </w:trPr>
        <w:tc>
          <w:tcPr>
            <w:tcW w:w="2235" w:type="dxa"/>
            <w:noWrap w:val="0"/>
            <w:vAlign w:val="center"/>
          </w:tcPr>
          <w:p w14:paraId="70E5D6AB">
            <w:pPr>
              <w:spacing w:line="360" w:lineRule="auto"/>
              <w:jc w:val="center"/>
              <w:rPr>
                <w:ins w:id="86" w:author="Noncolour" w:date="2025-10-31T14:44:06Z"/>
                <w:rFonts w:hint="eastAsia" w:ascii="宋体" w:hAnsi="宋体" w:eastAsia="宋体" w:cs="宋体"/>
                <w:color w:val="000000"/>
                <w:sz w:val="21"/>
                <w:szCs w:val="21"/>
                <w:lang w:val="en-US" w:eastAsia="zh-CN"/>
              </w:rPr>
            </w:pPr>
            <w:ins w:id="87" w:author="Noncolour" w:date="2025-10-31T14:44:10Z">
              <w:r>
                <w:rPr>
                  <w:rFonts w:hint="eastAsia" w:ascii="宋体" w:hAnsi="宋体" w:eastAsia="宋体" w:cs="宋体"/>
                  <w:color w:val="000000"/>
                  <w:sz w:val="21"/>
                  <w:szCs w:val="21"/>
                  <w:lang w:val="en-US" w:eastAsia="zh-CN"/>
                </w:rPr>
                <w:t>审核举报</w:t>
              </w:r>
            </w:ins>
          </w:p>
        </w:tc>
        <w:tc>
          <w:tcPr>
            <w:tcW w:w="6287" w:type="dxa"/>
            <w:noWrap w:val="0"/>
            <w:vAlign w:val="top"/>
          </w:tcPr>
          <w:p w14:paraId="32B397D3">
            <w:pPr>
              <w:spacing w:line="360" w:lineRule="auto"/>
              <w:jc w:val="left"/>
              <w:rPr>
                <w:ins w:id="88" w:author="Noncolour" w:date="2025-10-31T14:44:06Z"/>
                <w:rFonts w:hint="eastAsia" w:ascii="宋体" w:hAnsi="宋体" w:eastAsia="宋体" w:cs="宋体"/>
                <w:bCs/>
                <w:color w:val="000000"/>
                <w:sz w:val="21"/>
                <w:szCs w:val="21"/>
                <w:shd w:val="clear" w:color="auto" w:fill="FFFFFF"/>
              </w:rPr>
            </w:pPr>
            <w:ins w:id="89" w:author="Noncolour" w:date="2025-10-31T14:44:14Z">
              <w:r>
                <w:rPr>
                  <w:rFonts w:hint="eastAsia" w:ascii="宋体" w:hAnsi="宋体" w:eastAsia="宋体" w:cs="宋体"/>
                  <w:bCs/>
                  <w:color w:val="000000"/>
                  <w:sz w:val="21"/>
                  <w:szCs w:val="21"/>
                  <w:shd w:val="clear" w:color="auto" w:fill="FFFFFF"/>
                  <w:lang w:val="en-US" w:eastAsia="zh-CN"/>
                </w:rPr>
                <w:t>管理员审核用户发布的举报</w:t>
              </w:r>
            </w:ins>
          </w:p>
        </w:tc>
      </w:tr>
      <w:tr w14:paraId="7C07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0" w:author="Noncolour" w:date="2025-10-31T14:44:15Z"/>
        </w:trPr>
        <w:tc>
          <w:tcPr>
            <w:tcW w:w="2235" w:type="dxa"/>
            <w:noWrap w:val="0"/>
            <w:vAlign w:val="center"/>
          </w:tcPr>
          <w:p w14:paraId="04048403">
            <w:pPr>
              <w:spacing w:line="360" w:lineRule="auto"/>
              <w:jc w:val="center"/>
              <w:rPr>
                <w:ins w:id="91" w:author="Noncolour" w:date="2025-10-31T14:44:15Z"/>
                <w:rFonts w:hint="eastAsia" w:ascii="宋体" w:hAnsi="宋体" w:eastAsia="宋体" w:cs="宋体"/>
                <w:color w:val="000000"/>
                <w:sz w:val="21"/>
                <w:szCs w:val="21"/>
                <w:lang w:val="en-US" w:eastAsia="zh-CN"/>
              </w:rPr>
            </w:pPr>
            <w:ins w:id="92" w:author="Noncolour" w:date="2025-10-31T14:44:21Z">
              <w:r>
                <w:rPr>
                  <w:rFonts w:hint="eastAsia" w:ascii="宋体" w:hAnsi="宋体" w:eastAsia="宋体" w:cs="宋体"/>
                  <w:color w:val="000000"/>
                  <w:sz w:val="21"/>
                  <w:szCs w:val="21"/>
                  <w:lang w:val="en-US" w:eastAsia="zh-CN"/>
                </w:rPr>
                <w:t>查看举报</w:t>
              </w:r>
            </w:ins>
          </w:p>
        </w:tc>
        <w:tc>
          <w:tcPr>
            <w:tcW w:w="6287" w:type="dxa"/>
            <w:noWrap w:val="0"/>
            <w:vAlign w:val="top"/>
          </w:tcPr>
          <w:p w14:paraId="33B5BD92">
            <w:pPr>
              <w:spacing w:line="360" w:lineRule="auto"/>
              <w:jc w:val="left"/>
              <w:rPr>
                <w:ins w:id="93" w:author="Noncolour" w:date="2025-10-31T14:44:15Z"/>
                <w:rFonts w:hint="eastAsia" w:ascii="宋体" w:hAnsi="宋体" w:eastAsia="宋体" w:cs="宋体"/>
                <w:bCs/>
                <w:color w:val="000000"/>
                <w:sz w:val="21"/>
                <w:szCs w:val="21"/>
                <w:shd w:val="clear" w:color="auto" w:fill="FFFFFF"/>
                <w:lang w:val="en-US" w:eastAsia="zh-CN"/>
              </w:rPr>
            </w:pPr>
            <w:ins w:id="94" w:author="Noncolour" w:date="2025-10-31T14:44:26Z">
              <w:r>
                <w:rPr>
                  <w:rFonts w:hint="eastAsia" w:ascii="宋体" w:hAnsi="宋体" w:eastAsia="宋体" w:cs="宋体"/>
                  <w:bCs/>
                  <w:color w:val="000000"/>
                  <w:sz w:val="21"/>
                  <w:szCs w:val="21"/>
                  <w:shd w:val="clear" w:color="auto" w:fill="FFFFFF"/>
                  <w:lang w:val="en-US" w:eastAsia="zh-CN"/>
                </w:rPr>
                <w:t>用户或管理员查看符合筛选条件的举报</w:t>
              </w:r>
            </w:ins>
          </w:p>
        </w:tc>
      </w:tr>
      <w:bookmarkEnd w:id="6"/>
    </w:tbl>
    <w:p w14:paraId="46D01528">
      <w:pPr>
        <w:rPr>
          <w:rFonts w:hint="eastAsia"/>
        </w:rPr>
      </w:pPr>
    </w:p>
    <w:p w14:paraId="7EC3D36B">
      <w:pPr>
        <w:pStyle w:val="3"/>
        <w:rPr>
          <w:rFonts w:hint="eastAsia"/>
        </w:rPr>
      </w:pPr>
      <w:bookmarkStart w:id="7" w:name="_Toc148635489"/>
      <w:r>
        <w:rPr>
          <w:rFonts w:hint="eastAsia"/>
        </w:rPr>
        <w:t>4、参考文献</w:t>
      </w:r>
      <w:bookmarkEnd w:id="7"/>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1FFB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noWrap w:val="0"/>
            <w:vAlign w:val="top"/>
          </w:tcPr>
          <w:p w14:paraId="57FE6E58">
            <w:pPr>
              <w:spacing w:line="360" w:lineRule="auto"/>
              <w:jc w:val="left"/>
              <w:rPr>
                <w:rFonts w:hint="eastAsia" w:ascii="宋体" w:hAnsi="宋体" w:eastAsia="宋体"/>
                <w:color w:val="000000"/>
              </w:rPr>
            </w:pPr>
            <w:r>
              <w:rPr>
                <w:rFonts w:hint="eastAsia" w:ascii="宋体" w:hAnsi="宋体" w:eastAsia="宋体"/>
                <w:color w:val="000000"/>
              </w:rPr>
              <w:t>编号</w:t>
            </w:r>
          </w:p>
        </w:tc>
        <w:tc>
          <w:tcPr>
            <w:tcW w:w="6521" w:type="dxa"/>
            <w:noWrap w:val="0"/>
            <w:vAlign w:val="top"/>
          </w:tcPr>
          <w:p w14:paraId="038826FE">
            <w:pPr>
              <w:spacing w:line="360" w:lineRule="auto"/>
              <w:jc w:val="left"/>
              <w:rPr>
                <w:rFonts w:hint="eastAsia" w:ascii="宋体" w:hAnsi="宋体" w:eastAsia="宋体"/>
                <w:color w:val="000000"/>
              </w:rPr>
            </w:pPr>
            <w:r>
              <w:rPr>
                <w:rFonts w:hint="eastAsia" w:ascii="宋体" w:hAnsi="宋体" w:eastAsia="宋体"/>
                <w:color w:val="000000"/>
              </w:rPr>
              <w:t>参考资料</w:t>
            </w:r>
          </w:p>
        </w:tc>
        <w:tc>
          <w:tcPr>
            <w:tcW w:w="1326" w:type="dxa"/>
            <w:noWrap w:val="0"/>
            <w:vAlign w:val="top"/>
          </w:tcPr>
          <w:p w14:paraId="52CF5921">
            <w:pPr>
              <w:spacing w:line="360" w:lineRule="auto"/>
              <w:jc w:val="left"/>
              <w:rPr>
                <w:rFonts w:hint="eastAsia" w:ascii="宋体" w:hAnsi="宋体" w:eastAsia="宋体"/>
                <w:color w:val="000000"/>
              </w:rPr>
            </w:pPr>
            <w:r>
              <w:rPr>
                <w:rFonts w:hint="eastAsia" w:ascii="宋体" w:hAnsi="宋体" w:eastAsia="宋体"/>
                <w:color w:val="000000"/>
              </w:rPr>
              <w:t>作者</w:t>
            </w:r>
          </w:p>
        </w:tc>
      </w:tr>
      <w:tr w14:paraId="13C2C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noWrap w:val="0"/>
            <w:vAlign w:val="top"/>
          </w:tcPr>
          <w:p w14:paraId="5620BC54">
            <w:pPr>
              <w:spacing w:line="360" w:lineRule="auto"/>
              <w:jc w:val="center"/>
              <w:rPr>
                <w:rFonts w:hint="eastAsia" w:ascii="宋体" w:hAnsi="宋体" w:eastAsia="宋体"/>
                <w:color w:val="000000"/>
                <w:szCs w:val="21"/>
              </w:rPr>
            </w:pPr>
            <w:r>
              <w:rPr>
                <w:rFonts w:hint="eastAsia" w:ascii="宋体" w:hAnsi="宋体" w:eastAsia="宋体"/>
                <w:color w:val="000000"/>
                <w:szCs w:val="21"/>
              </w:rPr>
              <w:t>1</w:t>
            </w:r>
          </w:p>
        </w:tc>
        <w:tc>
          <w:tcPr>
            <w:tcW w:w="6521" w:type="dxa"/>
            <w:noWrap w:val="0"/>
            <w:vAlign w:val="top"/>
          </w:tcPr>
          <w:p w14:paraId="5DD2D5F5">
            <w:pPr>
              <w:spacing w:line="360" w:lineRule="auto"/>
              <w:jc w:val="left"/>
              <w:rPr>
                <w:rFonts w:hint="eastAsia" w:ascii="宋体" w:hAnsi="宋体" w:eastAsia="宋体"/>
                <w:color w:val="000000"/>
                <w:szCs w:val="21"/>
              </w:rPr>
            </w:pPr>
            <w:r>
              <w:rPr>
                <w:rFonts w:hint="eastAsia" w:ascii="宋体" w:hAnsi="宋体" w:eastAsia="宋体"/>
                <w:color w:val="000000"/>
                <w:szCs w:val="21"/>
              </w:rPr>
              <w:t>《软件工程（第四版）》，高等教育出版社，</w:t>
            </w:r>
            <w:r>
              <w:rPr>
                <w:rFonts w:ascii="宋体" w:hAnsi="宋体" w:eastAsia="宋体"/>
                <w:color w:val="000000"/>
                <w:szCs w:val="21"/>
              </w:rPr>
              <w:t>2019</w:t>
            </w:r>
          </w:p>
        </w:tc>
        <w:tc>
          <w:tcPr>
            <w:tcW w:w="1326" w:type="dxa"/>
            <w:noWrap w:val="0"/>
            <w:vAlign w:val="top"/>
          </w:tcPr>
          <w:p w14:paraId="418D57AE">
            <w:pPr>
              <w:spacing w:line="360" w:lineRule="auto"/>
              <w:jc w:val="left"/>
              <w:rPr>
                <w:rFonts w:hint="eastAsia" w:ascii="宋体" w:hAnsi="宋体" w:eastAsia="宋体"/>
                <w:color w:val="000000"/>
                <w:szCs w:val="21"/>
              </w:rPr>
            </w:pPr>
            <w:r>
              <w:rPr>
                <w:rFonts w:hint="eastAsia" w:ascii="宋体" w:hAnsi="宋体" w:eastAsia="宋体"/>
                <w:color w:val="000000"/>
                <w:szCs w:val="21"/>
              </w:rPr>
              <w:t>齐治昌等</w:t>
            </w:r>
          </w:p>
        </w:tc>
      </w:tr>
      <w:tr w14:paraId="571AA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noWrap w:val="0"/>
            <w:vAlign w:val="top"/>
          </w:tcPr>
          <w:p w14:paraId="0D958922">
            <w:pPr>
              <w:spacing w:line="360" w:lineRule="auto"/>
              <w:jc w:val="center"/>
              <w:rPr>
                <w:rFonts w:hint="eastAsia" w:ascii="宋体" w:hAnsi="宋体" w:eastAsia="宋体"/>
                <w:color w:val="000000"/>
                <w:szCs w:val="21"/>
              </w:rPr>
            </w:pPr>
            <w:r>
              <w:rPr>
                <w:rFonts w:hint="eastAsia" w:ascii="宋体" w:hAnsi="宋体" w:eastAsia="宋体"/>
                <w:color w:val="000000"/>
                <w:szCs w:val="21"/>
              </w:rPr>
              <w:t>2</w:t>
            </w:r>
          </w:p>
        </w:tc>
        <w:tc>
          <w:tcPr>
            <w:tcW w:w="6521" w:type="dxa"/>
            <w:noWrap w:val="0"/>
            <w:vAlign w:val="top"/>
          </w:tcPr>
          <w:p w14:paraId="3A8E47AA">
            <w:pPr>
              <w:spacing w:line="360" w:lineRule="auto"/>
              <w:rPr>
                <w:rFonts w:hint="eastAsia" w:ascii="宋体" w:hAnsi="宋体" w:eastAsia="宋体"/>
                <w:color w:val="000000"/>
                <w:szCs w:val="21"/>
              </w:rPr>
            </w:pPr>
            <w:r>
              <w:rPr>
                <w:rFonts w:hint="eastAsia" w:ascii="宋体" w:hAnsi="宋体" w:eastAsia="宋体"/>
                <w:color w:val="000000"/>
                <w:szCs w:val="21"/>
              </w:rPr>
              <w:t>《</w:t>
            </w:r>
            <w:r>
              <w:rPr>
                <w:rFonts w:hint="eastAsia" w:ascii="宋体" w:hAnsi="宋体" w:eastAsia="宋体"/>
                <w:color w:val="000000"/>
              </w:rPr>
              <w:t>构建之法（第二版）</w:t>
            </w:r>
            <w:r>
              <w:rPr>
                <w:rFonts w:hint="eastAsia" w:ascii="宋体" w:hAnsi="宋体" w:eastAsia="宋体"/>
                <w:color w:val="000000"/>
                <w:szCs w:val="21"/>
              </w:rPr>
              <w:t>》，人民邮电出版社，2015</w:t>
            </w:r>
          </w:p>
        </w:tc>
        <w:tc>
          <w:tcPr>
            <w:tcW w:w="1326" w:type="dxa"/>
            <w:noWrap w:val="0"/>
            <w:vAlign w:val="top"/>
          </w:tcPr>
          <w:p w14:paraId="70A1D286">
            <w:pPr>
              <w:spacing w:line="360" w:lineRule="auto"/>
              <w:rPr>
                <w:rFonts w:hint="eastAsia" w:ascii="宋体" w:hAnsi="宋体" w:eastAsia="宋体"/>
                <w:color w:val="000000"/>
                <w:szCs w:val="21"/>
              </w:rPr>
            </w:pPr>
            <w:r>
              <w:rPr>
                <w:rFonts w:hint="eastAsia" w:ascii="宋体" w:hAnsi="宋体" w:eastAsia="宋体"/>
                <w:color w:val="000000"/>
                <w:szCs w:val="21"/>
              </w:rPr>
              <w:t>邹欣</w:t>
            </w:r>
          </w:p>
        </w:tc>
      </w:tr>
      <w:tr w14:paraId="4D30C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noWrap w:val="0"/>
            <w:vAlign w:val="top"/>
          </w:tcPr>
          <w:p w14:paraId="0AD9AF37">
            <w:pPr>
              <w:spacing w:line="360" w:lineRule="auto"/>
              <w:jc w:val="center"/>
              <w:rPr>
                <w:rFonts w:hint="eastAsia" w:ascii="宋体" w:hAnsi="宋体" w:eastAsia="宋体"/>
                <w:color w:val="000000"/>
                <w:szCs w:val="21"/>
              </w:rPr>
            </w:pPr>
            <w:r>
              <w:rPr>
                <w:rFonts w:hint="eastAsia" w:ascii="宋体" w:hAnsi="宋体" w:eastAsia="宋体"/>
                <w:color w:val="000000"/>
                <w:szCs w:val="21"/>
              </w:rPr>
              <w:t>3</w:t>
            </w:r>
          </w:p>
        </w:tc>
        <w:tc>
          <w:tcPr>
            <w:tcW w:w="6521" w:type="dxa"/>
            <w:noWrap w:val="0"/>
            <w:vAlign w:val="top"/>
          </w:tcPr>
          <w:p w14:paraId="4F0A04CD">
            <w:pPr>
              <w:spacing w:line="360" w:lineRule="auto"/>
              <w:rPr>
                <w:rFonts w:hint="eastAsia" w:ascii="宋体" w:hAnsi="宋体" w:eastAsia="宋体"/>
                <w:color w:val="000000"/>
                <w:szCs w:val="21"/>
              </w:rPr>
            </w:pPr>
            <w:r>
              <w:rPr>
                <w:rFonts w:hint="eastAsia" w:ascii="宋体" w:hAnsi="宋体" w:eastAsia="宋体"/>
                <w:color w:val="000000"/>
                <w:szCs w:val="21"/>
              </w:rPr>
              <w:t>基于记账管理APP系统需求分析与设计[J]. 辽宁高职学报, 2020.</w:t>
            </w:r>
          </w:p>
        </w:tc>
        <w:tc>
          <w:tcPr>
            <w:tcW w:w="1326" w:type="dxa"/>
            <w:noWrap w:val="0"/>
            <w:vAlign w:val="top"/>
          </w:tcPr>
          <w:p w14:paraId="536AC30B">
            <w:pPr>
              <w:spacing w:line="360" w:lineRule="auto"/>
              <w:rPr>
                <w:rFonts w:hint="eastAsia" w:ascii="宋体" w:hAnsi="宋体" w:eastAsia="宋体"/>
                <w:color w:val="000000"/>
                <w:szCs w:val="21"/>
              </w:rPr>
            </w:pPr>
            <w:r>
              <w:rPr>
                <w:rFonts w:hint="eastAsia" w:ascii="宋体" w:hAnsi="宋体" w:eastAsia="宋体"/>
                <w:color w:val="000000"/>
                <w:szCs w:val="21"/>
              </w:rPr>
              <w:t>董航</w:t>
            </w:r>
            <w:r>
              <w:rPr>
                <w:rFonts w:ascii="宋体" w:hAnsi="宋体" w:eastAsia="宋体"/>
                <w:color w:val="000000"/>
                <w:szCs w:val="21"/>
              </w:rPr>
              <w:t xml:space="preserve"> </w:t>
            </w:r>
          </w:p>
        </w:tc>
      </w:tr>
      <w:tr w14:paraId="53D2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noWrap w:val="0"/>
            <w:vAlign w:val="top"/>
          </w:tcPr>
          <w:p w14:paraId="6391DB0A">
            <w:pPr>
              <w:spacing w:line="360" w:lineRule="auto"/>
              <w:jc w:val="center"/>
              <w:rPr>
                <w:rFonts w:hint="eastAsia" w:ascii="宋体" w:hAnsi="宋体" w:eastAsia="宋体"/>
                <w:color w:val="000000"/>
                <w:szCs w:val="21"/>
              </w:rPr>
            </w:pPr>
            <w:r>
              <w:rPr>
                <w:rFonts w:hint="eastAsia" w:ascii="宋体" w:hAnsi="宋体" w:eastAsia="宋体"/>
                <w:color w:val="000000"/>
                <w:szCs w:val="21"/>
              </w:rPr>
              <w:t>4</w:t>
            </w:r>
          </w:p>
        </w:tc>
        <w:tc>
          <w:tcPr>
            <w:tcW w:w="6521" w:type="dxa"/>
            <w:noWrap w:val="0"/>
            <w:vAlign w:val="top"/>
          </w:tcPr>
          <w:p w14:paraId="2CFAFC13">
            <w:pPr>
              <w:spacing w:line="360" w:lineRule="auto"/>
              <w:rPr>
                <w:rFonts w:hint="eastAsia" w:ascii="宋体" w:hAnsi="宋体" w:eastAsia="宋体"/>
                <w:color w:val="000000"/>
                <w:szCs w:val="21"/>
              </w:rPr>
            </w:pPr>
            <w:r>
              <w:rPr>
                <w:rFonts w:hint="eastAsia" w:ascii="宋体" w:hAnsi="宋体" w:eastAsia="宋体"/>
                <w:color w:val="000000"/>
                <w:szCs w:val="21"/>
              </w:rPr>
              <w:t>基于Android的记账助手APP的设计与实现[J]. 河南科技, 2019.</w:t>
            </w:r>
          </w:p>
        </w:tc>
        <w:tc>
          <w:tcPr>
            <w:tcW w:w="1326" w:type="dxa"/>
            <w:noWrap w:val="0"/>
            <w:vAlign w:val="top"/>
          </w:tcPr>
          <w:p w14:paraId="055D8218">
            <w:pPr>
              <w:spacing w:line="360" w:lineRule="auto"/>
              <w:rPr>
                <w:rFonts w:ascii="宋体" w:hAnsi="宋体" w:eastAsia="宋体"/>
                <w:color w:val="000000"/>
                <w:szCs w:val="21"/>
              </w:rPr>
            </w:pPr>
            <w:r>
              <w:rPr>
                <w:rFonts w:hint="eastAsia" w:ascii="宋体" w:hAnsi="宋体" w:eastAsia="宋体"/>
                <w:color w:val="000000"/>
                <w:szCs w:val="21"/>
              </w:rPr>
              <w:t>刘芳华</w:t>
            </w:r>
          </w:p>
        </w:tc>
      </w:tr>
    </w:tbl>
    <w:p w14:paraId="297FB48A">
      <w:pPr>
        <w:pStyle w:val="32"/>
        <w:ind w:left="360" w:firstLine="0" w:firstLineChars="0"/>
        <w:rPr>
          <w:rFonts w:hint="eastAsia"/>
        </w:rPr>
      </w:pPr>
    </w:p>
    <w:p w14:paraId="73A037FB">
      <w:pPr>
        <w:pStyle w:val="2"/>
        <w:rPr>
          <w:rFonts w:hint="eastAsia" w:ascii="华文中宋" w:hAnsi="华文中宋" w:eastAsia="华文中宋"/>
          <w:sz w:val="32"/>
          <w:szCs w:val="32"/>
        </w:rPr>
      </w:pPr>
      <w:bookmarkStart w:id="8" w:name="_Toc148635490"/>
      <w:r>
        <w:rPr>
          <w:rFonts w:hint="eastAsia" w:ascii="华文中宋" w:hAnsi="华文中宋" w:eastAsia="华文中宋"/>
          <w:sz w:val="32"/>
          <w:szCs w:val="32"/>
        </w:rPr>
        <w:t>二、任务概述</w:t>
      </w:r>
      <w:bookmarkEnd w:id="8"/>
    </w:p>
    <w:p w14:paraId="7B1ABC4A">
      <w:pPr>
        <w:pStyle w:val="3"/>
        <w:rPr>
          <w:rFonts w:hint="eastAsia"/>
        </w:rPr>
      </w:pPr>
      <w:bookmarkStart w:id="9" w:name="_Toc148635491"/>
      <w:r>
        <w:rPr>
          <w:rFonts w:hint="eastAsia"/>
        </w:rPr>
        <w:t>1、目标</w:t>
      </w:r>
      <w:bookmarkEnd w:id="9"/>
    </w:p>
    <w:p w14:paraId="113A9F6E">
      <w:pPr>
        <w:pStyle w:val="32"/>
        <w:spacing w:line="360" w:lineRule="auto"/>
        <w:ind w:left="360"/>
        <w:rPr>
          <w:rFonts w:hint="eastAsia" w:ascii="宋体" w:hAnsi="宋体" w:eastAsia="宋体"/>
        </w:rPr>
      </w:pPr>
      <w:r>
        <w:rPr>
          <w:rFonts w:hint="eastAsia" w:ascii="宋体" w:hAnsi="宋体" w:eastAsia="宋体"/>
        </w:rPr>
        <w:t>随着团体社交活动的频繁和AA制消费的普及，传统记账方式存在易错、操作繁琐等问题。本平台旨在通过数字化手段，为团体活动提供精准、高效的记账与分摊解决方案。</w:t>
      </w:r>
    </w:p>
    <w:p w14:paraId="3257CC7D">
      <w:pPr>
        <w:pStyle w:val="32"/>
        <w:spacing w:line="360" w:lineRule="auto"/>
        <w:ind w:firstLine="211" w:firstLineChars="100"/>
        <w:rPr>
          <w:rFonts w:hint="eastAsia" w:ascii="宋体" w:hAnsi="宋体" w:eastAsia="宋体"/>
        </w:rPr>
      </w:pPr>
      <w:r>
        <w:rPr>
          <w:rFonts w:hint="eastAsia" w:ascii="宋体" w:hAnsi="宋体" w:eastAsia="宋体"/>
          <w:b/>
          <w:bCs/>
        </w:rPr>
        <w:t>（1）提供便捷的财务信息管理与组织协调</w:t>
      </w:r>
    </w:p>
    <w:p w14:paraId="62667238">
      <w:pPr>
        <w:pStyle w:val="32"/>
        <w:spacing w:line="360" w:lineRule="auto"/>
        <w:ind w:left="360"/>
        <w:rPr>
          <w:rFonts w:hint="eastAsia" w:ascii="宋体" w:hAnsi="宋体" w:eastAsia="宋体"/>
        </w:rPr>
      </w:pPr>
      <w:r>
        <w:rPr>
          <w:rFonts w:hint="eastAsia" w:ascii="宋体" w:hAnsi="宋体" w:eastAsia="宋体"/>
        </w:rPr>
        <w:t>组织者可轻松创建群组和项目，发起预收款活动，系统自动通知成员确认并支持批量结算，简化传统手动记账流程。</w:t>
      </w:r>
    </w:p>
    <w:p w14:paraId="024DEF14">
      <w:pPr>
        <w:pStyle w:val="32"/>
        <w:spacing w:line="360" w:lineRule="auto"/>
        <w:ind w:firstLine="211" w:firstLineChars="100"/>
        <w:rPr>
          <w:rFonts w:hint="eastAsia" w:ascii="宋体" w:hAnsi="宋体" w:eastAsia="宋体"/>
        </w:rPr>
      </w:pPr>
      <w:r>
        <w:rPr>
          <w:rFonts w:hint="eastAsia" w:ascii="宋体" w:hAnsi="宋体" w:eastAsia="宋体"/>
          <w:b/>
          <w:bCs/>
        </w:rPr>
        <w:t>（2）对复杂多维的团体消费场景进行智能化管理</w:t>
      </w:r>
    </w:p>
    <w:p w14:paraId="2618797A">
      <w:pPr>
        <w:pStyle w:val="32"/>
        <w:spacing w:line="360" w:lineRule="auto"/>
        <w:ind w:left="360"/>
        <w:rPr>
          <w:rFonts w:hint="eastAsia" w:ascii="宋体" w:hAnsi="宋体" w:eastAsia="宋体"/>
        </w:rPr>
      </w:pPr>
      <w:r>
        <w:rPr>
          <w:rFonts w:hint="eastAsia" w:ascii="宋体" w:hAnsi="宋体" w:eastAsia="宋体"/>
        </w:rPr>
        <w:t>支持非全员参与场景下的灵活分摊，通过“预收款-确认-结算”流程，将混乱消费转化为结构化数据。</w:t>
      </w:r>
    </w:p>
    <w:p w14:paraId="1FBE0AE8">
      <w:pPr>
        <w:pStyle w:val="32"/>
        <w:spacing w:line="360" w:lineRule="auto"/>
        <w:ind w:firstLine="211" w:firstLineChars="100"/>
        <w:rPr>
          <w:rFonts w:hint="eastAsia" w:ascii="宋体" w:hAnsi="宋体" w:eastAsia="宋体"/>
        </w:rPr>
      </w:pPr>
      <w:r>
        <w:rPr>
          <w:rFonts w:hint="eastAsia" w:ascii="宋体" w:hAnsi="宋体" w:eastAsia="宋体"/>
          <w:b/>
          <w:bCs/>
        </w:rPr>
        <w:t>（3）便于用户参与财务互动与个人复盘</w:t>
      </w:r>
    </w:p>
    <w:p w14:paraId="5AA8FC91">
      <w:pPr>
        <w:pStyle w:val="32"/>
        <w:spacing w:line="360" w:lineRule="auto"/>
        <w:ind w:left="360"/>
        <w:rPr>
          <w:rFonts w:hint="eastAsia"/>
        </w:rPr>
      </w:pPr>
      <w:r>
        <w:rPr>
          <w:rFonts w:hint="eastAsia" w:ascii="宋体" w:hAnsi="宋体" w:eastAsia="宋体"/>
        </w:rPr>
        <w:t>用户可通过一键确认、查看账单、收支复盘等功能，简化参与流程，培养良好理财习惯。</w:t>
      </w:r>
    </w:p>
    <w:p w14:paraId="40458562">
      <w:pPr>
        <w:pStyle w:val="3"/>
        <w:rPr>
          <w:rFonts w:hint="eastAsia"/>
        </w:rPr>
      </w:pPr>
      <w:bookmarkStart w:id="10" w:name="_Toc148635492"/>
      <w:r>
        <w:rPr>
          <w:rFonts w:hint="eastAsia"/>
        </w:rPr>
        <w:t>2、用户特点</w:t>
      </w:r>
      <w:bookmarkEnd w:id="10"/>
    </w:p>
    <w:p w14:paraId="31617031">
      <w:pPr>
        <w:pStyle w:val="32"/>
        <w:spacing w:line="360" w:lineRule="auto"/>
        <w:rPr>
          <w:rFonts w:hint="eastAsia" w:ascii="宋体" w:hAnsi="宋体" w:eastAsia="宋体"/>
        </w:rPr>
      </w:pPr>
      <w:r>
        <w:rPr>
          <w:rFonts w:hint="eastAsia" w:ascii="宋体" w:hAnsi="宋体" w:eastAsia="宋体"/>
        </w:rPr>
        <w:t>本系统用户分为普通用户和管理员：</w:t>
      </w:r>
    </w:p>
    <w:p w14:paraId="4290227D">
      <w:pPr>
        <w:pStyle w:val="32"/>
        <w:spacing w:line="360" w:lineRule="auto"/>
        <w:rPr>
          <w:rFonts w:hint="eastAsia" w:ascii="宋体" w:hAnsi="宋体" w:eastAsia="宋体"/>
        </w:rPr>
      </w:pPr>
      <w:r>
        <w:rPr>
          <w:rFonts w:hint="eastAsia" w:ascii="宋体" w:hAnsi="宋体" w:eastAsia="宋体"/>
        </w:rPr>
        <w:t>1.普通用户：包括团体活动组织者与参与成员</w:t>
      </w:r>
    </w:p>
    <w:p w14:paraId="4B52E5FA">
      <w:pPr>
        <w:pStyle w:val="32"/>
        <w:spacing w:line="360" w:lineRule="auto"/>
        <w:ind w:firstLine="630" w:firstLineChars="300"/>
        <w:rPr>
          <w:rFonts w:hint="eastAsia" w:ascii="宋体" w:hAnsi="宋体" w:eastAsia="宋体"/>
        </w:rPr>
      </w:pPr>
      <w:r>
        <w:rPr>
          <w:rFonts w:hint="eastAsia" w:ascii="宋体" w:hAnsi="宋体" w:eastAsia="宋体"/>
        </w:rPr>
        <w:t>（1）组织者：可创建群组、发起项目、管理预收款与结算。</w:t>
      </w:r>
    </w:p>
    <w:p w14:paraId="304AED0E">
      <w:pPr>
        <w:pStyle w:val="32"/>
        <w:spacing w:line="360" w:lineRule="auto"/>
        <w:ind w:firstLine="630" w:firstLineChars="300"/>
        <w:rPr>
          <w:rFonts w:hint="eastAsia" w:ascii="宋体" w:hAnsi="宋体" w:eastAsia="宋体"/>
        </w:rPr>
      </w:pPr>
      <w:r>
        <w:rPr>
          <w:rFonts w:hint="eastAsia" w:ascii="宋体" w:hAnsi="宋体" w:eastAsia="宋体"/>
        </w:rPr>
        <w:t>（2）参与成员：可加入群组、确认预收款、查看账单、管理个人账本。</w:t>
      </w:r>
    </w:p>
    <w:p w14:paraId="2B7EE7B6">
      <w:pPr>
        <w:pStyle w:val="32"/>
        <w:spacing w:line="360" w:lineRule="auto"/>
        <w:rPr>
          <w:rFonts w:hint="eastAsia" w:ascii="宋体" w:hAnsi="宋体" w:eastAsia="宋体"/>
        </w:rPr>
      </w:pPr>
      <w:r>
        <w:rPr>
          <w:rFonts w:hint="eastAsia" w:ascii="宋体" w:hAnsi="宋体" w:eastAsia="宋体"/>
        </w:rPr>
        <w:t>2.管理员：负责系统维护、用户管理、数据审核与异常处理。</w:t>
      </w:r>
    </w:p>
    <w:p w14:paraId="75CF4016">
      <w:pPr>
        <w:pStyle w:val="3"/>
        <w:rPr>
          <w:rFonts w:hint="eastAsia"/>
        </w:rPr>
      </w:pPr>
      <w:bookmarkStart w:id="11" w:name="_Toc148635493"/>
      <w:r>
        <w:rPr>
          <w:rFonts w:hint="eastAsia"/>
        </w:rPr>
        <w:t>3、假定约束</w:t>
      </w:r>
      <w:bookmarkEnd w:id="11"/>
    </w:p>
    <w:p w14:paraId="4450A197">
      <w:pPr>
        <w:spacing w:line="360" w:lineRule="auto"/>
        <w:ind w:firstLine="420"/>
        <w:rPr>
          <w:rFonts w:hint="eastAsia" w:ascii="宋体" w:hAnsi="宋体" w:eastAsia="宋体"/>
        </w:rPr>
      </w:pPr>
      <w:r>
        <w:rPr>
          <w:rFonts w:hint="eastAsia" w:ascii="宋体" w:hAnsi="宋体" w:eastAsia="宋体"/>
        </w:rPr>
        <w:t>经费限制：3000元</w:t>
      </w:r>
    </w:p>
    <w:p w14:paraId="2118430F">
      <w:pPr>
        <w:spacing w:line="360" w:lineRule="auto"/>
        <w:ind w:firstLine="420"/>
        <w:rPr>
          <w:rFonts w:hint="eastAsia" w:ascii="宋体" w:hAnsi="宋体" w:eastAsia="宋体"/>
        </w:rPr>
      </w:pPr>
      <w:r>
        <w:rPr>
          <w:rFonts w:hint="eastAsia" w:ascii="宋体" w:hAnsi="宋体" w:eastAsia="宋体"/>
        </w:rPr>
        <w:t>开发期限：一年（2025年9月至2026年8月）</w:t>
      </w:r>
    </w:p>
    <w:p w14:paraId="4F54ADB2">
      <w:pPr>
        <w:spacing w:line="360" w:lineRule="auto"/>
        <w:ind w:firstLine="420"/>
        <w:rPr>
          <w:rFonts w:hint="eastAsia" w:ascii="宋体" w:hAnsi="宋体" w:eastAsia="宋体"/>
        </w:rPr>
      </w:pPr>
      <w:r>
        <w:rPr>
          <w:rFonts w:hint="eastAsia" w:ascii="宋体" w:hAnsi="宋体" w:eastAsia="宋体"/>
        </w:rPr>
        <w:t>技术约束：支持Web端（PC）与Android移动端</w:t>
      </w:r>
    </w:p>
    <w:p w14:paraId="5CACAC53">
      <w:pPr>
        <w:rPr>
          <w:rFonts w:hint="eastAsia" w:ascii="宋体" w:hAnsi="宋体" w:eastAsia="宋体"/>
        </w:rPr>
      </w:pPr>
    </w:p>
    <w:p w14:paraId="6D79192E">
      <w:pPr>
        <w:pStyle w:val="2"/>
        <w:snapToGrid w:val="0"/>
        <w:spacing w:before="0" w:after="0" w:line="360" w:lineRule="auto"/>
        <w:rPr>
          <w:rFonts w:hint="eastAsia" w:ascii="华文中宋" w:hAnsi="华文中宋" w:eastAsia="华文中宋"/>
          <w:sz w:val="32"/>
          <w:szCs w:val="32"/>
        </w:rPr>
      </w:pPr>
      <w:bookmarkStart w:id="12" w:name="_Toc148635494"/>
      <w:r>
        <w:rPr>
          <w:rFonts w:hint="eastAsia" w:ascii="华文中宋" w:hAnsi="华文中宋" w:eastAsia="华文中宋"/>
          <w:sz w:val="32"/>
          <w:szCs w:val="32"/>
        </w:rPr>
        <w:t>三、需求规定</w:t>
      </w:r>
      <w:bookmarkEnd w:id="12"/>
    </w:p>
    <w:p w14:paraId="71F1695B">
      <w:pPr>
        <w:pStyle w:val="3"/>
        <w:snapToGrid w:val="0"/>
        <w:spacing w:before="0" w:after="0" w:line="360" w:lineRule="auto"/>
        <w:rPr>
          <w:rFonts w:hint="eastAsia"/>
        </w:rPr>
      </w:pPr>
      <w:bookmarkStart w:id="13" w:name="_Toc148635495"/>
      <w:r>
        <w:rPr>
          <w:rFonts w:hint="eastAsia"/>
        </w:rPr>
        <w:t>1、功能规定</w:t>
      </w:r>
      <w:bookmarkEnd w:id="13"/>
    </w:p>
    <w:p w14:paraId="4A130CF1">
      <w:pPr>
        <w:pStyle w:val="4"/>
        <w:snapToGrid w:val="0"/>
        <w:spacing w:before="0" w:after="0" w:line="360" w:lineRule="auto"/>
        <w:rPr>
          <w:rFonts w:hint="eastAsia"/>
        </w:rPr>
      </w:pPr>
      <w:bookmarkStart w:id="14" w:name="_Toc148635496"/>
      <w:r>
        <w:rPr>
          <w:rFonts w:hint="eastAsia"/>
        </w:rPr>
        <w:t>1</w:t>
      </w:r>
      <w:r>
        <w:t>.1</w:t>
      </w:r>
      <w:r>
        <w:rPr>
          <w:rFonts w:hint="eastAsia"/>
        </w:rPr>
        <w:t>模块</w:t>
      </w:r>
      <w:bookmarkEnd w:id="14"/>
    </w:p>
    <w:p w14:paraId="51E85851">
      <w:pPr>
        <w:pStyle w:val="5"/>
        <w:snapToGrid w:val="0"/>
        <w:spacing w:before="0" w:after="0" w:line="360" w:lineRule="auto"/>
        <w:rPr>
          <w:rFonts w:hint="eastAsia" w:ascii="宋体" w:hAnsi="宋体"/>
          <w:sz w:val="22"/>
          <w:szCs w:val="22"/>
        </w:rPr>
      </w:pPr>
      <w:r>
        <w:rPr>
          <w:rFonts w:hint="eastAsia" w:ascii="华文中宋" w:hAnsi="华文中宋" w:eastAsia="华文中宋" w:cs="华文中宋"/>
          <w:sz w:val="22"/>
          <w:szCs w:val="22"/>
        </w:rPr>
        <w:t xml:space="preserve">1.1.1账户管理模块  </w:t>
      </w:r>
    </w:p>
    <w:p w14:paraId="49F43FC0">
      <w:pPr>
        <w:spacing w:line="360" w:lineRule="auto"/>
        <w:ind w:firstLine="420"/>
        <w:rPr>
          <w:rFonts w:hint="eastAsia" w:ascii="宋体" w:hAnsi="宋体" w:eastAsia="宋体"/>
        </w:rPr>
      </w:pPr>
      <w:bookmarkStart w:id="15" w:name="_Toc148635497"/>
      <w:r>
        <w:rPr>
          <w:rFonts w:hint="eastAsia" w:ascii="宋体" w:hAnsi="宋体" w:eastAsia="宋体"/>
        </w:rPr>
        <w:t>实现用户账号的注册、登录、信息修改、注销、密码找回及管理员对用户账号的管理等功能。</w:t>
      </w:r>
    </w:p>
    <w:p w14:paraId="18501692">
      <w:pPr>
        <w:spacing w:line="360" w:lineRule="auto"/>
        <w:ind w:firstLine="420"/>
        <w:rPr>
          <w:rFonts w:hint="eastAsia" w:ascii="宋体" w:hAnsi="宋体" w:eastAsia="宋体"/>
        </w:rPr>
      </w:pPr>
      <w:r>
        <w:rPr>
          <w:rFonts w:hint="eastAsia" w:ascii="宋体" w:hAnsi="宋体" w:eastAsia="宋体"/>
        </w:rPr>
        <w:t>1. 用户注册：用户使用手机号或邮箱注册，验证唯一性，输入密码及验证码完成账号创建。</w:t>
      </w:r>
    </w:p>
    <w:p w14:paraId="0DC00D40">
      <w:pPr>
        <w:spacing w:line="360" w:lineRule="auto"/>
        <w:ind w:firstLine="420"/>
        <w:rPr>
          <w:rFonts w:hint="eastAsia" w:ascii="宋体" w:hAnsi="宋体" w:eastAsia="宋体"/>
        </w:rPr>
      </w:pPr>
      <w:r>
        <w:rPr>
          <w:rFonts w:hint="eastAsia" w:ascii="宋体" w:hAnsi="宋体" w:eastAsia="宋体"/>
        </w:rPr>
        <w:t>2. 用户登录：用户可选择账号密码登录或验证码登录方式登录系统。</w:t>
      </w:r>
    </w:p>
    <w:p w14:paraId="3D19EB53">
      <w:pPr>
        <w:spacing w:line="360" w:lineRule="auto"/>
        <w:ind w:firstLine="420"/>
        <w:rPr>
          <w:rFonts w:hint="eastAsia" w:ascii="宋体" w:hAnsi="宋体" w:eastAsia="宋体"/>
        </w:rPr>
      </w:pPr>
      <w:r>
        <w:rPr>
          <w:rFonts w:hint="eastAsia" w:ascii="宋体" w:hAnsi="宋体" w:eastAsia="宋体"/>
        </w:rPr>
        <w:t>3. 修改用户信息：用户登录后，可修改个人信息（如用户名、联系方式）及登录密码。</w:t>
      </w:r>
    </w:p>
    <w:p w14:paraId="7EC2A079">
      <w:pPr>
        <w:spacing w:line="360" w:lineRule="auto"/>
        <w:ind w:firstLine="420"/>
        <w:rPr>
          <w:rFonts w:hint="eastAsia" w:ascii="宋体" w:hAnsi="宋体" w:eastAsia="宋体"/>
        </w:rPr>
      </w:pPr>
      <w:r>
        <w:rPr>
          <w:rFonts w:hint="eastAsia" w:ascii="宋体" w:hAnsi="宋体" w:eastAsia="宋体"/>
        </w:rPr>
        <w:t>4. 注销账号：用户可注销自己的账号，注销后需重新注册才能使用系统。</w:t>
      </w:r>
    </w:p>
    <w:p w14:paraId="3E7C6277">
      <w:pPr>
        <w:spacing w:line="360" w:lineRule="auto"/>
        <w:ind w:firstLine="420"/>
        <w:rPr>
          <w:rFonts w:hint="default" w:ascii="宋体" w:hAnsi="宋体" w:eastAsia="宋体"/>
          <w:color w:val="000000" w:themeColor="text1"/>
          <w:lang w:val="en-US"/>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5. </w:t>
      </w:r>
      <w:r>
        <w:rPr>
          <w:rFonts w:hint="eastAsia" w:ascii="宋体" w:hAnsi="宋体" w:eastAsia="宋体"/>
          <w:color w:val="000000" w:themeColor="text1"/>
          <w:lang w:val="en-US" w:eastAsia="zh-CN"/>
          <w14:textFill>
            <w14:solidFill>
              <w14:schemeClr w14:val="tx1"/>
            </w14:solidFill>
          </w14:textFill>
        </w:rPr>
        <w:t>查询账</w:t>
      </w:r>
      <w:ins w:id="95" w:author="Noncolour" w:date="2025-10-31T14:20:58Z">
        <w:r>
          <w:rPr>
            <w:rFonts w:hint="eastAsia" w:ascii="宋体" w:hAnsi="宋体" w:eastAsia="宋体"/>
            <w:color w:val="000000" w:themeColor="text1"/>
            <w:lang w:val="en-US" w:eastAsia="zh-CN"/>
            <w14:textFill>
              <w14:solidFill>
                <w14:schemeClr w14:val="tx1"/>
              </w14:solidFill>
            </w14:textFill>
          </w:rPr>
          <w:t>号</w:t>
        </w:r>
      </w:ins>
      <w:del w:id="96" w:author="Noncolour" w:date="2025-10-31T14:20:56Z">
        <w:r>
          <w:rPr>
            <w:rFonts w:hint="eastAsia" w:ascii="宋体" w:hAnsi="宋体" w:eastAsia="宋体"/>
            <w:color w:val="000000" w:themeColor="text1"/>
            <w:lang w:val="en-US" w:eastAsia="zh-CN"/>
            <w14:textFill>
              <w14:solidFill>
                <w14:schemeClr w14:val="tx1"/>
              </w14:solidFill>
            </w14:textFill>
          </w:rPr>
          <w:delText>户</w:delText>
        </w:r>
      </w:del>
      <w:r>
        <w:rPr>
          <w:rFonts w:hint="eastAsia" w:ascii="宋体" w:hAnsi="宋体" w:eastAsia="宋体"/>
          <w:color w:val="000000" w:themeColor="text1"/>
          <w:lang w:val="en-US" w:eastAsia="zh-CN"/>
          <w14:textFill>
            <w14:solidFill>
              <w14:schemeClr w14:val="tx1"/>
            </w14:solidFill>
          </w14:textFill>
        </w:rPr>
        <w:t>信息：用户可以查询自己的账</w:t>
      </w:r>
      <w:ins w:id="97" w:author="Noncolour" w:date="2025-10-31T14:21:03Z">
        <w:r>
          <w:rPr>
            <w:rFonts w:hint="eastAsia" w:ascii="宋体" w:hAnsi="宋体" w:eastAsia="宋体"/>
            <w:color w:val="000000" w:themeColor="text1"/>
            <w:lang w:val="en-US" w:eastAsia="zh-CN"/>
            <w14:textFill>
              <w14:solidFill>
                <w14:schemeClr w14:val="tx1"/>
              </w14:solidFill>
            </w14:textFill>
          </w:rPr>
          <w:t>号</w:t>
        </w:r>
      </w:ins>
      <w:del w:id="98" w:author="Noncolour" w:date="2025-10-31T14:21:01Z">
        <w:r>
          <w:rPr>
            <w:rFonts w:hint="eastAsia" w:ascii="宋体" w:hAnsi="宋体" w:eastAsia="宋体"/>
            <w:color w:val="000000" w:themeColor="text1"/>
            <w:lang w:val="en-US" w:eastAsia="zh-CN"/>
            <w14:textFill>
              <w14:solidFill>
                <w14:schemeClr w14:val="tx1"/>
              </w14:solidFill>
            </w14:textFill>
          </w:rPr>
          <w:delText>户</w:delText>
        </w:r>
      </w:del>
      <w:r>
        <w:rPr>
          <w:rFonts w:hint="eastAsia" w:ascii="宋体" w:hAnsi="宋体" w:eastAsia="宋体"/>
          <w:color w:val="000000" w:themeColor="text1"/>
          <w:lang w:val="en-US" w:eastAsia="zh-CN"/>
          <w14:textFill>
            <w14:solidFill>
              <w14:schemeClr w14:val="tx1"/>
            </w14:solidFill>
          </w14:textFill>
        </w:rPr>
        <w:t>信息，也可以查看他人的账</w:t>
      </w:r>
      <w:ins w:id="99" w:author="Noncolour" w:date="2025-10-31T14:21:06Z">
        <w:r>
          <w:rPr>
            <w:rFonts w:hint="eastAsia" w:ascii="宋体" w:hAnsi="宋体" w:eastAsia="宋体"/>
            <w:color w:val="000000" w:themeColor="text1"/>
            <w:lang w:val="en-US" w:eastAsia="zh-CN"/>
            <w14:textFill>
              <w14:solidFill>
                <w14:schemeClr w14:val="tx1"/>
              </w14:solidFill>
            </w14:textFill>
          </w:rPr>
          <w:t>号</w:t>
        </w:r>
      </w:ins>
      <w:del w:id="100" w:author="Noncolour" w:date="2025-10-31T14:21:05Z">
        <w:r>
          <w:rPr>
            <w:rFonts w:hint="eastAsia" w:ascii="宋体" w:hAnsi="宋体" w:eastAsia="宋体"/>
            <w:color w:val="000000" w:themeColor="text1"/>
            <w:lang w:val="en-US" w:eastAsia="zh-CN"/>
            <w14:textFill>
              <w14:solidFill>
                <w14:schemeClr w14:val="tx1"/>
              </w14:solidFill>
            </w14:textFill>
          </w:rPr>
          <w:delText>户</w:delText>
        </w:r>
      </w:del>
      <w:r>
        <w:rPr>
          <w:rFonts w:hint="eastAsia" w:ascii="宋体" w:hAnsi="宋体" w:eastAsia="宋体"/>
          <w:color w:val="000000" w:themeColor="text1"/>
          <w:lang w:val="en-US" w:eastAsia="zh-CN"/>
          <w14:textFill>
            <w14:solidFill>
              <w14:schemeClr w14:val="tx1"/>
            </w14:solidFill>
          </w14:textFill>
        </w:rPr>
        <w:t>信息。</w:t>
      </w:r>
    </w:p>
    <w:p w14:paraId="3AEEA3AF">
      <w:pPr>
        <w:spacing w:line="360" w:lineRule="auto"/>
        <w:ind w:firstLine="420"/>
        <w:rPr>
          <w:rFonts w:hint="eastAsia"/>
        </w:rPr>
      </w:pPr>
      <w:r>
        <w:rPr>
          <w:rFonts w:hint="eastAsia" w:ascii="宋体" w:hAnsi="宋体" w:eastAsia="宋体"/>
        </w:rPr>
        <w:t>6. 找回密码：忘记密码的用户可通过邮箱或手机验证方式重新设置密码。</w:t>
      </w:r>
    </w:p>
    <w:p w14:paraId="02F1390A">
      <w:pPr>
        <w:pStyle w:val="4"/>
        <w:snapToGrid w:val="0"/>
        <w:spacing w:before="0" w:after="0" w:line="360" w:lineRule="auto"/>
        <w:rPr>
          <w:rFonts w:hint="eastAsia"/>
        </w:rPr>
      </w:pPr>
      <w:r>
        <w:rPr>
          <w:rFonts w:hint="eastAsia"/>
        </w:rPr>
        <w:t>1.1.</w:t>
      </w:r>
      <w:r>
        <w:rPr>
          <w:rFonts w:hint="eastAsia"/>
          <w:lang w:val="en-US" w:eastAsia="zh-CN"/>
        </w:rPr>
        <w:t>2</w:t>
      </w:r>
      <w:commentRangeStart w:id="0"/>
      <w:commentRangeStart w:id="1"/>
      <w:r>
        <w:rPr>
          <w:rFonts w:hint="eastAsia"/>
        </w:rPr>
        <w:t>项目管理模块</w:t>
      </w:r>
    </w:p>
    <w:p w14:paraId="2E02416C">
      <w:pPr>
        <w:spacing w:line="360" w:lineRule="auto"/>
        <w:ind w:firstLine="420"/>
        <w:rPr>
          <w:rFonts w:hint="eastAsia" w:ascii="宋体" w:hAnsi="宋体" w:eastAsia="宋体"/>
        </w:rPr>
      </w:pPr>
      <w:r>
        <w:rPr>
          <w:rFonts w:hint="eastAsia" w:ascii="宋体" w:hAnsi="宋体" w:eastAsia="宋体"/>
        </w:rPr>
        <w:t>实现活动项目的创建、修改、</w:t>
      </w:r>
      <w:r>
        <w:rPr>
          <w:rFonts w:hint="eastAsia" w:ascii="宋体" w:hAnsi="宋体" w:eastAsia="宋体"/>
          <w:lang w:val="en-US" w:eastAsia="zh-CN"/>
        </w:rPr>
        <w:t>删除</w:t>
      </w:r>
      <w:r>
        <w:rPr>
          <w:rFonts w:hint="eastAsia" w:ascii="宋体" w:hAnsi="宋体" w:eastAsia="宋体"/>
        </w:rPr>
        <w:t>、查找及</w:t>
      </w:r>
      <w:r>
        <w:rPr>
          <w:rFonts w:hint="eastAsia" w:ascii="宋体" w:hAnsi="宋体" w:eastAsia="宋体"/>
          <w:lang w:val="en-US" w:eastAsia="zh-CN"/>
        </w:rPr>
        <w:t>确认流程</w:t>
      </w:r>
      <w:r>
        <w:rPr>
          <w:rFonts w:hint="eastAsia" w:ascii="宋体" w:hAnsi="宋体" w:eastAsia="宋体"/>
        </w:rPr>
        <w:t>。</w:t>
      </w:r>
    </w:p>
    <w:p w14:paraId="2A27E664">
      <w:pPr>
        <w:spacing w:line="360" w:lineRule="auto"/>
        <w:ind w:firstLine="420"/>
        <w:rPr>
          <w:rFonts w:hint="eastAsia" w:ascii="宋体" w:hAnsi="宋体" w:eastAsia="宋体"/>
        </w:rPr>
      </w:pPr>
      <w:r>
        <w:rPr>
          <w:rFonts w:hint="eastAsia" w:ascii="宋体" w:hAnsi="宋体" w:eastAsia="宋体"/>
        </w:rPr>
        <w:t>1. 创建项目：</w:t>
      </w:r>
      <w:r>
        <w:rPr>
          <w:rFonts w:hint="eastAsia" w:ascii="宋体" w:hAnsi="宋体" w:eastAsia="宋体"/>
          <w:lang w:val="en-US" w:eastAsia="zh-CN"/>
        </w:rPr>
        <w:t>用户</w:t>
      </w:r>
      <w:r>
        <w:rPr>
          <w:rFonts w:hint="eastAsia" w:ascii="宋体" w:hAnsi="宋体" w:eastAsia="宋体"/>
        </w:rPr>
        <w:t>创建新项目，设置项目名称、预算、描述</w:t>
      </w:r>
      <w:r>
        <w:rPr>
          <w:rFonts w:hint="eastAsia" w:ascii="宋体" w:hAnsi="宋体" w:eastAsia="宋体"/>
          <w:lang w:val="en-US" w:eastAsia="zh-CN"/>
        </w:rPr>
        <w:t>等信息</w:t>
      </w:r>
      <w:r>
        <w:rPr>
          <w:rFonts w:hint="eastAsia" w:ascii="宋体" w:hAnsi="宋体" w:eastAsia="宋体"/>
        </w:rPr>
        <w:t>。</w:t>
      </w:r>
    </w:p>
    <w:p w14:paraId="2302D8E7">
      <w:pPr>
        <w:spacing w:line="360" w:lineRule="auto"/>
        <w:ind w:firstLine="420"/>
        <w:rPr>
          <w:rFonts w:hint="eastAsia" w:ascii="宋体" w:hAnsi="宋体" w:eastAsia="宋体"/>
        </w:rPr>
      </w:pPr>
      <w:r>
        <w:rPr>
          <w:rFonts w:hint="eastAsia" w:ascii="宋体" w:hAnsi="宋体" w:eastAsia="宋体"/>
        </w:rPr>
        <w:t>2. 修改项目信息：组织者更新项目的名称、预算、描述等信息。</w:t>
      </w:r>
    </w:p>
    <w:p w14:paraId="21AC1D67">
      <w:pPr>
        <w:spacing w:line="360" w:lineRule="auto"/>
        <w:ind w:firstLine="420"/>
        <w:rPr>
          <w:rFonts w:hint="eastAsia" w:ascii="宋体" w:hAnsi="宋体" w:eastAsia="宋体"/>
        </w:rPr>
      </w:pPr>
      <w:r>
        <w:rPr>
          <w:rFonts w:hint="eastAsia" w:ascii="宋体" w:hAnsi="宋体" w:eastAsia="宋体"/>
        </w:rPr>
        <w:t>3. 查找项目：用户通过关键词、状态（如是否可结算）等条件查找项目。</w:t>
      </w:r>
    </w:p>
    <w:p w14:paraId="72A6D1DF">
      <w:pPr>
        <w:spacing w:line="360" w:lineRule="auto"/>
        <w:ind w:firstLine="420"/>
        <w:rPr>
          <w:rFonts w:hint="eastAsia" w:ascii="宋体" w:hAnsi="宋体" w:eastAsia="宋体"/>
        </w:rPr>
      </w:pPr>
      <w:r>
        <w:rPr>
          <w:rFonts w:hint="eastAsia" w:ascii="宋体" w:hAnsi="宋体" w:eastAsia="宋体"/>
        </w:rPr>
        <w:t>4. 删除项目：组织者删除未结算的项目。</w:t>
      </w:r>
    </w:p>
    <w:p w14:paraId="262F036C">
      <w:pPr>
        <w:spacing w:line="360" w:lineRule="auto"/>
        <w:ind w:firstLine="420"/>
        <w:rPr>
          <w:rFonts w:hint="eastAsia" w:ascii="宋体" w:hAnsi="宋体" w:eastAsia="宋体"/>
        </w:rPr>
      </w:pPr>
      <w:r>
        <w:rPr>
          <w:rFonts w:hint="eastAsia" w:ascii="宋体" w:hAnsi="宋体" w:eastAsia="宋体"/>
        </w:rPr>
        <w:t>5. 发起项目确认：组织者向项目成员发起参与确认及预收款确认请求。</w:t>
      </w:r>
    </w:p>
    <w:p w14:paraId="396BFA19">
      <w:pPr>
        <w:spacing w:line="360" w:lineRule="auto"/>
        <w:ind w:firstLine="420"/>
        <w:rPr>
          <w:rFonts w:hint="eastAsia" w:ascii="宋体" w:hAnsi="宋体" w:eastAsia="宋体"/>
        </w:rPr>
      </w:pPr>
      <w:r>
        <w:rPr>
          <w:rFonts w:hint="eastAsia" w:ascii="宋体" w:hAnsi="宋体" w:eastAsia="宋体"/>
        </w:rPr>
        <w:t>6. 确认项目：成员对组织者发起的项目确认请求进行响应（确认或拒绝）。</w:t>
      </w:r>
    </w:p>
    <w:commentRangeEnd w:id="0"/>
    <w:p w14:paraId="412379DA">
      <w:pPr>
        <w:spacing w:line="360" w:lineRule="auto"/>
        <w:ind w:firstLine="420"/>
        <w:rPr>
          <w:rFonts w:hint="eastAsia" w:ascii="宋体" w:hAnsi="宋体" w:eastAsia="宋体" w:cs="宋体"/>
          <w:szCs w:val="21"/>
        </w:rPr>
      </w:pPr>
      <w:r>
        <w:rPr>
          <w:rStyle w:val="20"/>
        </w:rPr>
        <w:commentReference w:id="0"/>
      </w:r>
      <w:commentRangeEnd w:id="1"/>
      <w:r>
        <w:commentReference w:id="1"/>
      </w:r>
    </w:p>
    <w:p w14:paraId="26040A12">
      <w:pPr>
        <w:pStyle w:val="4"/>
        <w:snapToGrid w:val="0"/>
        <w:spacing w:before="0" w:after="0" w:line="360" w:lineRule="auto"/>
        <w:rPr>
          <w:rFonts w:hint="eastAsia"/>
          <w:lang w:val="en-US" w:eastAsia="zh-CN"/>
        </w:rPr>
      </w:pPr>
      <w:r>
        <w:rPr>
          <w:rFonts w:hint="eastAsia"/>
          <w:lang w:val="en-US" w:eastAsia="zh-CN"/>
        </w:rPr>
        <w:t>1.1.3项目成员管理模块</w:t>
      </w:r>
    </w:p>
    <w:p w14:paraId="7F4DCEF9">
      <w:pPr>
        <w:ind w:left="0" w:firstLine="420"/>
        <w:rPr>
          <w:rFonts w:hint="eastAsia"/>
          <w:lang w:val="en-US" w:eastAsia="zh-CN"/>
        </w:rPr>
      </w:pPr>
      <w:r>
        <w:rPr>
          <w:rFonts w:hint="eastAsia"/>
          <w:lang w:val="en-US" w:eastAsia="zh-CN"/>
        </w:rPr>
        <w:t>实现项目成员的加入、退出等功能。</w:t>
      </w:r>
    </w:p>
    <w:p w14:paraId="03765764">
      <w:pPr>
        <w:numPr>
          <w:ilvl w:val="0"/>
          <w:numId w:val="2"/>
        </w:numPr>
        <w:ind w:left="0" w:firstLine="420"/>
        <w:rPr>
          <w:rFonts w:hint="default"/>
          <w:lang w:val="en-US" w:eastAsia="zh-CN"/>
        </w:rPr>
      </w:pPr>
      <w:r>
        <w:rPr>
          <w:rFonts w:hint="eastAsia"/>
          <w:lang w:val="en-US" w:eastAsia="zh-CN"/>
        </w:rPr>
        <w:t>增加项目成员：项目创建者向项目中添加新成员，通过搜索用户等方式添加。</w:t>
      </w:r>
    </w:p>
    <w:p w14:paraId="25DE655E">
      <w:pPr>
        <w:numPr>
          <w:ilvl w:val="0"/>
          <w:numId w:val="2"/>
        </w:numPr>
        <w:ind w:left="0" w:firstLine="420"/>
        <w:rPr>
          <w:rFonts w:hint="default"/>
          <w:lang w:val="en-US" w:eastAsia="zh-CN"/>
        </w:rPr>
      </w:pPr>
      <w:r>
        <w:rPr>
          <w:rFonts w:hint="eastAsia"/>
          <w:lang w:val="en-US" w:eastAsia="zh-CN"/>
        </w:rPr>
        <w:t>移除项目成员：项目创建者从项目中移除成员。</w:t>
      </w:r>
    </w:p>
    <w:p w14:paraId="0BCAAFBF">
      <w:pPr>
        <w:numPr>
          <w:ilvl w:val="0"/>
          <w:numId w:val="2"/>
        </w:numPr>
        <w:rPr>
          <w:rFonts w:hint="eastAsia"/>
        </w:rPr>
      </w:pPr>
      <w:r>
        <w:rPr>
          <w:rFonts w:hint="eastAsia"/>
          <w:lang w:val="en-US" w:eastAsia="zh-CN"/>
        </w:rPr>
        <w:t>申请退出项目：项目成员主动申请退出项目，需经项目创建者审核后方可退出。</w:t>
      </w:r>
    </w:p>
    <w:p w14:paraId="6367C445">
      <w:pPr>
        <w:pStyle w:val="4"/>
        <w:snapToGrid w:val="0"/>
        <w:spacing w:before="0" w:after="0" w:line="360" w:lineRule="auto"/>
        <w:rPr>
          <w:rFonts w:hint="eastAsia"/>
        </w:rPr>
      </w:pPr>
      <w:r>
        <w:rPr>
          <w:rFonts w:hint="eastAsia"/>
        </w:rPr>
        <w:t>1.1.4</w:t>
      </w:r>
      <w:commentRangeStart w:id="2"/>
      <w:r>
        <w:rPr>
          <w:rFonts w:hint="eastAsia"/>
        </w:rPr>
        <w:t>收费管理模块</w:t>
      </w:r>
    </w:p>
    <w:p w14:paraId="134F0B5A">
      <w:pPr>
        <w:spacing w:line="360" w:lineRule="auto"/>
        <w:ind w:firstLine="420"/>
        <w:rPr>
          <w:rFonts w:hint="eastAsia" w:ascii="宋体" w:hAnsi="宋体" w:eastAsia="宋体"/>
        </w:rPr>
      </w:pPr>
      <w:r>
        <w:rPr>
          <w:rFonts w:hint="eastAsia" w:ascii="宋体" w:hAnsi="宋体" w:eastAsia="宋体"/>
        </w:rPr>
        <w:t>实现</w:t>
      </w:r>
      <w:r>
        <w:rPr>
          <w:rFonts w:hint="eastAsia" w:ascii="宋体" w:hAnsi="宋体" w:eastAsia="宋体"/>
          <w:lang w:val="en-US" w:eastAsia="zh-CN"/>
        </w:rPr>
        <w:t>项目费用的结算流程管理</w:t>
      </w:r>
      <w:r>
        <w:rPr>
          <w:rFonts w:hint="eastAsia" w:ascii="宋体" w:hAnsi="宋体" w:eastAsia="宋体"/>
        </w:rPr>
        <w:t>。</w:t>
      </w:r>
    </w:p>
    <w:p w14:paraId="5A483D62">
      <w:pPr>
        <w:spacing w:line="360" w:lineRule="auto"/>
        <w:ind w:firstLine="420"/>
        <w:rPr>
          <w:rFonts w:hint="eastAsia" w:ascii="宋体" w:hAnsi="宋体" w:eastAsia="宋体"/>
        </w:rPr>
      </w:pPr>
      <w:r>
        <w:rPr>
          <w:rFonts w:hint="eastAsia" w:ascii="宋体" w:hAnsi="宋体" w:eastAsia="宋体"/>
          <w:lang w:val="en-US" w:eastAsia="zh-CN"/>
        </w:rPr>
        <w:t>1</w:t>
      </w:r>
      <w:r>
        <w:rPr>
          <w:rFonts w:hint="eastAsia" w:ascii="宋体" w:hAnsi="宋体" w:eastAsia="宋体"/>
        </w:rPr>
        <w:t>. 发起结算：组织者对项目发起结算，系统计算分摊金额并生成账单。</w:t>
      </w:r>
    </w:p>
    <w:p w14:paraId="7109CC7F">
      <w:pPr>
        <w:spacing w:line="360" w:lineRule="auto"/>
        <w:ind w:firstLine="420"/>
        <w:rPr>
          <w:rFonts w:hint="eastAsia" w:ascii="宋体" w:hAnsi="宋体" w:eastAsia="宋体"/>
        </w:rPr>
      </w:pPr>
      <w:r>
        <w:rPr>
          <w:rFonts w:hint="eastAsia" w:ascii="宋体" w:hAnsi="宋体" w:eastAsia="宋体"/>
          <w:lang w:val="en-US" w:eastAsia="zh-CN"/>
        </w:rPr>
        <w:t>2</w:t>
      </w:r>
      <w:r>
        <w:rPr>
          <w:rFonts w:hint="eastAsia" w:ascii="宋体" w:hAnsi="宋体" w:eastAsia="宋体"/>
        </w:rPr>
        <w:t>. 批量结算：组织者同时选择多个项目，批量完成结算计算与账单生成。（扩展“发起结算”功能）</w:t>
      </w:r>
    </w:p>
    <w:p w14:paraId="4153F0E0">
      <w:pPr>
        <w:spacing w:line="360" w:lineRule="auto"/>
        <w:ind w:firstLine="420"/>
        <w:rPr>
          <w:rFonts w:hint="eastAsia" w:ascii="宋体" w:hAnsi="宋体" w:eastAsia="宋体" w:cs="宋体"/>
          <w:szCs w:val="21"/>
        </w:rPr>
      </w:pPr>
      <w:r>
        <w:rPr>
          <w:rFonts w:hint="eastAsia" w:ascii="宋体" w:hAnsi="宋体" w:eastAsia="宋体"/>
          <w:lang w:val="en-US" w:eastAsia="zh-CN"/>
        </w:rPr>
        <w:t>3</w:t>
      </w:r>
      <w:r>
        <w:rPr>
          <w:rFonts w:hint="eastAsia" w:ascii="宋体" w:hAnsi="宋体" w:eastAsia="宋体"/>
        </w:rPr>
        <w:t>. 交费结算：项目成员根据生成的结算账单，完成支付或确认收款操作。</w:t>
      </w:r>
    </w:p>
    <w:p w14:paraId="6F21D627">
      <w:pPr>
        <w:pStyle w:val="4"/>
        <w:snapToGrid w:val="0"/>
        <w:spacing w:before="0" w:after="0" w:line="360" w:lineRule="auto"/>
        <w:rPr>
          <w:rFonts w:hint="eastAsia"/>
        </w:rPr>
      </w:pPr>
      <w:r>
        <w:rPr>
          <w:rFonts w:hint="eastAsia"/>
        </w:rPr>
        <w:t>1.1.5个人账单管理模块</w:t>
      </w:r>
    </w:p>
    <w:p w14:paraId="21D294B4">
      <w:pPr>
        <w:spacing w:line="360" w:lineRule="auto"/>
        <w:ind w:firstLine="420"/>
        <w:rPr>
          <w:rFonts w:hint="eastAsia" w:ascii="宋体" w:hAnsi="宋体" w:eastAsia="宋体"/>
        </w:rPr>
      </w:pPr>
      <w:r>
        <w:rPr>
          <w:rFonts w:hint="eastAsia" w:ascii="宋体" w:hAnsi="宋体" w:eastAsia="宋体"/>
        </w:rPr>
        <w:t>实现个人及群组账单的查询、统计与导出。</w:t>
      </w:r>
    </w:p>
    <w:p w14:paraId="463C7A55">
      <w:pPr>
        <w:spacing w:line="360" w:lineRule="auto"/>
        <w:ind w:firstLine="420"/>
        <w:rPr>
          <w:rFonts w:hint="eastAsia" w:ascii="宋体" w:hAnsi="宋体" w:eastAsia="宋体"/>
        </w:rPr>
      </w:pPr>
      <w:r>
        <w:rPr>
          <w:rFonts w:hint="eastAsia" w:ascii="宋体" w:hAnsi="宋体" w:eastAsia="宋体"/>
        </w:rPr>
        <w:t>1. 个人收支查询：用户查询个人在</w:t>
      </w:r>
      <w:del w:id="101" w:author="Love Maths [2]" w:date="2025-10-31T17:12:27Z">
        <w:r>
          <w:rPr>
            <w:rFonts w:hint="default" w:ascii="宋体" w:hAnsi="宋体" w:eastAsia="宋体"/>
            <w:lang w:val="en-US"/>
          </w:rPr>
          <w:delText>所有</w:delText>
        </w:r>
      </w:del>
      <w:ins w:id="102" w:author="Love Maths [2]" w:date="2025-10-31T17:12:29Z">
        <w:r>
          <w:rPr>
            <w:rFonts w:hint="eastAsia" w:ascii="宋体" w:hAnsi="宋体" w:eastAsia="宋体"/>
            <w:lang w:val="en-US" w:eastAsia="zh-CN"/>
          </w:rPr>
          <w:t>某些</w:t>
        </w:r>
      </w:ins>
      <w:r>
        <w:rPr>
          <w:rFonts w:hint="eastAsia" w:ascii="宋体" w:hAnsi="宋体" w:eastAsia="宋体"/>
        </w:rPr>
        <w:t>项目中的收入与支出明细记录</w:t>
      </w:r>
      <w:ins w:id="103" w:author="Love Maths [2]" w:date="2025-10-31T17:12:34Z">
        <w:r>
          <w:rPr>
            <w:rFonts w:hint="eastAsia" w:ascii="宋体" w:hAnsi="宋体" w:eastAsia="宋体"/>
            <w:lang w:val="en-US" w:eastAsia="zh-CN"/>
          </w:rPr>
          <w:t>和</w:t>
        </w:r>
      </w:ins>
      <w:ins w:id="104" w:author="Love Maths [2]" w:date="2025-10-31T17:12:38Z">
        <w:r>
          <w:rPr>
            <w:rFonts w:hint="eastAsia" w:ascii="宋体" w:hAnsi="宋体" w:eastAsia="宋体"/>
            <w:lang w:val="en-US" w:eastAsia="zh-CN"/>
          </w:rPr>
          <w:t>收支统计</w:t>
        </w:r>
      </w:ins>
      <w:bookmarkStart w:id="25" w:name="_GoBack"/>
      <w:bookmarkEnd w:id="25"/>
      <w:r>
        <w:rPr>
          <w:rFonts w:hint="eastAsia" w:ascii="宋体" w:hAnsi="宋体" w:eastAsia="宋体"/>
        </w:rPr>
        <w:t>。</w:t>
      </w:r>
    </w:p>
    <w:p w14:paraId="62B1F06E">
      <w:pPr>
        <w:spacing w:line="360" w:lineRule="auto"/>
        <w:ind w:firstLine="420"/>
        <w:rPr>
          <w:rStyle w:val="20"/>
        </w:rPr>
      </w:pPr>
      <w:r>
        <w:rPr>
          <w:rFonts w:hint="eastAsia" w:ascii="宋体" w:hAnsi="宋体" w:eastAsia="宋体"/>
          <w:lang w:val="en-US" w:eastAsia="zh-CN"/>
        </w:rPr>
        <w:t>2</w:t>
      </w:r>
      <w:r>
        <w:rPr>
          <w:rFonts w:hint="eastAsia" w:ascii="宋体" w:hAnsi="宋体" w:eastAsia="宋体"/>
        </w:rPr>
        <w:t>. 待结算项目查看：用户集中查看自己所有待结算（待支付或待收款）的项目列表及详情。</w:t>
      </w:r>
      <w:commentRangeEnd w:id="2"/>
      <w:r>
        <w:rPr>
          <w:rStyle w:val="20"/>
        </w:rPr>
        <w:commentReference w:id="2"/>
      </w:r>
    </w:p>
    <w:p w14:paraId="4FAEDBFD">
      <w:pPr>
        <w:spacing w:line="360" w:lineRule="auto"/>
        <w:ind w:firstLine="0"/>
        <w:rPr>
          <w:rStyle w:val="20"/>
          <w:rFonts w:hint="eastAsia"/>
          <w:lang w:val="en-US" w:eastAsia="zh-CN"/>
        </w:rPr>
      </w:pPr>
      <w:r>
        <w:rPr>
          <w:rStyle w:val="20"/>
          <w:rFonts w:hint="eastAsia" w:ascii="华文中宋" w:hAnsi="华文中宋" w:eastAsia="华文中宋" w:cs="华文中宋"/>
          <w:b/>
          <w:bCs/>
          <w:color w:val="000000" w:themeColor="text1"/>
          <w:sz w:val="22"/>
          <w:szCs w:val="22"/>
          <w:lang w:val="en-US" w:eastAsia="zh-CN"/>
          <w14:textFill>
            <w14:solidFill>
              <w14:schemeClr w14:val="tx1"/>
            </w14:solidFill>
          </w14:textFill>
        </w:rPr>
        <w:t>1.1.6举报管理模块</w:t>
      </w:r>
      <w:r>
        <w:commentReference w:id="3"/>
      </w:r>
    </w:p>
    <w:p w14:paraId="1A9440F1">
      <w:pPr>
        <w:spacing w:line="360" w:lineRule="auto"/>
        <w:ind w:firstLine="420"/>
        <w:rPr>
          <w:rFonts w:hint="eastAsia" w:ascii="宋体" w:hAnsi="宋体" w:eastAsia="宋体"/>
        </w:rPr>
      </w:pPr>
      <w:r>
        <w:rPr>
          <w:rFonts w:hint="eastAsia" w:ascii="宋体" w:hAnsi="宋体" w:eastAsia="宋体"/>
        </w:rPr>
        <w:t>实现</w:t>
      </w:r>
      <w:r>
        <w:rPr>
          <w:rFonts w:hint="eastAsia" w:ascii="宋体" w:hAnsi="宋体" w:eastAsia="宋体"/>
          <w:lang w:val="en-US" w:eastAsia="zh-CN"/>
        </w:rPr>
        <w:t>对其他用户滥用该软件行为的举报</w:t>
      </w:r>
      <w:r>
        <w:rPr>
          <w:rFonts w:hint="eastAsia" w:ascii="宋体" w:hAnsi="宋体" w:eastAsia="宋体"/>
        </w:rPr>
        <w:t>。</w:t>
      </w:r>
    </w:p>
    <w:p w14:paraId="24E3D945">
      <w:pPr>
        <w:spacing w:line="360" w:lineRule="auto"/>
        <w:ind w:firstLine="420"/>
        <w:rPr>
          <w:rFonts w:hint="default" w:ascii="宋体" w:hAnsi="宋体" w:eastAsia="宋体"/>
          <w:lang w:val="en-US" w:eastAsia="zh-CN"/>
        </w:rPr>
      </w:pPr>
      <w:r>
        <w:rPr>
          <w:rFonts w:hint="eastAsia" w:ascii="宋体" w:hAnsi="宋体" w:eastAsia="宋体"/>
          <w:lang w:val="en-US" w:eastAsia="zh-CN"/>
        </w:rPr>
        <w:t>1</w:t>
      </w:r>
      <w:r>
        <w:rPr>
          <w:rFonts w:hint="eastAsia" w:ascii="宋体" w:hAnsi="宋体" w:eastAsia="宋体"/>
        </w:rPr>
        <w:t xml:space="preserve">. </w:t>
      </w:r>
      <w:r>
        <w:rPr>
          <w:rFonts w:hint="eastAsia" w:ascii="宋体" w:hAnsi="宋体" w:eastAsia="宋体"/>
          <w:lang w:val="en-US" w:eastAsia="zh-CN"/>
        </w:rPr>
        <w:t>发布举报</w:t>
      </w:r>
      <w:r>
        <w:rPr>
          <w:rFonts w:hint="eastAsia" w:ascii="宋体" w:hAnsi="宋体" w:eastAsia="宋体"/>
        </w:rPr>
        <w:t>：</w:t>
      </w:r>
      <w:r>
        <w:rPr>
          <w:rFonts w:hint="eastAsia" w:ascii="宋体" w:hAnsi="宋体" w:eastAsia="宋体"/>
          <w:lang w:val="en-US" w:eastAsia="zh-CN"/>
        </w:rPr>
        <w:t>用户对其他用户的不合法或不合理行为进行举报，需提供举报理由和相应证据</w:t>
      </w:r>
    </w:p>
    <w:p w14:paraId="6825D540">
      <w:pPr>
        <w:spacing w:line="360" w:lineRule="auto"/>
        <w:ind w:firstLine="420"/>
        <w:rPr>
          <w:rFonts w:hint="default" w:ascii="宋体" w:hAnsi="宋体" w:eastAsia="宋体"/>
          <w:lang w:val="en-US" w:eastAsia="zh-CN"/>
        </w:rPr>
      </w:pPr>
      <w:r>
        <w:rPr>
          <w:rFonts w:hint="eastAsia" w:ascii="宋体" w:hAnsi="宋体" w:eastAsia="宋体"/>
          <w:lang w:val="en-US" w:eastAsia="zh-CN"/>
        </w:rPr>
        <w:t>2</w:t>
      </w:r>
      <w:r>
        <w:rPr>
          <w:rFonts w:hint="eastAsia" w:ascii="宋体" w:hAnsi="宋体" w:eastAsia="宋体"/>
        </w:rPr>
        <w:t xml:space="preserve">. </w:t>
      </w:r>
      <w:r>
        <w:rPr>
          <w:rFonts w:hint="eastAsia" w:ascii="宋体" w:hAnsi="宋体" w:eastAsia="宋体"/>
          <w:lang w:val="en-US" w:eastAsia="zh-CN"/>
        </w:rPr>
        <w:t>撤销举报</w:t>
      </w:r>
      <w:r>
        <w:rPr>
          <w:rFonts w:hint="eastAsia" w:ascii="宋体" w:hAnsi="宋体" w:eastAsia="宋体"/>
        </w:rPr>
        <w:t>：</w:t>
      </w:r>
      <w:r>
        <w:rPr>
          <w:rFonts w:hint="eastAsia" w:ascii="宋体" w:hAnsi="宋体" w:eastAsia="宋体"/>
          <w:lang w:val="en-US" w:eastAsia="zh-CN"/>
        </w:rPr>
        <w:t>用户可以在举报未被管理员审核时，取消自己之前的举报。</w:t>
      </w:r>
    </w:p>
    <w:p w14:paraId="57074029">
      <w:pPr>
        <w:spacing w:line="360" w:lineRule="auto"/>
        <w:ind w:firstLine="420"/>
        <w:rPr>
          <w:rFonts w:hint="default" w:ascii="宋体" w:hAnsi="宋体" w:eastAsia="宋体"/>
          <w:lang w:val="en-US" w:eastAsia="zh-CN"/>
        </w:rPr>
      </w:pPr>
      <w:r>
        <w:rPr>
          <w:rFonts w:hint="eastAsia" w:ascii="宋体" w:hAnsi="宋体" w:eastAsia="宋体"/>
          <w:lang w:val="en-US" w:eastAsia="zh-CN"/>
        </w:rPr>
        <w:t>3</w:t>
      </w:r>
      <w:r>
        <w:rPr>
          <w:rFonts w:hint="eastAsia" w:ascii="宋体" w:hAnsi="宋体" w:eastAsia="宋体"/>
        </w:rPr>
        <w:t xml:space="preserve">. </w:t>
      </w:r>
      <w:r>
        <w:rPr>
          <w:rFonts w:hint="eastAsia" w:ascii="宋体" w:hAnsi="宋体" w:eastAsia="宋体"/>
          <w:lang w:val="en-US" w:eastAsia="zh-CN"/>
        </w:rPr>
        <w:t>审核举报</w:t>
      </w:r>
      <w:r>
        <w:rPr>
          <w:rFonts w:hint="eastAsia" w:ascii="宋体" w:hAnsi="宋体" w:eastAsia="宋体"/>
        </w:rPr>
        <w:t>：</w:t>
      </w:r>
      <w:r>
        <w:rPr>
          <w:rFonts w:hint="eastAsia" w:ascii="宋体" w:hAnsi="宋体" w:eastAsia="宋体"/>
          <w:lang w:val="en-US" w:eastAsia="zh-CN"/>
        </w:rPr>
        <w:t>管理员评估被举报用户的行为，选择是否对其处理惩治（如封号等），并自动把审核结果反馈给举报人</w:t>
      </w:r>
    </w:p>
    <w:p w14:paraId="7F6F1A36">
      <w:pPr>
        <w:spacing w:line="360" w:lineRule="auto"/>
        <w:ind w:firstLine="420"/>
        <w:rPr>
          <w:rStyle w:val="20"/>
          <w:rFonts w:hint="default" w:eastAsia="等线"/>
          <w:lang w:val="en-US" w:eastAsia="zh-CN"/>
        </w:rPr>
      </w:pPr>
      <w:r>
        <w:rPr>
          <w:rFonts w:hint="eastAsia" w:ascii="宋体" w:hAnsi="宋体" w:eastAsia="宋体"/>
          <w:lang w:val="en-US" w:eastAsia="zh-CN"/>
        </w:rPr>
        <w:t>4</w:t>
      </w:r>
      <w:r>
        <w:rPr>
          <w:rFonts w:hint="eastAsia" w:ascii="宋体" w:hAnsi="宋体" w:eastAsia="宋体"/>
        </w:rPr>
        <w:t xml:space="preserve">. </w:t>
      </w:r>
      <w:r>
        <w:rPr>
          <w:rFonts w:hint="eastAsia" w:ascii="宋体" w:hAnsi="宋体" w:eastAsia="宋体"/>
          <w:lang w:val="en-US" w:eastAsia="zh-CN"/>
        </w:rPr>
        <w:t>查看举报：用户可以查看自己已发布的举报及其状态（待审核、审核结果等）。管理员可以查看所有用户的举报及其状态。</w:t>
      </w:r>
    </w:p>
    <w:p w14:paraId="37ADEE80">
      <w:pPr>
        <w:rPr>
          <w:rFonts w:hint="eastAsia" w:ascii="宋体" w:hAnsi="宋体" w:eastAsia="宋体" w:cs="宋体"/>
          <w:szCs w:val="21"/>
        </w:rPr>
      </w:pPr>
    </w:p>
    <w:p w14:paraId="7F441DCE">
      <w:pPr>
        <w:pStyle w:val="4"/>
        <w:spacing w:before="0"/>
        <w:rPr>
          <w:rFonts w:hint="eastAsia"/>
        </w:rPr>
      </w:pPr>
      <w:r>
        <w:rPr>
          <w:rFonts w:hint="eastAsia"/>
        </w:rPr>
        <w:t>1</w:t>
      </w:r>
      <w:r>
        <w:t>.2</w:t>
      </w:r>
      <w:r>
        <w:rPr>
          <w:rFonts w:hint="eastAsia"/>
        </w:rPr>
        <w:t>确定参与者</w:t>
      </w:r>
      <w:bookmarkEnd w:id="15"/>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6713"/>
      </w:tblGrid>
      <w:tr w14:paraId="655E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noWrap w:val="0"/>
            <w:vAlign w:val="center"/>
          </w:tcPr>
          <w:p w14:paraId="7EBBAD4E">
            <w:pPr>
              <w:jc w:val="center"/>
              <w:rPr>
                <w:rFonts w:hint="eastAsia" w:ascii="宋体" w:hAnsi="宋体" w:eastAsia="宋体"/>
              </w:rPr>
            </w:pPr>
            <w:r>
              <w:rPr>
                <w:rFonts w:hint="eastAsia" w:ascii="宋体" w:hAnsi="宋体" w:eastAsia="宋体"/>
              </w:rPr>
              <w:t>参与者</w:t>
            </w:r>
          </w:p>
        </w:tc>
        <w:tc>
          <w:tcPr>
            <w:tcW w:w="6713" w:type="dxa"/>
            <w:noWrap w:val="0"/>
            <w:vAlign w:val="center"/>
          </w:tcPr>
          <w:p w14:paraId="1C10C4BE">
            <w:pPr>
              <w:rPr>
                <w:rFonts w:hint="eastAsia" w:ascii="宋体" w:hAnsi="宋体" w:eastAsia="宋体"/>
              </w:rPr>
            </w:pPr>
            <w:r>
              <w:rPr>
                <w:rFonts w:hint="eastAsia" w:ascii="宋体" w:hAnsi="宋体" w:eastAsia="宋体"/>
              </w:rPr>
              <w:t>参与项目</w:t>
            </w:r>
          </w:p>
        </w:tc>
      </w:tr>
      <w:tr w14:paraId="7CEA2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noWrap w:val="0"/>
            <w:vAlign w:val="center"/>
          </w:tcPr>
          <w:p w14:paraId="4110D664"/>
          <w:p w14:paraId="6CDE74D1">
            <w:pPr>
              <w:jc w:val="center"/>
              <w:rPr>
                <w:rFonts w:hint="eastAsia" w:ascii="宋体" w:hAnsi="宋体" w:eastAsia="宋体"/>
              </w:rPr>
            </w:pPr>
            <w:r>
              <w:rPr>
                <w:rFonts w:hint="eastAsia" w:ascii="宋体" w:hAnsi="宋体" w:eastAsia="宋体"/>
              </w:rPr>
              <w:t>普通用户</w:t>
            </w:r>
          </w:p>
        </w:tc>
        <w:tc>
          <w:tcPr>
            <w:tcW w:w="6713" w:type="dxa"/>
            <w:noWrap w:val="0"/>
            <w:vAlign w:val="center"/>
          </w:tcPr>
          <w:p w14:paraId="03A23F69">
            <w:pPr>
              <w:rPr>
                <w:rFonts w:hint="eastAsia" w:ascii="宋体" w:hAnsi="宋体" w:eastAsia="宋体"/>
              </w:rPr>
            </w:pPr>
            <w:r>
              <w:rPr>
                <w:rFonts w:hint="eastAsia" w:ascii="宋体" w:hAnsi="宋体" w:eastAsia="宋体"/>
              </w:rPr>
              <w:t>账户信息管理、群组管理、项目管理、预收款与结算管理、账单管理、通知管理</w:t>
            </w:r>
          </w:p>
        </w:tc>
      </w:tr>
      <w:tr w14:paraId="1C240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noWrap w:val="0"/>
            <w:vAlign w:val="center"/>
          </w:tcPr>
          <w:p w14:paraId="1B5861A1">
            <w:pPr>
              <w:jc w:val="center"/>
              <w:rPr>
                <w:rFonts w:hint="eastAsia" w:ascii="宋体" w:hAnsi="宋体" w:eastAsia="宋体"/>
              </w:rPr>
            </w:pPr>
            <w:r>
              <w:rPr>
                <w:rFonts w:hint="eastAsia" w:ascii="宋体" w:hAnsi="宋体" w:eastAsia="宋体"/>
              </w:rPr>
              <w:t>管理员用户</w:t>
            </w:r>
          </w:p>
        </w:tc>
        <w:tc>
          <w:tcPr>
            <w:tcW w:w="6713" w:type="dxa"/>
            <w:noWrap w:val="0"/>
            <w:vAlign w:val="center"/>
          </w:tcPr>
          <w:p w14:paraId="6744EFAF">
            <w:pPr>
              <w:rPr>
                <w:rFonts w:hint="eastAsia" w:ascii="宋体" w:hAnsi="宋体" w:eastAsia="宋体"/>
              </w:rPr>
            </w:pPr>
            <w:r>
              <w:rPr>
                <w:rFonts w:hint="eastAsia" w:ascii="宋体" w:hAnsi="宋体" w:eastAsia="宋体"/>
              </w:rPr>
              <w:t>账户信息管理、系统维护、数据审核、异常处理</w:t>
            </w:r>
          </w:p>
        </w:tc>
      </w:tr>
    </w:tbl>
    <w:p w14:paraId="1F99A12F">
      <w:pPr>
        <w:pStyle w:val="32"/>
        <w:ind w:firstLine="0" w:firstLineChars="0"/>
        <w:rPr>
          <w:rFonts w:hint="eastAsia"/>
        </w:rPr>
      </w:pPr>
    </w:p>
    <w:p w14:paraId="26A5E24D">
      <w:pPr>
        <w:pStyle w:val="4"/>
        <w:rPr>
          <w:rFonts w:hint="eastAsia"/>
        </w:rPr>
      </w:pPr>
      <w:r>
        <w:rPr>
          <w:rFonts w:hint="eastAsia"/>
        </w:rPr>
        <w:t>1</w:t>
      </w:r>
      <w:r>
        <w:t>.</w:t>
      </w:r>
      <w:r>
        <w:rPr>
          <w:rFonts w:hint="eastAsia"/>
        </w:rPr>
        <w:t>3用例总图</w:t>
      </w:r>
    </w:p>
    <w:p w14:paraId="7F6491C8">
      <w:pPr>
        <w:pStyle w:val="6"/>
        <w:jc w:val="center"/>
      </w:pPr>
    </w:p>
    <w:p w14:paraId="3A7651C9">
      <w:r>
        <w:drawing>
          <wp:inline distT="0" distB="0" distL="114300" distR="114300">
            <wp:extent cx="6494780" cy="4004310"/>
            <wp:effectExtent l="0" t="0" r="0" b="0"/>
            <wp:docPr id="2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0"/>
                    <pic:cNvPicPr>
                      <a:picLocks noChangeAspect="1"/>
                    </pic:cNvPicPr>
                  </pic:nvPicPr>
                  <pic:blipFill>
                    <a:blip r:embed="rId7"/>
                    <a:srcRect l="1936" t="1289" r="35309" b="34848"/>
                    <a:stretch>
                      <a:fillRect/>
                    </a:stretch>
                  </pic:blipFill>
                  <pic:spPr>
                    <a:xfrm>
                      <a:off x="0" y="0"/>
                      <a:ext cx="6494780" cy="4004310"/>
                    </a:xfrm>
                    <a:prstGeom prst="rect">
                      <a:avLst/>
                    </a:prstGeom>
                    <a:noFill/>
                    <a:ln>
                      <a:noFill/>
                    </a:ln>
                  </pic:spPr>
                </pic:pic>
              </a:graphicData>
            </a:graphic>
          </wp:inline>
        </w:drawing>
      </w:r>
    </w:p>
    <w:p w14:paraId="574C9760">
      <w:pPr>
        <w:pStyle w:val="6"/>
        <w:jc w:val="center"/>
        <w:rPr>
          <w:rFonts w:eastAsia="等线"/>
        </w:rPr>
      </w:pPr>
      <w:r>
        <w:rPr>
          <w:rFonts w:hint="eastAsia" w:ascii="宋体" w:hAnsi="宋体" w:eastAsia="宋体" w:cs="宋体"/>
        </w:rPr>
        <w:t>图 1.3 总用例图</w:t>
      </w:r>
    </w:p>
    <w:p w14:paraId="4A91A3D7">
      <w:pPr>
        <w:pStyle w:val="4"/>
        <w:rPr>
          <w:rFonts w:hint="eastAsia"/>
        </w:rPr>
      </w:pPr>
      <w:bookmarkStart w:id="16" w:name="_Toc148635499"/>
      <w:r>
        <w:rPr>
          <w:rFonts w:hint="eastAsia"/>
        </w:rPr>
        <w:t>1</w:t>
      </w:r>
      <w:r>
        <w:t>.4</w:t>
      </w:r>
      <w:r>
        <w:rPr>
          <w:rFonts w:hint="eastAsia"/>
        </w:rPr>
        <w:t>用例说明</w:t>
      </w:r>
      <w:bookmarkEnd w:id="16"/>
    </w:p>
    <w:p w14:paraId="055EBDC2">
      <w:pPr>
        <w:pStyle w:val="5"/>
        <w:rPr>
          <w:rFonts w:hint="eastAsia" w:ascii="宋体" w:hAnsi="宋体"/>
          <w:szCs w:val="21"/>
        </w:rPr>
      </w:pPr>
      <w:r>
        <w:rPr>
          <w:rFonts w:hint="eastAsia" w:ascii="宋体" w:hAnsi="宋体"/>
          <w:szCs w:val="21"/>
        </w:rPr>
        <w:t>1.</w:t>
      </w:r>
      <w:r>
        <w:rPr>
          <w:rFonts w:ascii="宋体" w:hAnsi="宋体"/>
          <w:szCs w:val="21"/>
        </w:rPr>
        <w:t>4.1</w:t>
      </w:r>
      <w:r>
        <w:rPr>
          <w:rFonts w:hint="eastAsia"/>
          <w:szCs w:val="21"/>
        </w:rPr>
        <w:t>用户</w:t>
      </w:r>
      <w:r>
        <w:rPr>
          <w:rFonts w:hint="eastAsia" w:ascii="宋体" w:hAnsi="宋体"/>
          <w:szCs w:val="21"/>
        </w:rPr>
        <w:t>注册</w:t>
      </w:r>
    </w:p>
    <w:p w14:paraId="24017E9D">
      <w:pPr>
        <w:pStyle w:val="32"/>
        <w:ind w:left="360" w:firstLine="0" w:firstLineChars="0"/>
        <w:rPr>
          <w:rFonts w:hint="eastAsia" w:ascii="宋体" w:hAnsi="宋体" w:eastAsia="宋体"/>
          <w:szCs w:val="21"/>
        </w:rPr>
      </w:pPr>
      <w:r>
        <w:rPr>
          <w:rFonts w:hint="eastAsia" w:ascii="宋体" w:hAnsi="宋体" w:eastAsia="宋体"/>
          <w:szCs w:val="21"/>
        </w:rPr>
        <w:t>用例名：用户注册</w:t>
      </w:r>
    </w:p>
    <w:p w14:paraId="30757139">
      <w:pPr>
        <w:pStyle w:val="32"/>
        <w:ind w:left="360" w:firstLine="0" w:firstLineChars="0"/>
        <w:rPr>
          <w:rFonts w:hint="eastAsia" w:ascii="宋体" w:hAnsi="宋体" w:eastAsia="宋体"/>
          <w:szCs w:val="21"/>
        </w:rPr>
      </w:pPr>
      <w:r>
        <w:rPr>
          <w:rFonts w:hint="eastAsia" w:ascii="宋体" w:hAnsi="宋体" w:eastAsia="宋体"/>
          <w:szCs w:val="21"/>
        </w:rPr>
        <w:t>描述：用户通过注册在本系统中添加自己的账号</w:t>
      </w:r>
    </w:p>
    <w:p w14:paraId="397ABDC4">
      <w:pPr>
        <w:pStyle w:val="32"/>
        <w:ind w:left="360" w:firstLine="0" w:firstLineChars="0"/>
        <w:rPr>
          <w:rFonts w:hint="eastAsia" w:ascii="宋体" w:hAnsi="宋体" w:eastAsia="宋体"/>
          <w:szCs w:val="21"/>
        </w:rPr>
      </w:pPr>
      <w:r>
        <w:rPr>
          <w:rFonts w:hint="eastAsia" w:ascii="宋体" w:hAnsi="宋体" w:eastAsia="宋体"/>
          <w:szCs w:val="21"/>
        </w:rPr>
        <w:t>参与者：用户</w:t>
      </w:r>
    </w:p>
    <w:p w14:paraId="6859BD40">
      <w:pPr>
        <w:pStyle w:val="32"/>
        <w:ind w:left="360" w:firstLine="0" w:firstLineChars="0"/>
        <w:rPr>
          <w:rFonts w:hint="eastAsia" w:ascii="宋体" w:hAnsi="宋体" w:eastAsia="宋体"/>
          <w:szCs w:val="21"/>
        </w:rPr>
      </w:pPr>
      <w:r>
        <w:rPr>
          <w:rFonts w:hint="eastAsia" w:ascii="宋体" w:hAnsi="宋体" w:eastAsia="宋体"/>
          <w:szCs w:val="21"/>
        </w:rPr>
        <w:t>前置条件：用户所申请账号未在本系统注册</w:t>
      </w:r>
    </w:p>
    <w:p w14:paraId="705991E5">
      <w:pPr>
        <w:pStyle w:val="32"/>
        <w:ind w:left="360" w:firstLine="0" w:firstLineChars="0"/>
        <w:rPr>
          <w:rFonts w:hint="eastAsia" w:ascii="宋体" w:hAnsi="宋体" w:eastAsia="宋体"/>
        </w:rPr>
      </w:pPr>
      <w:r>
        <w:rPr>
          <w:rFonts w:hint="eastAsia" w:ascii="宋体" w:hAnsi="宋体" w:eastAsia="宋体"/>
          <w:szCs w:val="21"/>
        </w:rPr>
        <w:t>活动图：</w:t>
      </w:r>
    </w:p>
    <w:p w14:paraId="2CA5CD21">
      <w:pPr>
        <w:pStyle w:val="32"/>
        <w:ind w:left="360" w:firstLine="0" w:firstLineChars="0"/>
        <w:jc w:val="center"/>
        <w:rPr>
          <w:rFonts w:hint="eastAsia"/>
        </w:rPr>
      </w:pPr>
      <w:r>
        <w:drawing>
          <wp:inline distT="0" distB="0" distL="114300" distR="114300">
            <wp:extent cx="4306570" cy="583819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rcRect t="2831" r="18289" b="19511"/>
                    <a:stretch>
                      <a:fillRect/>
                    </a:stretch>
                  </pic:blipFill>
                  <pic:spPr>
                    <a:xfrm>
                      <a:off x="0" y="0"/>
                      <a:ext cx="4306570" cy="5838190"/>
                    </a:xfrm>
                    <a:prstGeom prst="rect">
                      <a:avLst/>
                    </a:prstGeom>
                    <a:noFill/>
                    <a:ln>
                      <a:noFill/>
                    </a:ln>
                  </pic:spPr>
                </pic:pic>
              </a:graphicData>
            </a:graphic>
          </wp:inline>
        </w:drawing>
      </w:r>
    </w:p>
    <w:p w14:paraId="2B8A9EA6">
      <w:pPr>
        <w:pStyle w:val="6"/>
        <w:ind w:left="360"/>
        <w:jc w:val="center"/>
        <w:rPr>
          <w:rFonts w:eastAsia="等线"/>
        </w:rPr>
      </w:pPr>
      <w:r>
        <w:rPr>
          <w:rFonts w:hint="eastAsia" w:ascii="宋体" w:hAnsi="宋体" w:eastAsia="宋体" w:cs="宋体"/>
        </w:rPr>
        <w:t>图 1.4.1 用户注册用例图</w:t>
      </w:r>
    </w:p>
    <w:p w14:paraId="54541F3D">
      <w:pPr>
        <w:pStyle w:val="5"/>
        <w:rPr>
          <w:rFonts w:hint="eastAsia" w:ascii="宋体" w:hAnsi="宋体"/>
          <w:szCs w:val="21"/>
        </w:rPr>
      </w:pPr>
      <w:r>
        <w:rPr>
          <w:rFonts w:ascii="宋体" w:hAnsi="宋体"/>
          <w:szCs w:val="21"/>
        </w:rPr>
        <w:t>1.4.2</w:t>
      </w:r>
      <w:r>
        <w:rPr>
          <w:rFonts w:hint="eastAsia" w:ascii="宋体" w:hAnsi="宋体"/>
          <w:szCs w:val="21"/>
        </w:rPr>
        <w:t>用户登录</w:t>
      </w:r>
    </w:p>
    <w:p w14:paraId="161A649E">
      <w:pPr>
        <w:pStyle w:val="32"/>
        <w:ind w:left="360" w:firstLine="0" w:firstLineChars="0"/>
        <w:rPr>
          <w:rFonts w:hint="eastAsia" w:ascii="宋体" w:hAnsi="宋体" w:eastAsia="宋体"/>
        </w:rPr>
      </w:pPr>
      <w:r>
        <w:rPr>
          <w:rFonts w:hint="eastAsia" w:ascii="宋体" w:hAnsi="宋体" w:eastAsia="宋体"/>
        </w:rPr>
        <w:t>用例名：用户登录</w:t>
      </w:r>
    </w:p>
    <w:p w14:paraId="677A3675">
      <w:pPr>
        <w:pStyle w:val="32"/>
        <w:ind w:left="360" w:firstLine="0" w:firstLineChars="0"/>
        <w:rPr>
          <w:rFonts w:hint="eastAsia" w:ascii="宋体" w:hAnsi="宋体" w:eastAsia="宋体"/>
        </w:rPr>
      </w:pPr>
      <w:r>
        <w:rPr>
          <w:rFonts w:hint="eastAsia" w:ascii="宋体" w:hAnsi="宋体" w:eastAsia="宋体"/>
        </w:rPr>
        <w:t>描述：用户选择登陆方式，通过选择的方式登录系统</w:t>
      </w:r>
    </w:p>
    <w:p w14:paraId="6B3317E0">
      <w:pPr>
        <w:pStyle w:val="32"/>
        <w:ind w:left="360" w:firstLine="0" w:firstLineChars="0"/>
        <w:rPr>
          <w:rFonts w:hint="eastAsia" w:ascii="宋体" w:hAnsi="宋体" w:eastAsia="宋体"/>
        </w:rPr>
      </w:pPr>
      <w:r>
        <w:rPr>
          <w:rFonts w:hint="eastAsia" w:ascii="宋体" w:hAnsi="宋体" w:eastAsia="宋体"/>
        </w:rPr>
        <w:t>参与者：用户、管理员</w:t>
      </w:r>
    </w:p>
    <w:p w14:paraId="4344F92C">
      <w:pPr>
        <w:pStyle w:val="32"/>
        <w:ind w:left="360" w:firstLine="0" w:firstLineChars="0"/>
        <w:rPr>
          <w:rFonts w:hint="eastAsia" w:ascii="宋体" w:hAnsi="宋体" w:eastAsia="宋体"/>
        </w:rPr>
      </w:pPr>
      <w:r>
        <w:rPr>
          <w:rFonts w:hint="eastAsia" w:ascii="宋体" w:hAnsi="宋体" w:eastAsia="宋体"/>
        </w:rPr>
        <w:t>前置条件：用户登录账号已在本系统注册</w:t>
      </w:r>
    </w:p>
    <w:p w14:paraId="000AB728">
      <w:pPr>
        <w:pStyle w:val="32"/>
        <w:ind w:left="360" w:firstLine="0" w:firstLineChars="0"/>
        <w:rPr>
          <w:rFonts w:hint="eastAsia" w:ascii="宋体" w:hAnsi="宋体" w:eastAsia="宋体"/>
        </w:rPr>
      </w:pPr>
      <w:r>
        <w:rPr>
          <w:rFonts w:hint="eastAsia" w:ascii="宋体" w:hAnsi="宋体" w:eastAsia="宋体"/>
        </w:rPr>
        <w:t>活动图：</w:t>
      </w:r>
    </w:p>
    <w:p w14:paraId="5D21CDFF">
      <w:pPr>
        <w:pStyle w:val="32"/>
        <w:ind w:left="360" w:firstLine="0" w:firstLineChars="0"/>
        <w:jc w:val="center"/>
        <w:rPr>
          <w:rFonts w:hint="eastAsia"/>
        </w:rPr>
      </w:pPr>
      <w:r>
        <w:drawing>
          <wp:inline distT="0" distB="0" distL="114300" distR="114300">
            <wp:extent cx="4363720" cy="602361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rcRect r="17204" b="19875"/>
                    <a:stretch>
                      <a:fillRect/>
                    </a:stretch>
                  </pic:blipFill>
                  <pic:spPr>
                    <a:xfrm>
                      <a:off x="0" y="0"/>
                      <a:ext cx="4363720" cy="6023610"/>
                    </a:xfrm>
                    <a:prstGeom prst="rect">
                      <a:avLst/>
                    </a:prstGeom>
                    <a:noFill/>
                    <a:ln>
                      <a:noFill/>
                    </a:ln>
                  </pic:spPr>
                </pic:pic>
              </a:graphicData>
            </a:graphic>
          </wp:inline>
        </w:drawing>
      </w:r>
    </w:p>
    <w:p w14:paraId="52AFC825">
      <w:pPr>
        <w:pStyle w:val="6"/>
        <w:ind w:left="360"/>
        <w:jc w:val="center"/>
        <w:rPr>
          <w:rFonts w:hint="eastAsia" w:ascii="宋体" w:hAnsi="宋体" w:eastAsia="宋体" w:cs="宋体"/>
        </w:rPr>
      </w:pPr>
      <w:r>
        <w:rPr>
          <w:rFonts w:hint="eastAsia" w:ascii="宋体" w:hAnsi="宋体" w:eastAsia="宋体" w:cs="宋体"/>
        </w:rPr>
        <w:t>图 1.4.2 用户登录活动图</w:t>
      </w:r>
    </w:p>
    <w:p w14:paraId="017ABDE5"/>
    <w:p w14:paraId="0477C044">
      <w:pPr>
        <w:pStyle w:val="5"/>
        <w:rPr>
          <w:rFonts w:hint="eastAsia" w:ascii="宋体" w:hAnsi="宋体"/>
          <w:szCs w:val="21"/>
        </w:rPr>
      </w:pPr>
      <w:r>
        <w:rPr>
          <w:rFonts w:ascii="宋体" w:hAnsi="宋体"/>
          <w:szCs w:val="21"/>
        </w:rPr>
        <w:t>1.4.</w:t>
      </w:r>
      <w:r>
        <w:rPr>
          <w:rFonts w:hint="eastAsia" w:ascii="宋体" w:hAnsi="宋体"/>
          <w:szCs w:val="21"/>
        </w:rPr>
        <w:t>3修改用户信息</w:t>
      </w:r>
    </w:p>
    <w:p w14:paraId="217BDBC6">
      <w:pPr>
        <w:pStyle w:val="32"/>
        <w:ind w:left="360" w:firstLine="0" w:firstLineChars="0"/>
        <w:rPr>
          <w:rFonts w:hint="eastAsia" w:ascii="宋体" w:hAnsi="宋体" w:eastAsia="宋体"/>
        </w:rPr>
      </w:pPr>
      <w:r>
        <w:rPr>
          <w:rFonts w:hint="eastAsia" w:ascii="宋体" w:hAnsi="宋体" w:eastAsia="宋体"/>
        </w:rPr>
        <w:t>用例名：修改用户信息</w:t>
      </w:r>
    </w:p>
    <w:p w14:paraId="300E873C">
      <w:pPr>
        <w:pStyle w:val="32"/>
        <w:ind w:left="360" w:firstLine="0" w:firstLineChars="0"/>
        <w:rPr>
          <w:rFonts w:hint="eastAsia" w:ascii="宋体" w:hAnsi="宋体" w:eastAsia="宋体"/>
        </w:rPr>
      </w:pPr>
      <w:r>
        <w:rPr>
          <w:rFonts w:hint="eastAsia" w:ascii="宋体" w:hAnsi="宋体" w:eastAsia="宋体"/>
        </w:rPr>
        <w:t>描述：登录账号后，用户可通过该功能修改个人信息及修改密码</w:t>
      </w:r>
    </w:p>
    <w:p w14:paraId="3471E32B">
      <w:pPr>
        <w:pStyle w:val="32"/>
        <w:ind w:left="360" w:firstLine="0" w:firstLineChars="0"/>
        <w:rPr>
          <w:rFonts w:hint="eastAsia" w:ascii="宋体" w:hAnsi="宋体" w:eastAsia="宋体"/>
        </w:rPr>
      </w:pPr>
      <w:r>
        <w:rPr>
          <w:rFonts w:hint="eastAsia" w:ascii="宋体" w:hAnsi="宋体" w:eastAsia="宋体"/>
        </w:rPr>
        <w:t>参与者：用户</w:t>
      </w:r>
    </w:p>
    <w:p w14:paraId="0F4AC163">
      <w:pPr>
        <w:pStyle w:val="32"/>
        <w:ind w:left="360" w:firstLine="0" w:firstLineChars="0"/>
        <w:rPr>
          <w:rFonts w:hint="eastAsia" w:ascii="宋体" w:hAnsi="宋体" w:eastAsia="宋体"/>
        </w:rPr>
      </w:pPr>
      <w:r>
        <w:rPr>
          <w:rFonts w:hint="eastAsia" w:ascii="宋体" w:hAnsi="宋体" w:eastAsia="宋体"/>
        </w:rPr>
        <w:t>前置条件：用户已在本系统登录</w:t>
      </w:r>
    </w:p>
    <w:p w14:paraId="5459550A">
      <w:pPr>
        <w:pStyle w:val="32"/>
        <w:ind w:left="360" w:firstLine="0" w:firstLineChars="0"/>
        <w:rPr>
          <w:rFonts w:hint="eastAsia" w:ascii="宋体" w:hAnsi="宋体" w:eastAsia="宋体"/>
        </w:rPr>
      </w:pPr>
      <w:r>
        <w:rPr>
          <w:rFonts w:hint="eastAsia" w:ascii="宋体" w:hAnsi="宋体" w:eastAsia="宋体"/>
        </w:rPr>
        <w:t>活动图：</w:t>
      </w:r>
    </w:p>
    <w:p w14:paraId="27ABDA47">
      <w:pPr>
        <w:pStyle w:val="32"/>
        <w:ind w:left="360" w:firstLine="0" w:firstLineChars="0"/>
        <w:jc w:val="center"/>
        <w:rPr>
          <w:rFonts w:hint="eastAsia"/>
        </w:rPr>
      </w:pPr>
      <w:r>
        <w:drawing>
          <wp:inline distT="0" distB="0" distL="114300" distR="114300">
            <wp:extent cx="4549140" cy="625030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rcRect t="2505" r="13666" b="20889"/>
                    <a:stretch>
                      <a:fillRect/>
                    </a:stretch>
                  </pic:blipFill>
                  <pic:spPr>
                    <a:xfrm>
                      <a:off x="0" y="0"/>
                      <a:ext cx="4549140" cy="6250305"/>
                    </a:xfrm>
                    <a:prstGeom prst="rect">
                      <a:avLst/>
                    </a:prstGeom>
                    <a:noFill/>
                    <a:ln>
                      <a:noFill/>
                    </a:ln>
                  </pic:spPr>
                </pic:pic>
              </a:graphicData>
            </a:graphic>
          </wp:inline>
        </w:drawing>
      </w:r>
    </w:p>
    <w:p w14:paraId="312FA55E">
      <w:pPr>
        <w:pStyle w:val="6"/>
        <w:ind w:left="360"/>
        <w:jc w:val="center"/>
        <w:rPr>
          <w:rFonts w:hint="eastAsia" w:ascii="宋体" w:hAnsi="宋体" w:eastAsia="宋体" w:cs="宋体"/>
        </w:rPr>
      </w:pPr>
      <w:r>
        <w:rPr>
          <w:rFonts w:hint="eastAsia" w:ascii="宋体" w:hAnsi="宋体" w:eastAsia="宋体" w:cs="宋体"/>
        </w:rPr>
        <w:t>图 1.4.3 修改用户信息活动图</w:t>
      </w:r>
    </w:p>
    <w:p w14:paraId="4559B0B8">
      <w:pPr>
        <w:pStyle w:val="5"/>
        <w:rPr>
          <w:rFonts w:hint="eastAsia" w:ascii="宋体" w:hAnsi="宋体"/>
          <w:szCs w:val="21"/>
        </w:rPr>
      </w:pPr>
      <w:r>
        <w:rPr>
          <w:rFonts w:ascii="宋体" w:hAnsi="宋体"/>
          <w:szCs w:val="21"/>
        </w:rPr>
        <w:t>1.4.</w:t>
      </w:r>
      <w:r>
        <w:rPr>
          <w:rFonts w:hint="eastAsia" w:ascii="宋体" w:hAnsi="宋体"/>
          <w:szCs w:val="21"/>
        </w:rPr>
        <w:t>4注销账号</w:t>
      </w:r>
    </w:p>
    <w:p w14:paraId="4E422591">
      <w:pPr>
        <w:pStyle w:val="32"/>
        <w:ind w:left="360" w:firstLine="0" w:firstLineChars="0"/>
        <w:rPr>
          <w:rFonts w:hint="eastAsia" w:ascii="宋体" w:hAnsi="宋体" w:eastAsia="宋体"/>
        </w:rPr>
      </w:pPr>
      <w:r>
        <w:rPr>
          <w:rFonts w:hint="eastAsia" w:ascii="宋体" w:hAnsi="宋体" w:eastAsia="宋体"/>
        </w:rPr>
        <w:t>用例名：注销账号</w:t>
      </w:r>
    </w:p>
    <w:p w14:paraId="2D64C967">
      <w:pPr>
        <w:pStyle w:val="32"/>
        <w:ind w:left="360" w:firstLine="0" w:firstLineChars="0"/>
        <w:rPr>
          <w:rFonts w:hint="eastAsia" w:ascii="宋体" w:hAnsi="宋体" w:eastAsia="宋体"/>
        </w:rPr>
      </w:pPr>
      <w:r>
        <w:rPr>
          <w:rFonts w:hint="eastAsia" w:ascii="宋体" w:hAnsi="宋体" w:eastAsia="宋体"/>
        </w:rPr>
        <w:t>描述：用户注销自己的账号</w:t>
      </w:r>
    </w:p>
    <w:p w14:paraId="2BD441E0">
      <w:pPr>
        <w:pStyle w:val="32"/>
        <w:ind w:left="360" w:firstLine="0" w:firstLineChars="0"/>
        <w:rPr>
          <w:rFonts w:hint="eastAsia" w:ascii="宋体" w:hAnsi="宋体" w:eastAsia="宋体"/>
        </w:rPr>
      </w:pPr>
      <w:r>
        <w:rPr>
          <w:rFonts w:hint="eastAsia" w:ascii="宋体" w:hAnsi="宋体" w:eastAsia="宋体"/>
        </w:rPr>
        <w:t>参与者：用户</w:t>
      </w:r>
    </w:p>
    <w:p w14:paraId="38D77EB6">
      <w:pPr>
        <w:pStyle w:val="32"/>
        <w:ind w:left="360" w:firstLine="0" w:firstLineChars="0"/>
        <w:rPr>
          <w:rFonts w:hint="eastAsia" w:ascii="宋体" w:hAnsi="宋体" w:eastAsia="宋体"/>
        </w:rPr>
      </w:pPr>
      <w:r>
        <w:rPr>
          <w:rFonts w:hint="eastAsia" w:ascii="宋体" w:hAnsi="宋体" w:eastAsia="宋体"/>
        </w:rPr>
        <w:t>前置条件：用户已在本系统登录</w:t>
      </w:r>
    </w:p>
    <w:p w14:paraId="42B95AE4">
      <w:pPr>
        <w:pStyle w:val="32"/>
        <w:ind w:left="360" w:firstLine="0" w:firstLineChars="0"/>
        <w:rPr>
          <w:rFonts w:hint="eastAsia" w:ascii="宋体" w:hAnsi="宋体" w:eastAsia="宋体"/>
        </w:rPr>
      </w:pPr>
      <w:r>
        <w:rPr>
          <w:rFonts w:hint="eastAsia" w:ascii="宋体" w:hAnsi="宋体" w:eastAsia="宋体"/>
        </w:rPr>
        <w:t>活动图：</w:t>
      </w:r>
    </w:p>
    <w:p w14:paraId="027E891E">
      <w:pPr>
        <w:pStyle w:val="32"/>
        <w:ind w:left="360" w:firstLine="0" w:firstLineChars="0"/>
        <w:jc w:val="center"/>
        <w:rPr>
          <w:rFonts w:hint="eastAsia"/>
        </w:rPr>
      </w:pPr>
      <w:r>
        <w:drawing>
          <wp:inline distT="0" distB="0" distL="114300" distR="114300">
            <wp:extent cx="3744595" cy="5283200"/>
            <wp:effectExtent l="0" t="0" r="0" b="0"/>
            <wp:docPr id="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5"/>
                    <pic:cNvPicPr>
                      <a:picLocks noChangeAspect="1"/>
                    </pic:cNvPicPr>
                  </pic:nvPicPr>
                  <pic:blipFill>
                    <a:blip r:embed="rId10"/>
                    <a:srcRect t="3027" r="18211" b="21564"/>
                    <a:stretch>
                      <a:fillRect/>
                    </a:stretch>
                  </pic:blipFill>
                  <pic:spPr>
                    <a:xfrm>
                      <a:off x="0" y="0"/>
                      <a:ext cx="3744595" cy="5283200"/>
                    </a:xfrm>
                    <a:prstGeom prst="rect">
                      <a:avLst/>
                    </a:prstGeom>
                    <a:noFill/>
                    <a:ln>
                      <a:noFill/>
                    </a:ln>
                  </pic:spPr>
                </pic:pic>
              </a:graphicData>
            </a:graphic>
          </wp:inline>
        </w:drawing>
      </w:r>
    </w:p>
    <w:p w14:paraId="17B5DC9E">
      <w:pPr>
        <w:pStyle w:val="6"/>
        <w:ind w:left="360"/>
        <w:jc w:val="center"/>
        <w:rPr>
          <w:rFonts w:eastAsia="等线"/>
        </w:rPr>
      </w:pPr>
      <w:r>
        <w:rPr>
          <w:rFonts w:hint="eastAsia" w:ascii="宋体" w:hAnsi="宋体" w:eastAsia="宋体" w:cs="宋体"/>
        </w:rPr>
        <w:t>图 1.4.4 注销账号活动图</w:t>
      </w:r>
    </w:p>
    <w:p w14:paraId="2049BDB2">
      <w:pPr>
        <w:pStyle w:val="5"/>
        <w:rPr>
          <w:del w:id="105" w:author="Noncolour" w:date="2025-10-31T14:15:02Z"/>
          <w:rFonts w:ascii="宋体" w:hAnsi="宋体"/>
          <w:szCs w:val="21"/>
        </w:rPr>
      </w:pPr>
    </w:p>
    <w:p w14:paraId="7C4E4D63">
      <w:pPr>
        <w:pStyle w:val="5"/>
        <w:rPr>
          <w:del w:id="106" w:author="Noncolour" w:date="2025-10-31T14:15:02Z"/>
          <w:rFonts w:ascii="宋体" w:hAnsi="宋体"/>
          <w:szCs w:val="21"/>
        </w:rPr>
      </w:pPr>
    </w:p>
    <w:p w14:paraId="4BCF9202">
      <w:pPr>
        <w:pStyle w:val="5"/>
        <w:ind w:firstLine="0" w:firstLineChars="0"/>
        <w:rPr>
          <w:ins w:id="108" w:author="Noncolour" w:date="2025-10-31T14:14:02Z"/>
          <w:rFonts w:hint="eastAsia" w:ascii="宋体" w:hAnsi="宋体"/>
          <w:szCs w:val="21"/>
          <w:lang w:val="en-US" w:eastAsia="zh-CN"/>
        </w:rPr>
        <w:pPrChange w:id="107" w:author="Noncolour" w:date="2025-10-31T14:14:00Z">
          <w:pPr>
            <w:pStyle w:val="5"/>
          </w:pPr>
        </w:pPrChange>
      </w:pPr>
      <w:r>
        <w:rPr>
          <w:rFonts w:hint="eastAsia" w:ascii="宋体" w:hAnsi="宋体"/>
          <w:szCs w:val="21"/>
          <w:lang w:val="en-US" w:eastAsia="zh-CN"/>
        </w:rPr>
        <w:t>1.4.5查询账</w:t>
      </w:r>
      <w:ins w:id="109" w:author="Noncolour" w:date="2025-10-31T14:20:36Z">
        <w:r>
          <w:rPr>
            <w:rFonts w:hint="eastAsia" w:ascii="宋体" w:hAnsi="宋体"/>
            <w:szCs w:val="21"/>
            <w:lang w:val="en-US" w:eastAsia="zh-CN"/>
          </w:rPr>
          <w:t>号</w:t>
        </w:r>
      </w:ins>
      <w:del w:id="110" w:author="Noncolour" w:date="2025-10-31T14:20:34Z">
        <w:r>
          <w:rPr>
            <w:rFonts w:hint="eastAsia" w:ascii="宋体" w:hAnsi="宋体"/>
            <w:szCs w:val="21"/>
            <w:lang w:val="en-US" w:eastAsia="zh-CN"/>
          </w:rPr>
          <w:delText>户</w:delText>
        </w:r>
      </w:del>
      <w:r>
        <w:rPr>
          <w:rFonts w:hint="eastAsia" w:ascii="宋体" w:hAnsi="宋体"/>
          <w:szCs w:val="21"/>
          <w:lang w:val="en-US" w:eastAsia="zh-CN"/>
        </w:rPr>
        <w:t>信息</w:t>
      </w:r>
    </w:p>
    <w:p w14:paraId="3F0CD023">
      <w:pPr>
        <w:pStyle w:val="32"/>
        <w:ind w:left="0" w:firstLine="359" w:firstLineChars="171"/>
        <w:rPr>
          <w:ins w:id="112" w:author="Noncolour" w:date="2025-10-31T14:14:05Z"/>
          <w:rFonts w:hint="default" w:ascii="宋体" w:hAnsi="宋体" w:eastAsia="宋体" w:cs="宋体"/>
          <w:lang w:val="en-US" w:eastAsia="zh-CN"/>
        </w:rPr>
        <w:pPrChange w:id="111" w:author="Noncolour" w:date="2025-10-31T14:14:46Z">
          <w:pPr>
            <w:pStyle w:val="32"/>
            <w:ind w:left="360" w:firstLine="0" w:firstLineChars="0"/>
          </w:pPr>
        </w:pPrChange>
      </w:pPr>
      <w:ins w:id="113" w:author="Noncolour" w:date="2025-10-31T14:14:05Z">
        <w:r>
          <w:rPr>
            <w:rFonts w:hint="eastAsia" w:ascii="宋体" w:hAnsi="宋体" w:eastAsia="宋体" w:cs="宋体"/>
          </w:rPr>
          <w:t>用例名：</w:t>
        </w:r>
      </w:ins>
      <w:ins w:id="114" w:author="Noncolour" w:date="2025-10-31T14:17:13Z">
        <w:r>
          <w:rPr>
            <w:rFonts w:hint="eastAsia" w:ascii="宋体" w:hAnsi="宋体" w:eastAsia="宋体" w:cs="宋体"/>
            <w:lang w:val="en-US" w:eastAsia="zh-CN"/>
          </w:rPr>
          <w:t>查询</w:t>
        </w:r>
      </w:ins>
      <w:ins w:id="115" w:author="Noncolour" w:date="2025-10-31T14:17:14Z">
        <w:r>
          <w:rPr>
            <w:rFonts w:hint="eastAsia" w:ascii="宋体" w:hAnsi="宋体" w:eastAsia="宋体" w:cs="宋体"/>
            <w:lang w:val="en-US" w:eastAsia="zh-CN"/>
          </w:rPr>
          <w:t>账</w:t>
        </w:r>
      </w:ins>
      <w:ins w:id="116" w:author="Noncolour" w:date="2025-10-31T14:20:39Z">
        <w:r>
          <w:rPr>
            <w:rFonts w:hint="eastAsia" w:ascii="宋体" w:hAnsi="宋体" w:eastAsia="宋体" w:cs="宋体"/>
            <w:lang w:val="en-US" w:eastAsia="zh-CN"/>
          </w:rPr>
          <w:t>号</w:t>
        </w:r>
      </w:ins>
      <w:ins w:id="117" w:author="Noncolour" w:date="2025-10-31T14:17:15Z">
        <w:r>
          <w:rPr>
            <w:rFonts w:hint="eastAsia" w:ascii="宋体" w:hAnsi="宋体" w:eastAsia="宋体" w:cs="宋体"/>
            <w:lang w:val="en-US" w:eastAsia="zh-CN"/>
          </w:rPr>
          <w:t>信息</w:t>
        </w:r>
      </w:ins>
    </w:p>
    <w:p w14:paraId="46227790">
      <w:pPr>
        <w:pStyle w:val="32"/>
        <w:tabs>
          <w:tab w:val="center" w:pos="4153"/>
        </w:tabs>
        <w:ind w:left="360" w:firstLine="0" w:firstLineChars="0"/>
        <w:rPr>
          <w:ins w:id="119" w:author="Noncolour" w:date="2025-10-31T14:14:05Z"/>
          <w:rFonts w:hint="default" w:ascii="宋体" w:hAnsi="宋体" w:eastAsia="宋体" w:cs="宋体"/>
          <w:lang w:val="en-US" w:eastAsia="zh-CN"/>
        </w:rPr>
        <w:pPrChange w:id="118" w:author="Noncolour" w:date="2025-10-31T14:17:19Z">
          <w:pPr>
            <w:pStyle w:val="32"/>
            <w:ind w:left="360" w:firstLine="0" w:firstLineChars="0"/>
          </w:pPr>
        </w:pPrChange>
      </w:pPr>
      <w:ins w:id="120" w:author="Noncolour" w:date="2025-10-31T14:14:05Z">
        <w:r>
          <w:rPr>
            <w:rFonts w:hint="eastAsia" w:ascii="宋体" w:hAnsi="宋体" w:eastAsia="宋体" w:cs="宋体"/>
          </w:rPr>
          <w:t>描述：用户可通过此功能</w:t>
        </w:r>
      </w:ins>
      <w:ins w:id="121" w:author="Noncolour" w:date="2025-10-31T14:17:22Z">
        <w:r>
          <w:rPr>
            <w:rFonts w:hint="eastAsia" w:ascii="宋体" w:hAnsi="宋体" w:eastAsia="宋体" w:cs="宋体"/>
            <w:lang w:val="en-US" w:eastAsia="zh-CN"/>
          </w:rPr>
          <w:t>查</w:t>
        </w:r>
      </w:ins>
      <w:ins w:id="122" w:author="Noncolour" w:date="2025-10-31T14:24:48Z">
        <w:r>
          <w:rPr>
            <w:rFonts w:hint="eastAsia" w:ascii="宋体" w:hAnsi="宋体" w:eastAsia="宋体" w:cs="宋体"/>
            <w:lang w:val="en-US" w:eastAsia="zh-CN"/>
          </w:rPr>
          <w:t>询</w:t>
        </w:r>
      </w:ins>
      <w:ins w:id="123" w:author="Noncolour" w:date="2025-10-31T14:17:24Z">
        <w:r>
          <w:rPr>
            <w:rFonts w:hint="eastAsia" w:ascii="宋体" w:hAnsi="宋体" w:eastAsia="宋体" w:cs="宋体"/>
            <w:lang w:val="en-US" w:eastAsia="zh-CN"/>
          </w:rPr>
          <w:t>自己</w:t>
        </w:r>
      </w:ins>
      <w:ins w:id="124" w:author="Noncolour" w:date="2025-10-31T14:18:30Z">
        <w:r>
          <w:rPr>
            <w:rFonts w:hint="eastAsia" w:ascii="宋体" w:hAnsi="宋体" w:eastAsia="宋体" w:cs="宋体"/>
            <w:lang w:val="en-US" w:eastAsia="zh-CN"/>
          </w:rPr>
          <w:t>或者</w:t>
        </w:r>
      </w:ins>
      <w:ins w:id="125" w:author="Noncolour" w:date="2025-10-31T14:18:32Z">
        <w:r>
          <w:rPr>
            <w:rFonts w:hint="eastAsia" w:ascii="宋体" w:hAnsi="宋体" w:eastAsia="宋体" w:cs="宋体"/>
            <w:lang w:val="en-US" w:eastAsia="zh-CN"/>
          </w:rPr>
          <w:t>他人</w:t>
        </w:r>
      </w:ins>
      <w:ins w:id="126" w:author="Noncolour" w:date="2025-10-31T14:17:26Z">
        <w:r>
          <w:rPr>
            <w:rFonts w:hint="eastAsia" w:ascii="宋体" w:hAnsi="宋体" w:eastAsia="宋体" w:cs="宋体"/>
            <w:lang w:val="en-US" w:eastAsia="zh-CN"/>
          </w:rPr>
          <w:t>的</w:t>
        </w:r>
      </w:ins>
      <w:ins w:id="127" w:author="Noncolour" w:date="2025-10-31T14:17:32Z">
        <w:r>
          <w:rPr>
            <w:rFonts w:hint="eastAsia" w:ascii="宋体" w:hAnsi="宋体" w:eastAsia="宋体" w:cs="宋体"/>
            <w:lang w:val="en-US" w:eastAsia="zh-CN"/>
          </w:rPr>
          <w:t>账</w:t>
        </w:r>
      </w:ins>
      <w:ins w:id="128" w:author="Noncolour" w:date="2025-10-31T14:20:43Z">
        <w:r>
          <w:rPr>
            <w:rFonts w:hint="eastAsia" w:ascii="宋体" w:hAnsi="宋体" w:eastAsia="宋体" w:cs="宋体"/>
            <w:lang w:val="en-US" w:eastAsia="zh-CN"/>
          </w:rPr>
          <w:t>号</w:t>
        </w:r>
      </w:ins>
      <w:ins w:id="129" w:author="Noncolour" w:date="2025-10-31T14:17:27Z">
        <w:r>
          <w:rPr>
            <w:rFonts w:hint="eastAsia" w:ascii="宋体" w:hAnsi="宋体" w:eastAsia="宋体" w:cs="宋体"/>
            <w:lang w:val="en-US" w:eastAsia="zh-CN"/>
          </w:rPr>
          <w:t>信息</w:t>
        </w:r>
      </w:ins>
    </w:p>
    <w:p w14:paraId="56A47AE7">
      <w:pPr>
        <w:pStyle w:val="32"/>
        <w:ind w:left="360" w:firstLine="0" w:firstLineChars="0"/>
        <w:rPr>
          <w:ins w:id="130" w:author="Noncolour" w:date="2025-10-31T14:14:05Z"/>
          <w:rFonts w:hint="eastAsia" w:ascii="宋体" w:hAnsi="宋体" w:eastAsia="宋体" w:cs="宋体"/>
        </w:rPr>
      </w:pPr>
      <w:ins w:id="131" w:author="Noncolour" w:date="2025-10-31T14:14:05Z">
        <w:r>
          <w:rPr>
            <w:rFonts w:hint="eastAsia" w:ascii="宋体" w:hAnsi="宋体" w:eastAsia="宋体" w:cs="宋体"/>
          </w:rPr>
          <w:t>参与者：用户</w:t>
        </w:r>
      </w:ins>
    </w:p>
    <w:p w14:paraId="1B7F0B48">
      <w:pPr>
        <w:pStyle w:val="32"/>
        <w:ind w:left="360" w:firstLine="0" w:firstLineChars="0"/>
        <w:rPr>
          <w:ins w:id="132" w:author="Noncolour" w:date="2025-10-31T14:14:05Z"/>
          <w:rFonts w:hint="eastAsia" w:ascii="宋体" w:hAnsi="宋体" w:eastAsia="宋体" w:cs="宋体"/>
        </w:rPr>
      </w:pPr>
      <w:ins w:id="133" w:author="Noncolour" w:date="2025-10-31T14:14:05Z">
        <w:r>
          <w:rPr>
            <w:rFonts w:hint="eastAsia" w:ascii="宋体" w:hAnsi="宋体" w:eastAsia="宋体" w:cs="宋体"/>
          </w:rPr>
          <w:t>前置条件：用户账号已在本系统注册</w:t>
        </w:r>
      </w:ins>
    </w:p>
    <w:p w14:paraId="7F8CDA64">
      <w:pPr>
        <w:pStyle w:val="32"/>
        <w:ind w:left="360" w:firstLine="0" w:firstLineChars="0"/>
        <w:rPr>
          <w:ins w:id="134" w:author="Noncolour" w:date="2025-10-31T14:15:07Z"/>
          <w:rFonts w:hint="eastAsia" w:ascii="宋体" w:hAnsi="宋体" w:eastAsia="宋体" w:cs="宋体"/>
        </w:rPr>
      </w:pPr>
      <w:ins w:id="135" w:author="Noncolour" w:date="2025-10-31T14:14:05Z">
        <w:r>
          <w:rPr>
            <w:rFonts w:hint="eastAsia" w:ascii="宋体" w:hAnsi="宋体" w:eastAsia="宋体" w:cs="宋体"/>
          </w:rPr>
          <w:t>活动图：</w:t>
        </w:r>
      </w:ins>
    </w:p>
    <w:p w14:paraId="174F6D1A">
      <w:pPr>
        <w:pStyle w:val="32"/>
        <w:ind w:left="360" w:firstLine="0" w:firstLineChars="0"/>
        <w:jc w:val="center"/>
        <w:rPr>
          <w:ins w:id="137" w:author="Noncolour" w:date="2025-10-31T14:29:51Z"/>
        </w:rPr>
        <w:pPrChange w:id="136" w:author="Noncolour" w:date="2025-10-31T14:29:26Z">
          <w:pPr>
            <w:pStyle w:val="32"/>
            <w:ind w:left="360" w:firstLine="0" w:firstLineChars="0"/>
          </w:pPr>
        </w:pPrChange>
      </w:pPr>
      <w:ins w:id="138" w:author="Noncolour" w:date="2025-10-31T14:29:23Z">
        <w:r>
          <w:rPr/>
          <w:drawing>
            <wp:inline distT="0" distB="0" distL="114300" distR="114300">
              <wp:extent cx="1033145" cy="4366260"/>
              <wp:effectExtent l="0" t="0" r="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11"/>
                      <a:stretch>
                        <a:fillRect/>
                      </a:stretch>
                    </pic:blipFill>
                    <pic:spPr>
                      <a:xfrm>
                        <a:off x="0" y="0"/>
                        <a:ext cx="1033145" cy="4366260"/>
                      </a:xfrm>
                      <a:prstGeom prst="rect">
                        <a:avLst/>
                      </a:prstGeom>
                      <a:noFill/>
                      <a:ln>
                        <a:noFill/>
                      </a:ln>
                    </pic:spPr>
                  </pic:pic>
                </a:graphicData>
              </a:graphic>
            </wp:inline>
          </w:drawing>
        </w:r>
      </w:ins>
    </w:p>
    <w:p w14:paraId="45A2C897">
      <w:pPr>
        <w:pStyle w:val="32"/>
        <w:ind w:left="360" w:firstLine="0" w:firstLineChars="0"/>
        <w:jc w:val="center"/>
        <w:rPr>
          <w:ins w:id="141" w:author="Noncolour" w:date="2025-10-31T14:14:05Z"/>
          <w:rFonts w:hint="eastAsia"/>
        </w:rPr>
        <w:pPrChange w:id="140" w:author="Noncolour" w:date="2025-10-31T14:29:26Z">
          <w:pPr>
            <w:pStyle w:val="32"/>
            <w:ind w:left="360" w:firstLine="0" w:firstLineChars="0"/>
          </w:pPr>
        </w:pPrChange>
      </w:pPr>
      <w:ins w:id="142" w:author="Noncolour" w:date="2025-10-31T14:29:52Z">
        <w:r>
          <w:rPr>
            <w:rFonts w:hint="eastAsia" w:ascii="宋体" w:hAnsi="宋体" w:eastAsia="宋体" w:cs="宋体"/>
          </w:rPr>
          <w:t>图 1.4.</w:t>
        </w:r>
      </w:ins>
      <w:ins w:id="143" w:author="Noncolour" w:date="2025-10-31T14:30:01Z">
        <w:r>
          <w:rPr>
            <w:rFonts w:hint="eastAsia" w:ascii="宋体" w:hAnsi="宋体" w:eastAsia="宋体" w:cs="宋体"/>
            <w:lang w:val="en-US" w:eastAsia="zh-CN"/>
          </w:rPr>
          <w:t>5</w:t>
        </w:r>
      </w:ins>
      <w:ins w:id="144" w:author="Noncolour" w:date="2025-10-31T14:29:52Z">
        <w:r>
          <w:rPr>
            <w:rFonts w:hint="eastAsia" w:ascii="宋体" w:hAnsi="宋体" w:eastAsia="宋体" w:cs="宋体"/>
          </w:rPr>
          <w:t xml:space="preserve"> </w:t>
        </w:r>
      </w:ins>
      <w:ins w:id="145" w:author="Noncolour" w:date="2025-10-31T14:30:06Z">
        <w:r>
          <w:rPr>
            <w:rFonts w:hint="eastAsia" w:ascii="宋体" w:hAnsi="宋体" w:eastAsia="宋体" w:cs="宋体"/>
            <w:lang w:val="en-US" w:eastAsia="zh-CN"/>
          </w:rPr>
          <w:t>查询账号信息</w:t>
        </w:r>
      </w:ins>
      <w:ins w:id="146" w:author="Noncolour" w:date="2025-10-31T14:29:52Z">
        <w:r>
          <w:rPr>
            <w:rFonts w:hint="eastAsia" w:ascii="宋体" w:hAnsi="宋体" w:eastAsia="宋体" w:cs="宋体"/>
          </w:rPr>
          <w:t>活动图</w:t>
        </w:r>
      </w:ins>
    </w:p>
    <w:p w14:paraId="315114D9">
      <w:pPr>
        <w:pStyle w:val="5"/>
        <w:rPr>
          <w:del w:id="147" w:author="Noncolour" w:date="2025-10-31T14:29:39Z"/>
          <w:rFonts w:hint="default" w:ascii="宋体" w:hAnsi="宋体" w:eastAsia="宋体"/>
          <w:szCs w:val="21"/>
          <w:lang w:val="en-US" w:eastAsia="zh-CN"/>
        </w:rPr>
      </w:pPr>
      <w:del w:id="148" w:author="Noncolour" w:date="2025-10-31T14:13:52Z">
        <w:r>
          <w:rPr>
            <w:rFonts w:hint="eastAsia" w:ascii="宋体" w:hAnsi="宋体"/>
            <w:szCs w:val="21"/>
            <w:lang w:val="en-US" w:eastAsia="zh-CN"/>
          </w:rPr>
          <w:delText>（缺</w:delText>
        </w:r>
      </w:del>
    </w:p>
    <w:p w14:paraId="02A224F1">
      <w:pPr>
        <w:pStyle w:val="5"/>
        <w:rPr>
          <w:rFonts w:hint="eastAsia" w:ascii="宋体" w:hAnsi="宋体"/>
          <w:szCs w:val="21"/>
        </w:rPr>
      </w:pPr>
      <w:r>
        <w:rPr>
          <w:rFonts w:ascii="宋体" w:hAnsi="宋体"/>
          <w:szCs w:val="21"/>
        </w:rPr>
        <w:t>1.4.</w:t>
      </w:r>
      <w:r>
        <w:rPr>
          <w:rFonts w:hint="eastAsia" w:ascii="宋体" w:hAnsi="宋体"/>
          <w:szCs w:val="21"/>
        </w:rPr>
        <w:t>6找回密码</w:t>
      </w:r>
    </w:p>
    <w:p w14:paraId="572C59A4">
      <w:pPr>
        <w:pStyle w:val="32"/>
        <w:ind w:left="360" w:firstLine="0" w:firstLineChars="0"/>
        <w:rPr>
          <w:rFonts w:hint="eastAsia" w:ascii="宋体" w:hAnsi="宋体" w:eastAsia="宋体" w:cs="宋体"/>
        </w:rPr>
      </w:pPr>
      <w:r>
        <w:rPr>
          <w:rFonts w:hint="eastAsia" w:ascii="宋体" w:hAnsi="宋体" w:eastAsia="宋体" w:cs="宋体"/>
        </w:rPr>
        <w:t>用例名：找回密码</w:t>
      </w:r>
    </w:p>
    <w:p w14:paraId="00CDA5EE">
      <w:pPr>
        <w:pStyle w:val="32"/>
        <w:ind w:left="360" w:firstLine="0" w:firstLineChars="0"/>
        <w:rPr>
          <w:rFonts w:hint="eastAsia" w:ascii="宋体" w:hAnsi="宋体" w:eastAsia="宋体" w:cs="宋体"/>
        </w:rPr>
      </w:pPr>
      <w:r>
        <w:rPr>
          <w:rFonts w:hint="eastAsia" w:ascii="宋体" w:hAnsi="宋体" w:eastAsia="宋体" w:cs="宋体"/>
        </w:rPr>
        <w:t>描述：忘记密码的用户可通过此功能重新设置密码</w:t>
      </w:r>
    </w:p>
    <w:p w14:paraId="5FE83C77">
      <w:pPr>
        <w:pStyle w:val="32"/>
        <w:ind w:left="360" w:firstLine="0" w:firstLineChars="0"/>
        <w:rPr>
          <w:rFonts w:hint="eastAsia" w:ascii="宋体" w:hAnsi="宋体" w:eastAsia="宋体" w:cs="宋体"/>
        </w:rPr>
      </w:pPr>
      <w:r>
        <w:rPr>
          <w:rFonts w:hint="eastAsia" w:ascii="宋体" w:hAnsi="宋体" w:eastAsia="宋体" w:cs="宋体"/>
        </w:rPr>
        <w:t>参与者：用户</w:t>
      </w:r>
    </w:p>
    <w:p w14:paraId="47269C2A">
      <w:pPr>
        <w:pStyle w:val="32"/>
        <w:ind w:left="360" w:firstLine="0" w:firstLineChars="0"/>
        <w:rPr>
          <w:rFonts w:hint="eastAsia" w:ascii="宋体" w:hAnsi="宋体" w:eastAsia="宋体" w:cs="宋体"/>
        </w:rPr>
      </w:pPr>
      <w:r>
        <w:rPr>
          <w:rFonts w:hint="eastAsia" w:ascii="宋体" w:hAnsi="宋体" w:eastAsia="宋体" w:cs="宋体"/>
        </w:rPr>
        <w:t>前置条件：用户账号已在本系统注册</w:t>
      </w:r>
    </w:p>
    <w:p w14:paraId="7EBC8218">
      <w:pPr>
        <w:pStyle w:val="32"/>
        <w:ind w:left="360" w:firstLine="0" w:firstLineChars="0"/>
        <w:rPr>
          <w:rFonts w:hint="eastAsia" w:ascii="宋体" w:hAnsi="宋体" w:eastAsia="宋体" w:cs="宋体"/>
        </w:rPr>
      </w:pPr>
      <w:r>
        <w:rPr>
          <w:rFonts w:hint="eastAsia" w:ascii="宋体" w:hAnsi="宋体" w:eastAsia="宋体" w:cs="宋体"/>
        </w:rPr>
        <w:t>活动图：</w:t>
      </w:r>
    </w:p>
    <w:p w14:paraId="581E018A">
      <w:pPr>
        <w:pStyle w:val="32"/>
        <w:ind w:left="360" w:firstLine="0" w:firstLineChars="0"/>
        <w:jc w:val="center"/>
        <w:rPr>
          <w:rFonts w:hint="eastAsia"/>
        </w:rPr>
      </w:pPr>
      <w:r>
        <w:drawing>
          <wp:inline distT="0" distB="0" distL="114300" distR="114300">
            <wp:extent cx="3580765" cy="6177280"/>
            <wp:effectExtent l="0" t="0" r="0" b="0"/>
            <wp:docPr id="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1"/>
                    <pic:cNvPicPr>
                      <a:picLocks noChangeAspect="1"/>
                    </pic:cNvPicPr>
                  </pic:nvPicPr>
                  <pic:blipFill>
                    <a:blip r:embed="rId12"/>
                    <a:srcRect t="2238" r="17859" b="20837"/>
                    <a:stretch>
                      <a:fillRect/>
                    </a:stretch>
                  </pic:blipFill>
                  <pic:spPr>
                    <a:xfrm>
                      <a:off x="0" y="0"/>
                      <a:ext cx="3580765" cy="6177280"/>
                    </a:xfrm>
                    <a:prstGeom prst="rect">
                      <a:avLst/>
                    </a:prstGeom>
                    <a:noFill/>
                    <a:ln>
                      <a:noFill/>
                    </a:ln>
                  </pic:spPr>
                </pic:pic>
              </a:graphicData>
            </a:graphic>
          </wp:inline>
        </w:drawing>
      </w:r>
    </w:p>
    <w:p w14:paraId="121B92A4">
      <w:pPr>
        <w:pStyle w:val="6"/>
        <w:ind w:left="360"/>
        <w:jc w:val="center"/>
        <w:rPr>
          <w:rFonts w:hint="eastAsia"/>
        </w:rPr>
      </w:pPr>
      <w:r>
        <w:rPr>
          <w:rFonts w:hint="eastAsia" w:ascii="宋体" w:hAnsi="宋体" w:eastAsia="宋体" w:cs="宋体"/>
        </w:rPr>
        <w:t>图 1.4.6 找回密码活动图</w:t>
      </w:r>
    </w:p>
    <w:p w14:paraId="389508CD">
      <w:pPr>
        <w:rPr>
          <w:del w:id="149" w:author="Noncolour" w:date="2025-10-31T14:21:31Z"/>
          <w:rFonts w:hint="eastAsia" w:ascii="宋体" w:hAnsi="宋体" w:eastAsia="宋体" w:cs="宋体"/>
          <w:sz w:val="20"/>
          <w:szCs w:val="20"/>
        </w:rPr>
      </w:pPr>
    </w:p>
    <w:p w14:paraId="54D1DB3B">
      <w:pPr>
        <w:jc w:val="both"/>
        <w:rPr>
          <w:del w:id="151" w:author="Noncolour" w:date="2025-10-31T14:21:29Z"/>
          <w:rFonts w:hint="eastAsia"/>
        </w:rPr>
        <w:pPrChange w:id="150" w:author="Noncolour" w:date="2025-10-31T14:21:30Z">
          <w:pPr>
            <w:jc w:val="center"/>
          </w:pPr>
        </w:pPrChange>
      </w:pPr>
    </w:p>
    <w:p w14:paraId="301882D6">
      <w:pPr>
        <w:jc w:val="both"/>
        <w:rPr>
          <w:del w:id="153" w:author="Noncolour" w:date="2025-10-31T14:21:27Z"/>
        </w:rPr>
        <w:pPrChange w:id="152" w:author="Noncolour" w:date="2025-10-31T14:21:28Z">
          <w:pPr>
            <w:jc w:val="center"/>
          </w:pPr>
        </w:pPrChange>
      </w:pPr>
      <w:del w:id="154" w:author="Noncolour" w:date="2025-10-31T14:21:28Z">
        <w:r>
          <w:rPr>
            <w:rFonts w:hint="eastAsia"/>
            <w:color w:val="FF0000"/>
          </w:rPr>
          <w:br w:type="textWrapping"/>
        </w:r>
      </w:del>
    </w:p>
    <w:p w14:paraId="044DA63F">
      <w:pPr>
        <w:jc w:val="center"/>
        <w:rPr>
          <w:rFonts w:hint="eastAsia"/>
        </w:rPr>
      </w:pPr>
      <w:del w:id="155" w:author="Noncolour" w:date="2025-10-31T14:21:27Z">
        <w:r>
          <w:rPr>
            <w:rFonts w:hint="eastAsia" w:ascii="宋体" w:hAnsi="宋体" w:eastAsia="宋体" w:cs="宋体"/>
          </w:rPr>
          <w:delText>图 1.4.13 举报群组活动图</w:delText>
        </w:r>
      </w:del>
    </w:p>
    <w:p w14:paraId="6DCE8415">
      <w:pPr>
        <w:rPr>
          <w:rFonts w:hint="eastAsia" w:ascii="宋体" w:hAnsi="宋体" w:eastAsia="宋体" w:cs="宋体"/>
        </w:rPr>
      </w:pPr>
    </w:p>
    <w:p w14:paraId="597E6F40">
      <w:pPr>
        <w:pStyle w:val="4"/>
        <w:keepNext w:val="0"/>
        <w:keepLines w:val="0"/>
        <w:widowControl/>
        <w:shd w:val="clear" w:color="auto" w:fill="FFFFFF"/>
        <w:snapToGrid w:val="0"/>
        <w:spacing w:before="0" w:after="0" w:line="360" w:lineRule="auto"/>
        <w:rPr>
          <w:rFonts w:ascii="宋体" w:hAnsi="宋体" w:eastAsia="宋体" w:cs="宋体"/>
          <w:color w:val="000000" w:themeColor="text1"/>
          <w:sz w:val="21"/>
          <w:szCs w:val="21"/>
          <w:shd w:val="clear" w:color="auto" w:fill="FFFFFF"/>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1.4.</w:t>
      </w:r>
      <w:del w:id="156" w:author="Noncolour" w:date="2025-10-31T14:32:29Z">
        <w:r>
          <w:rPr>
            <w:rFonts w:hint="eastAsia" w:ascii="宋体" w:hAnsi="宋体" w:eastAsia="宋体" w:cs="宋体"/>
            <w:color w:val="000000" w:themeColor="text1"/>
            <w:sz w:val="21"/>
            <w:szCs w:val="21"/>
            <w14:textFill>
              <w14:solidFill>
                <w14:schemeClr w14:val="tx1"/>
              </w14:solidFill>
            </w14:textFill>
          </w:rPr>
          <w:delText>1</w:delText>
        </w:r>
      </w:del>
      <w:r>
        <w:rPr>
          <w:rFonts w:hint="eastAsia" w:ascii="宋体" w:hAnsi="宋体" w:eastAsia="宋体" w:cs="宋体"/>
          <w:color w:val="000000" w:themeColor="text1"/>
          <w:sz w:val="21"/>
          <w:szCs w:val="21"/>
          <w14:textFill>
            <w14:solidFill>
              <w14:schemeClr w14:val="tx1"/>
            </w14:solidFill>
          </w14:textFill>
        </w:rPr>
        <w:t>7创建项目</w:t>
      </w:r>
    </w:p>
    <w:p w14:paraId="2DBE7535">
      <w:pPr>
        <w:rPr>
          <w:color w:val="000000" w:themeColor="text1"/>
          <w14:textFill>
            <w14:solidFill>
              <w14:schemeClr w14:val="tx1"/>
            </w14:solidFill>
          </w14:textFill>
        </w:rPr>
      </w:pPr>
    </w:p>
    <w:p w14:paraId="096C320F">
      <w:pPr>
        <w:pStyle w:val="14"/>
        <w:widowControl/>
        <w:shd w:val="clear" w:color="auto" w:fill="FFFFFF"/>
        <w:snapToGrid w:val="0"/>
        <w:spacing w:line="360" w:lineRule="auto"/>
        <w:ind w:left="420" w:leftChars="200"/>
        <w:rPr>
          <w:rFonts w:ascii="Times New Roman" w:hAnsi="Times New Roman" w:eastAsia="宋体"/>
          <w:color w:val="000000" w:themeColor="text1"/>
          <w:sz w:val="21"/>
          <w:szCs w:val="21"/>
          <w14:textFill>
            <w14:solidFill>
              <w14:schemeClr w14:val="tx1"/>
            </w14:solidFill>
          </w14:textFill>
        </w:rPr>
      </w:pPr>
      <w:r>
        <w:rPr>
          <w:rStyle w:val="18"/>
          <w:rFonts w:hint="eastAsia" w:ascii="宋体" w:hAnsi="宋体" w:eastAsia="宋体" w:cs="宋体"/>
          <w:b w:val="0"/>
          <w:color w:val="000000" w:themeColor="text1"/>
          <w:sz w:val="21"/>
          <w:szCs w:val="21"/>
          <w:shd w:val="clear" w:color="auto" w:fill="FFFFFF"/>
          <w14:textFill>
            <w14:solidFill>
              <w14:schemeClr w14:val="tx1"/>
            </w14:solidFill>
          </w14:textFill>
        </w:rPr>
        <w:t>用例名</w:t>
      </w:r>
      <w:r>
        <w:rPr>
          <w:rFonts w:hint="eastAsia" w:ascii="宋体" w:hAnsi="宋体" w:eastAsia="宋体" w:cs="宋体"/>
          <w:color w:val="000000" w:themeColor="text1"/>
          <w:sz w:val="21"/>
          <w:szCs w:val="21"/>
          <w:shd w:val="clear" w:color="auto" w:fill="FFFFFF"/>
          <w14:textFill>
            <w14:solidFill>
              <w14:schemeClr w14:val="tx1"/>
            </w14:solidFill>
          </w14:textFill>
        </w:rPr>
        <w:t>：创建项目</w:t>
      </w:r>
      <w:r>
        <w:rPr>
          <w:rFonts w:hint="eastAsia" w:ascii="宋体" w:hAnsi="宋体" w:eastAsia="宋体" w:cs="宋体"/>
          <w:color w:val="000000" w:themeColor="text1"/>
          <w:sz w:val="21"/>
          <w:szCs w:val="21"/>
          <w:shd w:val="clear" w:color="auto" w:fill="FFFFFF"/>
          <w14:textFill>
            <w14:solidFill>
              <w14:schemeClr w14:val="tx1"/>
            </w14:solidFill>
          </w14:textFill>
        </w:rPr>
        <w:br w:type="textWrapping"/>
      </w:r>
      <w:r>
        <w:rPr>
          <w:rStyle w:val="18"/>
          <w:rFonts w:hint="eastAsia" w:ascii="宋体" w:hAnsi="宋体" w:eastAsia="宋体" w:cs="宋体"/>
          <w:b w:val="0"/>
          <w:color w:val="000000" w:themeColor="text1"/>
          <w:sz w:val="21"/>
          <w:szCs w:val="21"/>
          <w:shd w:val="clear" w:color="auto" w:fill="FFFFFF"/>
          <w14:textFill>
            <w14:solidFill>
              <w14:schemeClr w14:val="tx1"/>
            </w14:solidFill>
          </w14:textFill>
        </w:rPr>
        <w:t>描述</w:t>
      </w:r>
      <w:r>
        <w:rPr>
          <w:rFonts w:hint="eastAsia" w:ascii="宋体" w:hAnsi="宋体" w:eastAsia="宋体" w:cs="宋体"/>
          <w:color w:val="000000" w:themeColor="text1"/>
          <w:sz w:val="21"/>
          <w:szCs w:val="21"/>
          <w:shd w:val="clear" w:color="auto" w:fill="FFFFFF"/>
          <w14:textFill>
            <w14:solidFill>
              <w14:schemeClr w14:val="tx1"/>
            </w14:solidFill>
          </w14:textFill>
        </w:rPr>
        <w:t>：</w:t>
      </w:r>
      <w:r>
        <w:rPr>
          <w:rFonts w:hint="eastAsia" w:ascii="宋体" w:hAnsi="宋体" w:eastAsia="宋体" w:cs="宋体"/>
          <w:color w:val="000000" w:themeColor="text1"/>
          <w:sz w:val="21"/>
          <w:szCs w:val="21"/>
          <w:shd w:val="clear" w:color="auto" w:fill="FFFFFF"/>
          <w:lang w:val="en-US" w:eastAsia="zh-CN"/>
          <w14:textFill>
            <w14:solidFill>
              <w14:schemeClr w14:val="tx1"/>
            </w14:solidFill>
          </w14:textFill>
        </w:rPr>
        <w:t>用户创建新的活动项目，设置项目基本信息</w:t>
      </w:r>
      <w:r>
        <w:rPr>
          <w:rFonts w:hint="eastAsia" w:ascii="宋体" w:hAnsi="宋体" w:eastAsia="宋体" w:cs="宋体"/>
          <w:color w:val="000000" w:themeColor="text1"/>
          <w:sz w:val="21"/>
          <w:szCs w:val="21"/>
          <w:shd w:val="clear" w:color="auto" w:fill="FFFFFF"/>
          <w14:textFill>
            <w14:solidFill>
              <w14:schemeClr w14:val="tx1"/>
            </w14:solidFill>
          </w14:textFill>
        </w:rPr>
        <w:t>。</w:t>
      </w:r>
      <w:r>
        <w:rPr>
          <w:rFonts w:hint="eastAsia" w:ascii="宋体" w:hAnsi="宋体" w:eastAsia="宋体" w:cs="宋体"/>
          <w:color w:val="000000" w:themeColor="text1"/>
          <w:sz w:val="21"/>
          <w:szCs w:val="21"/>
          <w:shd w:val="clear" w:color="auto" w:fill="FFFFFF"/>
          <w14:textFill>
            <w14:solidFill>
              <w14:schemeClr w14:val="tx1"/>
            </w14:solidFill>
          </w14:textFill>
        </w:rPr>
        <w:br w:type="textWrapping"/>
      </w:r>
      <w:r>
        <w:rPr>
          <w:rStyle w:val="18"/>
          <w:rFonts w:hint="eastAsia" w:ascii="宋体" w:hAnsi="宋体" w:eastAsia="宋体" w:cs="宋体"/>
          <w:b w:val="0"/>
          <w:color w:val="000000" w:themeColor="text1"/>
          <w:sz w:val="21"/>
          <w:szCs w:val="21"/>
          <w:shd w:val="clear" w:color="auto" w:fill="FFFFFF"/>
          <w14:textFill>
            <w14:solidFill>
              <w14:schemeClr w14:val="tx1"/>
            </w14:solidFill>
          </w14:textFill>
        </w:rPr>
        <w:t>参与者</w:t>
      </w:r>
      <w:r>
        <w:rPr>
          <w:rFonts w:hint="eastAsia" w:ascii="宋体" w:hAnsi="宋体" w:eastAsia="宋体" w:cs="宋体"/>
          <w:color w:val="000000" w:themeColor="text1"/>
          <w:sz w:val="21"/>
          <w:szCs w:val="21"/>
          <w:shd w:val="clear" w:color="auto" w:fill="FFFFFF"/>
          <w14:textFill>
            <w14:solidFill>
              <w14:schemeClr w14:val="tx1"/>
            </w14:solidFill>
          </w14:textFill>
        </w:rPr>
        <w:t>：用户</w:t>
      </w:r>
      <w:r>
        <w:rPr>
          <w:rFonts w:hint="eastAsia" w:ascii="宋体" w:hAnsi="宋体" w:eastAsia="宋体" w:cs="宋体"/>
          <w:color w:val="000000" w:themeColor="text1"/>
          <w:sz w:val="21"/>
          <w:szCs w:val="21"/>
          <w:shd w:val="clear" w:color="auto" w:fill="FFFFFF"/>
          <w14:textFill>
            <w14:solidFill>
              <w14:schemeClr w14:val="tx1"/>
            </w14:solidFill>
          </w14:textFill>
        </w:rPr>
        <w:br w:type="textWrapping"/>
      </w:r>
      <w:r>
        <w:rPr>
          <w:rStyle w:val="18"/>
          <w:rFonts w:hint="eastAsia" w:ascii="宋体" w:hAnsi="宋体" w:eastAsia="宋体" w:cs="宋体"/>
          <w:b w:val="0"/>
          <w:color w:val="000000" w:themeColor="text1"/>
          <w:sz w:val="21"/>
          <w:szCs w:val="21"/>
          <w:shd w:val="clear" w:color="auto" w:fill="FFFFFF"/>
          <w14:textFill>
            <w14:solidFill>
              <w14:schemeClr w14:val="tx1"/>
            </w14:solidFill>
          </w14:textFill>
        </w:rPr>
        <w:t>前置条件</w:t>
      </w:r>
      <w:r>
        <w:rPr>
          <w:rFonts w:hint="eastAsia" w:ascii="宋体" w:hAnsi="宋体" w:eastAsia="宋体" w:cs="宋体"/>
          <w:color w:val="000000" w:themeColor="text1"/>
          <w:sz w:val="21"/>
          <w:szCs w:val="21"/>
          <w:shd w:val="clear" w:color="auto" w:fill="FFFFFF"/>
          <w14:textFill>
            <w14:solidFill>
              <w14:schemeClr w14:val="tx1"/>
            </w14:solidFill>
          </w14:textFill>
        </w:rPr>
        <w:t>：用户已登录。</w:t>
      </w:r>
      <w:r>
        <w:rPr>
          <w:rFonts w:hint="eastAsia" w:ascii="宋体" w:hAnsi="宋体" w:eastAsia="宋体" w:cs="宋体"/>
          <w:color w:val="000000" w:themeColor="text1"/>
          <w:sz w:val="21"/>
          <w:szCs w:val="21"/>
          <w:shd w:val="clear" w:color="auto" w:fill="FFFFFF"/>
          <w14:textFill>
            <w14:solidFill>
              <w14:schemeClr w14:val="tx1"/>
            </w14:solidFill>
          </w14:textFill>
        </w:rPr>
        <w:br w:type="textWrapping"/>
      </w:r>
      <w:r>
        <w:rPr>
          <w:rStyle w:val="18"/>
          <w:rFonts w:hint="eastAsia" w:ascii="宋体" w:hAnsi="宋体" w:eastAsia="宋体" w:cs="宋体"/>
          <w:b w:val="0"/>
          <w:color w:val="000000" w:themeColor="text1"/>
          <w:sz w:val="21"/>
          <w:szCs w:val="21"/>
          <w:shd w:val="clear" w:color="auto" w:fill="FFFFFF"/>
          <w14:textFill>
            <w14:solidFill>
              <w14:schemeClr w14:val="tx1"/>
            </w14:solidFill>
          </w14:textFill>
        </w:rPr>
        <w:t>活动图</w:t>
      </w:r>
      <w:r>
        <w:rPr>
          <w:rFonts w:hint="eastAsia" w:ascii="宋体" w:hAnsi="宋体" w:eastAsia="宋体" w:cs="宋体"/>
          <w:color w:val="000000" w:themeColor="text1"/>
          <w:sz w:val="21"/>
          <w:szCs w:val="21"/>
          <w:shd w:val="clear" w:color="auto" w:fill="FFFFFF"/>
          <w14:textFill>
            <w14:solidFill>
              <w14:schemeClr w14:val="tx1"/>
            </w14:solidFill>
          </w14:textFill>
        </w:rPr>
        <w:t>：</w:t>
      </w:r>
    </w:p>
    <w:p w14:paraId="5590F223">
      <w:pPr>
        <w:snapToGrid w:val="0"/>
        <w:spacing w:line="360" w:lineRule="auto"/>
        <w:jc w:val="center"/>
        <w:rPr>
          <w:ins w:id="157" w:author="Love Maths [2]" w:date="2025-10-31T17:10:50Z"/>
          <w:color w:val="00B050"/>
        </w:rPr>
      </w:pPr>
    </w:p>
    <w:p w14:paraId="4F32F789">
      <w:pPr>
        <w:snapToGrid w:val="0"/>
        <w:spacing w:line="360" w:lineRule="auto"/>
        <w:jc w:val="center"/>
        <w:rPr>
          <w:rFonts w:ascii="Times New Roman" w:hAnsi="Times New Roman" w:eastAsia="宋体"/>
          <w:color w:val="00B050"/>
          <w:szCs w:val="21"/>
        </w:rPr>
      </w:pPr>
      <w:ins w:id="158" w:author="Love Maths [2]" w:date="2025-10-31T17:10:42Z">
        <w:r>
          <w:rPr>
            <w:color w:val="00B050"/>
          </w:rPr>
          <w:drawing>
            <wp:inline distT="0" distB="0" distL="114300" distR="114300">
              <wp:extent cx="1169670" cy="3269615"/>
              <wp:effectExtent l="0" t="0" r="0" b="0"/>
              <wp:docPr id="2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6"/>
                      <pic:cNvPicPr>
                        <a:picLocks noChangeAspect="1"/>
                      </pic:cNvPicPr>
                    </pic:nvPicPr>
                    <pic:blipFill>
                      <a:blip r:embed="rId13"/>
                      <a:srcRect r="30351" b="32116"/>
                      <a:stretch>
                        <a:fillRect/>
                      </a:stretch>
                    </pic:blipFill>
                    <pic:spPr>
                      <a:xfrm>
                        <a:off x="0" y="0"/>
                        <a:ext cx="1169670" cy="3269615"/>
                      </a:xfrm>
                      <a:prstGeom prst="rect">
                        <a:avLst/>
                      </a:prstGeom>
                      <a:noFill/>
                      <a:ln>
                        <a:noFill/>
                      </a:ln>
                    </pic:spPr>
                  </pic:pic>
                </a:graphicData>
              </a:graphic>
            </wp:inline>
          </w:drawing>
        </w:r>
      </w:ins>
      <w:del w:id="160" w:author="Love Maths [2]" w:date="2025-10-31T17:10:42Z">
        <w:r>
          <w:rPr>
            <w:color w:val="00B050"/>
          </w:rPr>
          <w:drawing>
            <wp:inline distT="0" distB="0" distL="114300" distR="114300">
              <wp:extent cx="958215" cy="2748280"/>
              <wp:effectExtent l="0" t="0" r="0" b="0"/>
              <wp:docPr id="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6"/>
                      <pic:cNvPicPr>
                        <a:picLocks noChangeAspect="1"/>
                      </pic:cNvPicPr>
                    </pic:nvPicPr>
                    <pic:blipFill>
                      <a:blip r:embed="rId13"/>
                      <a:stretch>
                        <a:fillRect/>
                      </a:stretch>
                    </pic:blipFill>
                    <pic:spPr>
                      <a:xfrm>
                        <a:off x="0" y="0"/>
                        <a:ext cx="958215" cy="2748280"/>
                      </a:xfrm>
                      <a:prstGeom prst="rect">
                        <a:avLst/>
                      </a:prstGeom>
                      <a:noFill/>
                      <a:ln>
                        <a:noFill/>
                      </a:ln>
                    </pic:spPr>
                  </pic:pic>
                </a:graphicData>
              </a:graphic>
            </wp:inline>
          </w:drawing>
        </w:r>
      </w:del>
    </w:p>
    <w:p w14:paraId="42250FA4">
      <w:pPr>
        <w:snapToGrid w:val="0"/>
        <w:spacing w:line="36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 1.4.</w:t>
      </w:r>
      <w:del w:id="162" w:author="Noncolour" w:date="2025-10-31T14:32:33Z">
        <w:r>
          <w:rPr>
            <w:rFonts w:hint="eastAsia" w:ascii="宋体" w:hAnsi="宋体" w:eastAsia="宋体" w:cs="宋体"/>
            <w:color w:val="000000" w:themeColor="text1"/>
            <w14:textFill>
              <w14:solidFill>
                <w14:schemeClr w14:val="tx1"/>
              </w14:solidFill>
            </w14:textFill>
          </w:rPr>
          <w:delText>1</w:delText>
        </w:r>
      </w:del>
      <w:r>
        <w:rPr>
          <w:rFonts w:hint="eastAsia" w:ascii="宋体" w:hAnsi="宋体" w:eastAsia="宋体" w:cs="宋体"/>
          <w:color w:val="000000" w:themeColor="text1"/>
          <w14:textFill>
            <w14:solidFill>
              <w14:schemeClr w14:val="tx1"/>
            </w14:solidFill>
          </w14:textFill>
        </w:rPr>
        <w:t>7 创建项目活动图</w:t>
      </w:r>
    </w:p>
    <w:p w14:paraId="0CD8C796">
      <w:pPr>
        <w:snapToGrid w:val="0"/>
        <w:spacing w:line="360" w:lineRule="auto"/>
        <w:jc w:val="center"/>
        <w:rPr>
          <w:rFonts w:hint="eastAsia" w:ascii="宋体" w:hAnsi="宋体" w:eastAsia="宋体" w:cs="宋体"/>
          <w:color w:val="000000" w:themeColor="text1"/>
          <w14:textFill>
            <w14:solidFill>
              <w14:schemeClr w14:val="tx1"/>
            </w14:solidFill>
          </w14:textFill>
        </w:rPr>
      </w:pPr>
    </w:p>
    <w:p w14:paraId="04DD776C">
      <w:pPr>
        <w:pStyle w:val="4"/>
        <w:keepNext w:val="0"/>
        <w:keepLines w:val="0"/>
        <w:widowControl/>
        <w:shd w:val="clear" w:color="auto" w:fill="FFFFFF"/>
        <w:snapToGrid w:val="0"/>
        <w:spacing w:before="0" w:after="0" w:line="360" w:lineRule="auto"/>
        <w:rPr>
          <w:rFonts w:ascii="宋体" w:hAnsi="宋体" w:eastAsia="宋体" w:cs="宋体"/>
          <w:color w:val="000000" w:themeColor="text1"/>
          <w:sz w:val="21"/>
          <w:szCs w:val="21"/>
          <w:shd w:val="clear" w:color="auto" w:fill="FFFFFF"/>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1.4.</w:t>
      </w:r>
      <w:del w:id="163" w:author="Noncolour" w:date="2025-10-31T14:32:35Z">
        <w:r>
          <w:rPr>
            <w:rFonts w:hint="eastAsia" w:ascii="宋体" w:hAnsi="宋体" w:eastAsia="宋体" w:cs="宋体"/>
            <w:color w:val="000000" w:themeColor="text1"/>
            <w:sz w:val="21"/>
            <w:szCs w:val="21"/>
            <w14:textFill>
              <w14:solidFill>
                <w14:schemeClr w14:val="tx1"/>
              </w14:solidFill>
            </w14:textFill>
          </w:rPr>
          <w:delText>1</w:delText>
        </w:r>
      </w:del>
      <w:r>
        <w:rPr>
          <w:rFonts w:hint="eastAsia" w:ascii="宋体" w:hAnsi="宋体" w:eastAsia="宋体" w:cs="宋体"/>
          <w:color w:val="000000" w:themeColor="text1"/>
          <w:sz w:val="21"/>
          <w:szCs w:val="21"/>
          <w14:textFill>
            <w14:solidFill>
              <w14:schemeClr w14:val="tx1"/>
            </w14:solidFill>
          </w14:textFill>
        </w:rPr>
        <w:t>8查找项目</w:t>
      </w:r>
    </w:p>
    <w:p w14:paraId="10D63558">
      <w:pPr>
        <w:snapToGrid w:val="0"/>
        <w:spacing w:line="360" w:lineRule="auto"/>
        <w:jc w:val="center"/>
        <w:rPr>
          <w:rFonts w:ascii="宋体" w:hAnsi="宋体" w:eastAsia="宋体" w:cs="宋体"/>
          <w:color w:val="000000" w:themeColor="text1"/>
          <w14:textFill>
            <w14:solidFill>
              <w14:schemeClr w14:val="tx1"/>
            </w14:solidFill>
          </w14:textFill>
        </w:rPr>
      </w:pPr>
    </w:p>
    <w:p w14:paraId="04F9E8D0">
      <w:pPr>
        <w:pStyle w:val="14"/>
        <w:widowControl/>
        <w:shd w:val="clear" w:color="auto" w:fill="FFFFFF"/>
        <w:snapToGrid w:val="0"/>
        <w:spacing w:line="360" w:lineRule="auto"/>
        <w:ind w:left="420" w:leftChars="200"/>
        <w:rPr>
          <w:rFonts w:hint="eastAsia" w:ascii="宋体" w:hAnsi="宋体" w:eastAsia="宋体" w:cs="宋体"/>
          <w:color w:val="000000" w:themeColor="text1"/>
          <w:sz w:val="21"/>
          <w:szCs w:val="21"/>
          <w14:textFill>
            <w14:solidFill>
              <w14:schemeClr w14:val="tx1"/>
            </w14:solidFill>
          </w14:textFill>
        </w:rPr>
      </w:pPr>
      <w:r>
        <w:rPr>
          <w:rStyle w:val="18"/>
          <w:rFonts w:hint="eastAsia" w:ascii="宋体" w:hAnsi="宋体" w:eastAsia="宋体" w:cs="宋体"/>
          <w:b w:val="0"/>
          <w:color w:val="000000" w:themeColor="text1"/>
          <w:sz w:val="21"/>
          <w:szCs w:val="21"/>
          <w:shd w:val="clear" w:color="auto" w:fill="FFFFFF"/>
          <w14:textFill>
            <w14:solidFill>
              <w14:schemeClr w14:val="tx1"/>
            </w14:solidFill>
          </w14:textFill>
        </w:rPr>
        <w:t>用例名</w:t>
      </w:r>
      <w:r>
        <w:rPr>
          <w:rFonts w:hint="eastAsia" w:ascii="宋体" w:hAnsi="宋体" w:eastAsia="宋体" w:cs="宋体"/>
          <w:color w:val="000000" w:themeColor="text1"/>
          <w:sz w:val="21"/>
          <w:szCs w:val="21"/>
          <w:shd w:val="clear" w:color="auto" w:fill="FFFFFF"/>
          <w14:textFill>
            <w14:solidFill>
              <w14:schemeClr w14:val="tx1"/>
            </w14:solidFill>
          </w14:textFill>
        </w:rPr>
        <w:t>：查找项目</w:t>
      </w:r>
      <w:r>
        <w:rPr>
          <w:rFonts w:hint="eastAsia" w:ascii="宋体" w:hAnsi="宋体" w:eastAsia="宋体" w:cs="宋体"/>
          <w:color w:val="000000" w:themeColor="text1"/>
          <w:sz w:val="21"/>
          <w:szCs w:val="21"/>
          <w:shd w:val="clear" w:color="auto" w:fill="FFFFFF"/>
          <w14:textFill>
            <w14:solidFill>
              <w14:schemeClr w14:val="tx1"/>
            </w14:solidFill>
          </w14:textFill>
        </w:rPr>
        <w:br w:type="textWrapping"/>
      </w:r>
      <w:r>
        <w:rPr>
          <w:rStyle w:val="18"/>
          <w:rFonts w:hint="eastAsia" w:ascii="宋体" w:hAnsi="宋体" w:eastAsia="宋体" w:cs="宋体"/>
          <w:b w:val="0"/>
          <w:color w:val="000000" w:themeColor="text1"/>
          <w:sz w:val="21"/>
          <w:szCs w:val="21"/>
          <w:shd w:val="clear" w:color="auto" w:fill="FFFFFF"/>
          <w14:textFill>
            <w14:solidFill>
              <w14:schemeClr w14:val="tx1"/>
            </w14:solidFill>
          </w14:textFill>
        </w:rPr>
        <w:t>描述</w:t>
      </w:r>
      <w:r>
        <w:rPr>
          <w:rFonts w:hint="eastAsia" w:ascii="宋体" w:hAnsi="宋体" w:eastAsia="宋体" w:cs="宋体"/>
          <w:color w:val="000000" w:themeColor="text1"/>
          <w:sz w:val="21"/>
          <w:szCs w:val="21"/>
          <w:shd w:val="clear" w:color="auto" w:fill="FFFFFF"/>
          <w14:textFill>
            <w14:solidFill>
              <w14:schemeClr w14:val="tx1"/>
            </w14:solidFill>
          </w14:textFill>
        </w:rPr>
        <w:t>：用户根据条件搜索自己参与的项目。</w:t>
      </w:r>
      <w:r>
        <w:rPr>
          <w:rFonts w:hint="eastAsia" w:ascii="宋体" w:hAnsi="宋体" w:eastAsia="宋体" w:cs="宋体"/>
          <w:color w:val="000000" w:themeColor="text1"/>
          <w:sz w:val="21"/>
          <w:szCs w:val="21"/>
          <w:shd w:val="clear" w:color="auto" w:fill="FFFFFF"/>
          <w14:textFill>
            <w14:solidFill>
              <w14:schemeClr w14:val="tx1"/>
            </w14:solidFill>
          </w14:textFill>
        </w:rPr>
        <w:br w:type="textWrapping"/>
      </w:r>
      <w:r>
        <w:rPr>
          <w:rStyle w:val="18"/>
          <w:rFonts w:hint="eastAsia" w:ascii="宋体" w:hAnsi="宋体" w:eastAsia="宋体" w:cs="宋体"/>
          <w:b w:val="0"/>
          <w:color w:val="000000" w:themeColor="text1"/>
          <w:sz w:val="21"/>
          <w:szCs w:val="21"/>
          <w:shd w:val="clear" w:color="auto" w:fill="FFFFFF"/>
          <w14:textFill>
            <w14:solidFill>
              <w14:schemeClr w14:val="tx1"/>
            </w14:solidFill>
          </w14:textFill>
        </w:rPr>
        <w:t>参与者</w:t>
      </w:r>
      <w:r>
        <w:rPr>
          <w:rFonts w:hint="eastAsia" w:ascii="宋体" w:hAnsi="宋体" w:eastAsia="宋体" w:cs="宋体"/>
          <w:color w:val="000000" w:themeColor="text1"/>
          <w:sz w:val="21"/>
          <w:szCs w:val="21"/>
          <w:shd w:val="clear" w:color="auto" w:fill="FFFFFF"/>
          <w14:textFill>
            <w14:solidFill>
              <w14:schemeClr w14:val="tx1"/>
            </w14:solidFill>
          </w14:textFill>
        </w:rPr>
        <w:t>：用户</w:t>
      </w:r>
      <w:r>
        <w:rPr>
          <w:rFonts w:hint="eastAsia" w:ascii="宋体" w:hAnsi="宋体" w:eastAsia="宋体" w:cs="宋体"/>
          <w:color w:val="000000" w:themeColor="text1"/>
          <w:sz w:val="21"/>
          <w:szCs w:val="21"/>
          <w:shd w:val="clear" w:color="auto" w:fill="FFFFFF"/>
          <w14:textFill>
            <w14:solidFill>
              <w14:schemeClr w14:val="tx1"/>
            </w14:solidFill>
          </w14:textFill>
        </w:rPr>
        <w:br w:type="textWrapping"/>
      </w:r>
      <w:r>
        <w:rPr>
          <w:rStyle w:val="18"/>
          <w:rFonts w:hint="eastAsia" w:ascii="宋体" w:hAnsi="宋体" w:eastAsia="宋体" w:cs="宋体"/>
          <w:b w:val="0"/>
          <w:color w:val="000000" w:themeColor="text1"/>
          <w:sz w:val="21"/>
          <w:szCs w:val="21"/>
          <w:shd w:val="clear" w:color="auto" w:fill="FFFFFF"/>
          <w14:textFill>
            <w14:solidFill>
              <w14:schemeClr w14:val="tx1"/>
            </w14:solidFill>
          </w14:textFill>
        </w:rPr>
        <w:t>前置条件</w:t>
      </w:r>
      <w:r>
        <w:rPr>
          <w:rFonts w:hint="eastAsia" w:ascii="宋体" w:hAnsi="宋体" w:eastAsia="宋体" w:cs="宋体"/>
          <w:color w:val="000000" w:themeColor="text1"/>
          <w:sz w:val="21"/>
          <w:szCs w:val="21"/>
          <w:shd w:val="clear" w:color="auto" w:fill="FFFFFF"/>
          <w14:textFill>
            <w14:solidFill>
              <w14:schemeClr w14:val="tx1"/>
            </w14:solidFill>
          </w14:textFill>
        </w:rPr>
        <w:t>：用户已登录。</w:t>
      </w:r>
      <w:r>
        <w:rPr>
          <w:rFonts w:hint="eastAsia" w:ascii="宋体" w:hAnsi="宋体" w:eastAsia="宋体" w:cs="宋体"/>
          <w:color w:val="000000" w:themeColor="text1"/>
          <w:sz w:val="21"/>
          <w:szCs w:val="21"/>
          <w:shd w:val="clear" w:color="auto" w:fill="FFFFFF"/>
          <w14:textFill>
            <w14:solidFill>
              <w14:schemeClr w14:val="tx1"/>
            </w14:solidFill>
          </w14:textFill>
        </w:rPr>
        <w:br w:type="textWrapping"/>
      </w:r>
      <w:r>
        <w:rPr>
          <w:rStyle w:val="18"/>
          <w:rFonts w:hint="eastAsia" w:ascii="宋体" w:hAnsi="宋体" w:eastAsia="宋体" w:cs="宋体"/>
          <w:b w:val="0"/>
          <w:color w:val="000000" w:themeColor="text1"/>
          <w:sz w:val="21"/>
          <w:szCs w:val="21"/>
          <w:shd w:val="clear" w:color="auto" w:fill="FFFFFF"/>
          <w14:textFill>
            <w14:solidFill>
              <w14:schemeClr w14:val="tx1"/>
            </w14:solidFill>
          </w14:textFill>
        </w:rPr>
        <w:t>活动图</w:t>
      </w:r>
      <w:r>
        <w:rPr>
          <w:rFonts w:hint="eastAsia" w:ascii="宋体" w:hAnsi="宋体" w:eastAsia="宋体" w:cs="宋体"/>
          <w:color w:val="000000" w:themeColor="text1"/>
          <w:sz w:val="21"/>
          <w:szCs w:val="21"/>
          <w:shd w:val="clear" w:color="auto" w:fill="FFFFFF"/>
          <w14:textFill>
            <w14:solidFill>
              <w14:schemeClr w14:val="tx1"/>
            </w14:solidFill>
          </w14:textFill>
        </w:rPr>
        <w:t>：</w:t>
      </w:r>
    </w:p>
    <w:p w14:paraId="598377D5">
      <w:pPr>
        <w:snapToGrid w:val="0"/>
        <w:spacing w:line="360" w:lineRule="auto"/>
        <w:jc w:val="center"/>
        <w:rPr>
          <w:rFonts w:ascii="Times New Roman" w:hAnsi="Times New Roman" w:eastAsia="宋体"/>
          <w:color w:val="00B050"/>
          <w:szCs w:val="21"/>
        </w:rPr>
      </w:pPr>
      <w:r>
        <w:rPr>
          <w:rFonts w:ascii="Times New Roman" w:hAnsi="Times New Roman" w:eastAsia="宋体"/>
          <w:color w:val="00B050"/>
          <w:szCs w:val="21"/>
        </w:rPr>
        <w:drawing>
          <wp:inline distT="0" distB="0" distL="114300" distR="114300">
            <wp:extent cx="1257300" cy="3876675"/>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4"/>
                    <a:stretch>
                      <a:fillRect/>
                    </a:stretch>
                  </pic:blipFill>
                  <pic:spPr>
                    <a:xfrm>
                      <a:off x="0" y="0"/>
                      <a:ext cx="1257300" cy="3876675"/>
                    </a:xfrm>
                    <a:prstGeom prst="rect">
                      <a:avLst/>
                    </a:prstGeom>
                    <a:noFill/>
                    <a:ln>
                      <a:noFill/>
                    </a:ln>
                  </pic:spPr>
                </pic:pic>
              </a:graphicData>
            </a:graphic>
          </wp:inline>
        </w:drawing>
      </w:r>
    </w:p>
    <w:p w14:paraId="00947E69">
      <w:pPr>
        <w:snapToGrid w:val="0"/>
        <w:spacing w:line="360" w:lineRule="auto"/>
        <w:jc w:val="center"/>
        <w:rPr>
          <w:rFonts w:ascii="Times New Roman" w:hAnsi="Times New Roman" w:eastAsia="宋体"/>
          <w:color w:val="000000" w:themeColor="text1"/>
          <w:szCs w:val="21"/>
          <w:rPrChange w:id="164" w:author="Noncolour" w:date="2025-10-31T14:12:20Z">
            <w:rPr>
              <w:rFonts w:ascii="Times New Roman" w:hAnsi="Times New Roman" w:eastAsia="宋体"/>
              <w:color w:val="00B050"/>
              <w:szCs w:val="21"/>
            </w:rPr>
          </w:rPrChange>
          <w14:textFill>
            <w14:solidFill>
              <w14:schemeClr w14:val="tx1"/>
            </w14:solidFill>
          </w14:textFill>
        </w:rPr>
      </w:pPr>
      <w:r>
        <w:rPr>
          <w:rFonts w:hint="eastAsia" w:ascii="宋体" w:hAnsi="宋体" w:eastAsia="宋体" w:cs="宋体"/>
          <w:color w:val="000000" w:themeColor="text1"/>
          <w:rPrChange w:id="165" w:author="Noncolour" w:date="2025-10-31T14:12:20Z">
            <w:rPr>
              <w:rFonts w:hint="eastAsia" w:ascii="宋体" w:hAnsi="宋体" w:eastAsia="宋体" w:cs="宋体"/>
              <w:color w:val="00B050"/>
            </w:rPr>
          </w:rPrChange>
          <w14:textFill>
            <w14:solidFill>
              <w14:schemeClr w14:val="tx1"/>
            </w14:solidFill>
          </w14:textFill>
        </w:rPr>
        <w:t>图 1.4.</w:t>
      </w:r>
      <w:del w:id="166" w:author="Noncolour" w:date="2025-10-31T14:32:38Z">
        <w:r>
          <w:rPr>
            <w:rFonts w:hint="eastAsia" w:ascii="宋体" w:hAnsi="宋体" w:eastAsia="宋体" w:cs="宋体"/>
            <w:color w:val="000000" w:themeColor="text1"/>
            <w:rPrChange w:id="167" w:author="Noncolour" w:date="2025-10-31T14:12:20Z">
              <w:rPr>
                <w:rFonts w:hint="eastAsia" w:ascii="宋体" w:hAnsi="宋体" w:eastAsia="宋体" w:cs="宋体"/>
                <w:color w:val="00B050"/>
              </w:rPr>
            </w:rPrChange>
            <w14:textFill>
              <w14:solidFill>
                <w14:schemeClr w14:val="tx1"/>
              </w14:solidFill>
            </w14:textFill>
          </w:rPr>
          <w:delText>1</w:delText>
        </w:r>
      </w:del>
      <w:r>
        <w:rPr>
          <w:rFonts w:hint="eastAsia" w:ascii="宋体" w:hAnsi="宋体" w:eastAsia="宋体" w:cs="宋体"/>
          <w:color w:val="000000" w:themeColor="text1"/>
          <w:rPrChange w:id="168" w:author="Noncolour" w:date="2025-10-31T14:12:20Z">
            <w:rPr>
              <w:rFonts w:hint="eastAsia" w:ascii="宋体" w:hAnsi="宋体" w:eastAsia="宋体" w:cs="宋体"/>
              <w:color w:val="00B050"/>
            </w:rPr>
          </w:rPrChange>
          <w14:textFill>
            <w14:solidFill>
              <w14:schemeClr w14:val="tx1"/>
            </w14:solidFill>
          </w14:textFill>
        </w:rPr>
        <w:t>8 查找项目活动图</w:t>
      </w:r>
    </w:p>
    <w:p w14:paraId="19E82DC7">
      <w:pPr>
        <w:snapToGrid w:val="0"/>
        <w:spacing w:line="360" w:lineRule="auto"/>
        <w:jc w:val="center"/>
        <w:rPr>
          <w:rFonts w:ascii="Times New Roman" w:hAnsi="Times New Roman" w:eastAsia="宋体"/>
          <w:color w:val="000000" w:themeColor="text1"/>
          <w:szCs w:val="21"/>
          <w:rPrChange w:id="169" w:author="Noncolour" w:date="2025-10-31T14:12:20Z">
            <w:rPr>
              <w:rFonts w:ascii="Times New Roman" w:hAnsi="Times New Roman" w:eastAsia="宋体"/>
              <w:color w:val="00B050"/>
              <w:szCs w:val="21"/>
            </w:rPr>
          </w:rPrChange>
          <w14:textFill>
            <w14:solidFill>
              <w14:schemeClr w14:val="tx1"/>
            </w14:solidFill>
          </w14:textFill>
        </w:rPr>
      </w:pPr>
    </w:p>
    <w:p w14:paraId="59D33740">
      <w:pPr>
        <w:pStyle w:val="4"/>
        <w:keepNext w:val="0"/>
        <w:keepLines w:val="0"/>
        <w:widowControl/>
        <w:shd w:val="clear" w:color="auto" w:fill="FFFFFF"/>
        <w:snapToGrid w:val="0"/>
        <w:spacing w:before="0" w:after="0" w:line="360" w:lineRule="auto"/>
        <w:rPr>
          <w:rFonts w:ascii="宋体" w:hAnsi="宋体" w:eastAsia="宋体" w:cs="宋体"/>
          <w:color w:val="000000" w:themeColor="text1"/>
          <w:sz w:val="21"/>
          <w:szCs w:val="21"/>
          <w:rPrChange w:id="170" w:author="Noncolour" w:date="2025-10-31T14:12:20Z">
            <w:rPr>
              <w:rFonts w:ascii="宋体" w:hAnsi="宋体" w:eastAsia="宋体" w:cs="宋体"/>
              <w:color w:val="00B050"/>
              <w:sz w:val="21"/>
              <w:szCs w:val="21"/>
            </w:rPr>
          </w:rPrChange>
          <w14:textFill>
            <w14:solidFill>
              <w14:schemeClr w14:val="tx1"/>
            </w14:solidFill>
          </w14:textFill>
        </w:rPr>
      </w:pPr>
      <w:r>
        <w:rPr>
          <w:rFonts w:hint="eastAsia" w:ascii="宋体" w:hAnsi="宋体" w:eastAsia="宋体" w:cs="宋体"/>
          <w:color w:val="000000" w:themeColor="text1"/>
          <w:sz w:val="21"/>
          <w:szCs w:val="21"/>
          <w:rPrChange w:id="171" w:author="Noncolour" w:date="2025-10-31T14:12:20Z">
            <w:rPr>
              <w:rFonts w:hint="eastAsia" w:ascii="宋体" w:hAnsi="宋体" w:eastAsia="宋体" w:cs="宋体"/>
              <w:color w:val="00B050"/>
              <w:sz w:val="21"/>
              <w:szCs w:val="21"/>
            </w:rPr>
          </w:rPrChange>
          <w14:textFill>
            <w14:solidFill>
              <w14:schemeClr w14:val="tx1"/>
            </w14:solidFill>
          </w14:textFill>
        </w:rPr>
        <w:t>1.4.</w:t>
      </w:r>
      <w:del w:id="172" w:author="Noncolour" w:date="2025-10-31T14:32:40Z">
        <w:r>
          <w:rPr>
            <w:rFonts w:hint="eastAsia" w:ascii="宋体" w:hAnsi="宋体" w:eastAsia="宋体" w:cs="宋体"/>
            <w:color w:val="000000" w:themeColor="text1"/>
            <w:sz w:val="21"/>
            <w:szCs w:val="21"/>
            <w:rPrChange w:id="173" w:author="Noncolour" w:date="2025-10-31T14:12:20Z">
              <w:rPr>
                <w:rFonts w:hint="eastAsia" w:ascii="宋体" w:hAnsi="宋体" w:eastAsia="宋体" w:cs="宋体"/>
                <w:color w:val="00B050"/>
                <w:sz w:val="21"/>
                <w:szCs w:val="21"/>
              </w:rPr>
            </w:rPrChange>
            <w14:textFill>
              <w14:solidFill>
                <w14:schemeClr w14:val="tx1"/>
              </w14:solidFill>
            </w14:textFill>
          </w:rPr>
          <w:delText>1</w:delText>
        </w:r>
      </w:del>
      <w:r>
        <w:rPr>
          <w:rFonts w:hint="eastAsia" w:ascii="宋体" w:hAnsi="宋体" w:eastAsia="宋体" w:cs="宋体"/>
          <w:color w:val="000000" w:themeColor="text1"/>
          <w:sz w:val="21"/>
          <w:szCs w:val="21"/>
          <w:rPrChange w:id="174" w:author="Noncolour" w:date="2025-10-31T14:12:20Z">
            <w:rPr>
              <w:rFonts w:hint="eastAsia" w:ascii="宋体" w:hAnsi="宋体" w:eastAsia="宋体" w:cs="宋体"/>
              <w:color w:val="00B050"/>
              <w:sz w:val="21"/>
              <w:szCs w:val="21"/>
            </w:rPr>
          </w:rPrChange>
          <w14:textFill>
            <w14:solidFill>
              <w14:schemeClr w14:val="tx1"/>
            </w14:solidFill>
          </w14:textFill>
        </w:rPr>
        <w:t>9修改项目信息</w:t>
      </w:r>
    </w:p>
    <w:p w14:paraId="4BC18702">
      <w:pPr>
        <w:pStyle w:val="14"/>
        <w:widowControl/>
        <w:shd w:val="clear" w:color="auto" w:fill="FFFFFF"/>
        <w:snapToGrid w:val="0"/>
        <w:spacing w:line="360" w:lineRule="auto"/>
        <w:ind w:left="420" w:leftChars="200"/>
        <w:rPr>
          <w:rFonts w:ascii="Times New Roman" w:hAnsi="Times New Roman" w:eastAsia="宋体"/>
          <w:color w:val="000000" w:themeColor="text1"/>
          <w:sz w:val="21"/>
          <w:szCs w:val="21"/>
          <w:rPrChange w:id="175" w:author="Noncolour" w:date="2025-10-31T14:12:20Z">
            <w:rPr>
              <w:rFonts w:ascii="Times New Roman" w:hAnsi="Times New Roman" w:eastAsia="宋体"/>
              <w:color w:val="00B050"/>
              <w:sz w:val="21"/>
              <w:szCs w:val="21"/>
            </w:rPr>
          </w:rPrChange>
          <w14:textFill>
            <w14:solidFill>
              <w14:schemeClr w14:val="tx1"/>
            </w14:solidFill>
          </w14:textFill>
        </w:rPr>
      </w:pPr>
      <w:r>
        <w:rPr>
          <w:rStyle w:val="18"/>
          <w:rFonts w:hint="eastAsia" w:ascii="宋体" w:hAnsi="宋体" w:eastAsia="宋体" w:cs="宋体"/>
          <w:b/>
          <w:color w:val="000000" w:themeColor="text1"/>
          <w:sz w:val="21"/>
          <w:szCs w:val="21"/>
          <w:shd w:val="clear" w:color="auto" w:fill="FFFFFF"/>
          <w:rPrChange w:id="176" w:author="Noncolour" w:date="2025-10-31T14:12:20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color w:val="000000" w:themeColor="text1"/>
          <w:sz w:val="21"/>
          <w:szCs w:val="21"/>
          <w:shd w:val="clear" w:color="auto" w:fill="FFFFFF"/>
          <w:rPrChange w:id="177" w:author="Noncolour" w:date="2025-10-31T14:12:20Z">
            <w:rPr>
              <w:rFonts w:hint="eastAsia" w:ascii="宋体" w:hAnsi="宋体" w:eastAsia="宋体" w:cs="宋体"/>
              <w:color w:val="00B050"/>
              <w:sz w:val="21"/>
              <w:szCs w:val="21"/>
              <w:shd w:val="clear" w:color="auto" w:fill="FFFFFF"/>
            </w:rPr>
          </w:rPrChange>
          <w14:textFill>
            <w14:solidFill>
              <w14:schemeClr w14:val="tx1"/>
            </w14:solidFill>
          </w14:textFill>
        </w:rPr>
        <w:t>：修改项目信息</w:t>
      </w:r>
      <w:r>
        <w:rPr>
          <w:rFonts w:hint="eastAsia" w:ascii="宋体" w:hAnsi="宋体" w:eastAsia="宋体" w:cs="宋体"/>
          <w:color w:val="000000" w:themeColor="text1"/>
          <w:sz w:val="21"/>
          <w:szCs w:val="21"/>
          <w:shd w:val="clear" w:color="auto" w:fill="FFFFFF"/>
          <w:rPrChange w:id="178" w:author="Noncolour" w:date="2025-10-31T14:12:20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179" w:author="Noncolour" w:date="2025-10-31T14:12:20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color w:val="000000" w:themeColor="text1"/>
          <w:sz w:val="21"/>
          <w:szCs w:val="21"/>
          <w:shd w:val="clear" w:color="auto" w:fill="FFFFFF"/>
          <w:rPrChange w:id="180" w:author="Noncolour" w:date="2025-10-31T14:12:20Z">
            <w:rPr>
              <w:rFonts w:hint="eastAsia" w:ascii="宋体" w:hAnsi="宋体" w:eastAsia="宋体" w:cs="宋体"/>
              <w:color w:val="00B050"/>
              <w:sz w:val="21"/>
              <w:szCs w:val="21"/>
              <w:shd w:val="clear" w:color="auto" w:fill="FFFFFF"/>
            </w:rPr>
          </w:rPrChange>
          <w14:textFill>
            <w14:solidFill>
              <w14:schemeClr w14:val="tx1"/>
            </w14:solidFill>
          </w14:textFill>
        </w:rPr>
        <w:t>：组织者修改项目的名称、预算、描述等信息。</w:t>
      </w:r>
      <w:r>
        <w:rPr>
          <w:rFonts w:hint="eastAsia" w:ascii="宋体" w:hAnsi="宋体" w:eastAsia="宋体" w:cs="宋体"/>
          <w:color w:val="000000" w:themeColor="text1"/>
          <w:sz w:val="21"/>
          <w:szCs w:val="21"/>
          <w:shd w:val="clear" w:color="auto" w:fill="FFFFFF"/>
          <w:rPrChange w:id="181" w:author="Noncolour" w:date="2025-10-31T14:12:20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182" w:author="Noncolour" w:date="2025-10-31T14:12:20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color w:val="000000" w:themeColor="text1"/>
          <w:sz w:val="21"/>
          <w:szCs w:val="21"/>
          <w:shd w:val="clear" w:color="auto" w:fill="FFFFFF"/>
          <w:rPrChange w:id="183" w:author="Noncolour" w:date="2025-10-31T14:12:20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color w:val="000000" w:themeColor="text1"/>
          <w:sz w:val="21"/>
          <w:szCs w:val="21"/>
          <w:shd w:val="clear" w:color="auto" w:fill="FFFFFF"/>
          <w:rPrChange w:id="184" w:author="Noncolour" w:date="2025-10-31T14:12:20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185" w:author="Noncolour" w:date="2025-10-31T14:12:20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color w:val="000000" w:themeColor="text1"/>
          <w:sz w:val="21"/>
          <w:szCs w:val="21"/>
          <w:shd w:val="clear" w:color="auto" w:fill="FFFFFF"/>
          <w:rPrChange w:id="186" w:author="Noncolour" w:date="2025-10-31T14:12:20Z">
            <w:rPr>
              <w:rFonts w:hint="eastAsia" w:ascii="宋体" w:hAnsi="宋体" w:eastAsia="宋体" w:cs="宋体"/>
              <w:color w:val="00B050"/>
              <w:sz w:val="21"/>
              <w:szCs w:val="21"/>
              <w:shd w:val="clear" w:color="auto" w:fill="FFFFFF"/>
            </w:rPr>
          </w:rPrChange>
          <w14:textFill>
            <w14:solidFill>
              <w14:schemeClr w14:val="tx1"/>
            </w14:solidFill>
          </w14:textFill>
        </w:rPr>
        <w:t>：用户是项目组织者且项目未结束。</w:t>
      </w:r>
      <w:r>
        <w:rPr>
          <w:rFonts w:hint="eastAsia" w:ascii="宋体" w:hAnsi="宋体" w:eastAsia="宋体" w:cs="宋体"/>
          <w:color w:val="000000" w:themeColor="text1"/>
          <w:sz w:val="21"/>
          <w:szCs w:val="21"/>
          <w:shd w:val="clear" w:color="auto" w:fill="FFFFFF"/>
          <w:rPrChange w:id="187" w:author="Noncolour" w:date="2025-10-31T14:12:20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188" w:author="Noncolour" w:date="2025-10-31T14:12:20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color w:val="000000" w:themeColor="text1"/>
          <w:sz w:val="21"/>
          <w:szCs w:val="21"/>
          <w:shd w:val="clear" w:color="auto" w:fill="FFFFFF"/>
          <w:rPrChange w:id="189" w:author="Noncolour" w:date="2025-10-31T14:12:20Z">
            <w:rPr>
              <w:rFonts w:hint="eastAsia" w:ascii="宋体" w:hAnsi="宋体" w:eastAsia="宋体" w:cs="宋体"/>
              <w:color w:val="00B050"/>
              <w:sz w:val="21"/>
              <w:szCs w:val="21"/>
              <w:shd w:val="clear" w:color="auto" w:fill="FFFFFF"/>
            </w:rPr>
          </w:rPrChange>
          <w14:textFill>
            <w14:solidFill>
              <w14:schemeClr w14:val="tx1"/>
            </w14:solidFill>
          </w14:textFill>
        </w:rPr>
        <w:t>：</w:t>
      </w:r>
    </w:p>
    <w:p w14:paraId="057FF6EE">
      <w:pPr>
        <w:snapToGrid w:val="0"/>
        <w:spacing w:line="360" w:lineRule="auto"/>
        <w:jc w:val="center"/>
        <w:rPr>
          <w:color w:val="00B050"/>
        </w:rPr>
      </w:pPr>
      <w:r>
        <w:rPr>
          <w:color w:val="00B050"/>
        </w:rPr>
        <w:drawing>
          <wp:inline distT="0" distB="0" distL="114300" distR="114300">
            <wp:extent cx="1257300" cy="4200525"/>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5"/>
                    <a:stretch>
                      <a:fillRect/>
                    </a:stretch>
                  </pic:blipFill>
                  <pic:spPr>
                    <a:xfrm>
                      <a:off x="0" y="0"/>
                      <a:ext cx="1257300" cy="4200525"/>
                    </a:xfrm>
                    <a:prstGeom prst="rect">
                      <a:avLst/>
                    </a:prstGeom>
                    <a:noFill/>
                    <a:ln>
                      <a:noFill/>
                    </a:ln>
                  </pic:spPr>
                </pic:pic>
              </a:graphicData>
            </a:graphic>
          </wp:inline>
        </w:drawing>
      </w:r>
    </w:p>
    <w:p w14:paraId="1923EA22">
      <w:pPr>
        <w:snapToGrid w:val="0"/>
        <w:spacing w:line="360" w:lineRule="auto"/>
        <w:jc w:val="center"/>
        <w:rPr>
          <w:rFonts w:hint="eastAsia" w:ascii="宋体" w:hAnsi="宋体" w:eastAsia="宋体" w:cs="宋体"/>
          <w:color w:val="000000" w:themeColor="text1"/>
          <w:rPrChange w:id="190" w:author="Noncolour" w:date="2025-10-31T14:12:25Z">
            <w:rPr>
              <w:rFonts w:hint="eastAsia" w:ascii="宋体" w:hAnsi="宋体" w:eastAsia="宋体" w:cs="宋体"/>
              <w:color w:val="00B050"/>
            </w:rPr>
          </w:rPrChange>
          <w14:textFill>
            <w14:solidFill>
              <w14:schemeClr w14:val="tx1"/>
            </w14:solidFill>
          </w14:textFill>
        </w:rPr>
      </w:pPr>
      <w:r>
        <w:rPr>
          <w:rFonts w:hint="eastAsia" w:ascii="宋体" w:hAnsi="宋体" w:eastAsia="宋体" w:cs="宋体"/>
          <w:color w:val="000000" w:themeColor="text1"/>
          <w:rPrChange w:id="191" w:author="Noncolour" w:date="2025-10-31T14:12:25Z">
            <w:rPr>
              <w:rFonts w:hint="eastAsia" w:ascii="宋体" w:hAnsi="宋体" w:eastAsia="宋体" w:cs="宋体"/>
              <w:color w:val="00B050"/>
            </w:rPr>
          </w:rPrChange>
          <w14:textFill>
            <w14:solidFill>
              <w14:schemeClr w14:val="tx1"/>
            </w14:solidFill>
          </w14:textFill>
        </w:rPr>
        <w:t>图 1.4.</w:t>
      </w:r>
      <w:del w:id="192" w:author="Noncolour" w:date="2025-10-31T14:32:43Z">
        <w:r>
          <w:rPr>
            <w:rFonts w:hint="eastAsia" w:ascii="宋体" w:hAnsi="宋体" w:eastAsia="宋体" w:cs="宋体"/>
            <w:color w:val="000000" w:themeColor="text1"/>
            <w:rPrChange w:id="193" w:author="Noncolour" w:date="2025-10-31T14:12:25Z">
              <w:rPr>
                <w:rFonts w:hint="eastAsia" w:ascii="宋体" w:hAnsi="宋体" w:eastAsia="宋体" w:cs="宋体"/>
                <w:color w:val="00B050"/>
              </w:rPr>
            </w:rPrChange>
            <w14:textFill>
              <w14:solidFill>
                <w14:schemeClr w14:val="tx1"/>
              </w14:solidFill>
            </w14:textFill>
          </w:rPr>
          <w:delText>1</w:delText>
        </w:r>
      </w:del>
      <w:r>
        <w:rPr>
          <w:rFonts w:hint="eastAsia" w:ascii="宋体" w:hAnsi="宋体" w:eastAsia="宋体" w:cs="宋体"/>
          <w:color w:val="000000" w:themeColor="text1"/>
          <w:rPrChange w:id="194" w:author="Noncolour" w:date="2025-10-31T14:12:25Z">
            <w:rPr>
              <w:rFonts w:hint="eastAsia" w:ascii="宋体" w:hAnsi="宋体" w:eastAsia="宋体" w:cs="宋体"/>
              <w:color w:val="00B050"/>
            </w:rPr>
          </w:rPrChange>
          <w14:textFill>
            <w14:solidFill>
              <w14:schemeClr w14:val="tx1"/>
            </w14:solidFill>
          </w14:textFill>
        </w:rPr>
        <w:t>9 修改项目信息活动图</w:t>
      </w:r>
    </w:p>
    <w:p w14:paraId="3E801FE8">
      <w:pPr>
        <w:pStyle w:val="4"/>
        <w:keepNext w:val="0"/>
        <w:keepLines w:val="0"/>
        <w:widowControl/>
        <w:shd w:val="clear" w:color="auto" w:fill="FFFFFF"/>
        <w:snapToGrid w:val="0"/>
        <w:spacing w:before="0" w:after="0" w:line="360" w:lineRule="auto"/>
        <w:rPr>
          <w:rFonts w:hint="eastAsia" w:ascii="宋体" w:hAnsi="宋体" w:eastAsia="宋体" w:cs="宋体"/>
          <w:color w:val="000000" w:themeColor="text1"/>
          <w:sz w:val="21"/>
          <w:szCs w:val="21"/>
          <w:rPrChange w:id="195" w:author="Noncolour" w:date="2025-10-31T14:12:25Z">
            <w:rPr>
              <w:rFonts w:hint="eastAsia" w:ascii="宋体" w:hAnsi="宋体" w:eastAsia="宋体" w:cs="宋体"/>
              <w:color w:val="00B050"/>
              <w:sz w:val="21"/>
              <w:szCs w:val="21"/>
            </w:rPr>
          </w:rPrChange>
          <w14:textFill>
            <w14:solidFill>
              <w14:schemeClr w14:val="tx1"/>
            </w14:solidFill>
          </w14:textFill>
        </w:rPr>
      </w:pPr>
      <w:r>
        <w:rPr>
          <w:rFonts w:hint="eastAsia" w:ascii="宋体" w:hAnsi="宋体" w:eastAsia="宋体" w:cs="宋体"/>
          <w:color w:val="000000" w:themeColor="text1"/>
          <w:sz w:val="21"/>
          <w:szCs w:val="21"/>
          <w:rPrChange w:id="196" w:author="Noncolour" w:date="2025-10-31T14:12:25Z">
            <w:rPr>
              <w:rFonts w:hint="eastAsia" w:ascii="宋体" w:hAnsi="宋体" w:eastAsia="宋体" w:cs="宋体"/>
              <w:color w:val="00B050"/>
              <w:sz w:val="21"/>
              <w:szCs w:val="21"/>
            </w:rPr>
          </w:rPrChange>
          <w14:textFill>
            <w14:solidFill>
              <w14:schemeClr w14:val="tx1"/>
            </w14:solidFill>
          </w14:textFill>
        </w:rPr>
        <w:t>1.4.</w:t>
      </w:r>
      <w:ins w:id="197" w:author="Noncolour" w:date="2025-10-31T14:32:45Z">
        <w:r>
          <w:rPr>
            <w:rFonts w:hint="eastAsia" w:ascii="宋体" w:hAnsi="宋体" w:eastAsia="宋体" w:cs="宋体"/>
            <w:color w:val="000000" w:themeColor="text1"/>
            <w:sz w:val="21"/>
            <w:szCs w:val="21"/>
            <w:lang w:val="en-US" w:eastAsia="zh-CN"/>
            <w14:textFill>
              <w14:solidFill>
                <w14:schemeClr w14:val="tx1"/>
              </w14:solidFill>
            </w14:textFill>
          </w:rPr>
          <w:t>1</w:t>
        </w:r>
      </w:ins>
      <w:del w:id="198" w:author="Noncolour" w:date="2025-10-31T14:32:45Z">
        <w:r>
          <w:rPr>
            <w:rFonts w:hint="eastAsia" w:ascii="宋体" w:hAnsi="宋体" w:eastAsia="宋体" w:cs="宋体"/>
            <w:color w:val="000000" w:themeColor="text1"/>
            <w:sz w:val="21"/>
            <w:szCs w:val="21"/>
            <w:rPrChange w:id="199" w:author="Noncolour" w:date="2025-10-31T14:12:25Z">
              <w:rPr>
                <w:rFonts w:hint="eastAsia" w:ascii="宋体" w:hAnsi="宋体" w:eastAsia="宋体" w:cs="宋体"/>
                <w:color w:val="00B050"/>
                <w:sz w:val="21"/>
                <w:szCs w:val="21"/>
              </w:rPr>
            </w:rPrChange>
            <w14:textFill>
              <w14:solidFill>
                <w14:schemeClr w14:val="tx1"/>
              </w14:solidFill>
            </w14:textFill>
          </w:rPr>
          <w:delText>2</w:delText>
        </w:r>
      </w:del>
      <w:r>
        <w:rPr>
          <w:rFonts w:hint="eastAsia" w:ascii="宋体" w:hAnsi="宋体" w:eastAsia="宋体" w:cs="宋体"/>
          <w:color w:val="000000" w:themeColor="text1"/>
          <w:sz w:val="21"/>
          <w:szCs w:val="21"/>
          <w:rPrChange w:id="200" w:author="Noncolour" w:date="2025-10-31T14:12:25Z">
            <w:rPr>
              <w:rFonts w:hint="eastAsia" w:ascii="宋体" w:hAnsi="宋体" w:eastAsia="宋体" w:cs="宋体"/>
              <w:color w:val="00B050"/>
              <w:sz w:val="21"/>
              <w:szCs w:val="21"/>
            </w:rPr>
          </w:rPrChange>
          <w14:textFill>
            <w14:solidFill>
              <w14:schemeClr w14:val="tx1"/>
            </w14:solidFill>
          </w14:textFill>
        </w:rPr>
        <w:t>0删除项目</w:t>
      </w:r>
    </w:p>
    <w:p w14:paraId="707D92F0">
      <w:pPr>
        <w:rPr>
          <w:color w:val="000000" w:themeColor="text1"/>
          <w:rPrChange w:id="201" w:author="Noncolour" w:date="2025-10-31T14:12:25Z">
            <w:rPr>
              <w:color w:val="00B050"/>
            </w:rPr>
          </w:rPrChange>
          <w14:textFill>
            <w14:solidFill>
              <w14:schemeClr w14:val="tx1"/>
            </w14:solidFill>
          </w14:textFill>
        </w:rPr>
      </w:pPr>
    </w:p>
    <w:p w14:paraId="56B4C12F">
      <w:pPr>
        <w:pStyle w:val="14"/>
        <w:widowControl/>
        <w:shd w:val="clear" w:color="auto" w:fill="FFFFFF"/>
        <w:snapToGrid w:val="0"/>
        <w:spacing w:line="360" w:lineRule="auto"/>
        <w:ind w:left="420" w:leftChars="200"/>
        <w:rPr>
          <w:rFonts w:hint="eastAsia" w:ascii="宋体" w:hAnsi="宋体" w:eastAsia="宋体" w:cs="宋体"/>
          <w:color w:val="000000" w:themeColor="text1"/>
          <w:sz w:val="21"/>
          <w:szCs w:val="21"/>
          <w:rPrChange w:id="202" w:author="Noncolour" w:date="2025-10-31T14:12:25Z">
            <w:rPr>
              <w:rFonts w:hint="eastAsia" w:ascii="宋体" w:hAnsi="宋体" w:eastAsia="宋体" w:cs="宋体"/>
              <w:color w:val="00B050"/>
              <w:sz w:val="21"/>
              <w:szCs w:val="21"/>
            </w:rPr>
          </w:rPrChange>
          <w14:textFill>
            <w14:solidFill>
              <w14:schemeClr w14:val="tx1"/>
            </w14:solidFill>
          </w14:textFill>
        </w:rPr>
      </w:pPr>
      <w:r>
        <w:rPr>
          <w:rStyle w:val="18"/>
          <w:rFonts w:hint="eastAsia" w:ascii="宋体" w:hAnsi="宋体" w:eastAsia="宋体" w:cs="宋体"/>
          <w:b/>
          <w:color w:val="000000" w:themeColor="text1"/>
          <w:sz w:val="21"/>
          <w:szCs w:val="21"/>
          <w:shd w:val="clear" w:color="auto" w:fill="FFFFFF"/>
          <w:rPrChange w:id="203" w:author="Noncolour" w:date="2025-10-31T14:12:25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color w:val="000000" w:themeColor="text1"/>
          <w:sz w:val="21"/>
          <w:szCs w:val="21"/>
          <w:shd w:val="clear" w:color="auto" w:fill="FFFFFF"/>
          <w:rPrChange w:id="204" w:author="Noncolour" w:date="2025-10-31T14:12:25Z">
            <w:rPr>
              <w:rFonts w:hint="eastAsia" w:ascii="宋体" w:hAnsi="宋体" w:eastAsia="宋体" w:cs="宋体"/>
              <w:color w:val="00B050"/>
              <w:sz w:val="21"/>
              <w:szCs w:val="21"/>
              <w:shd w:val="clear" w:color="auto" w:fill="FFFFFF"/>
            </w:rPr>
          </w:rPrChange>
          <w14:textFill>
            <w14:solidFill>
              <w14:schemeClr w14:val="tx1"/>
            </w14:solidFill>
          </w14:textFill>
        </w:rPr>
        <w:t>：删除项目</w:t>
      </w:r>
      <w:r>
        <w:rPr>
          <w:rFonts w:hint="eastAsia" w:ascii="宋体" w:hAnsi="宋体" w:eastAsia="宋体" w:cs="宋体"/>
          <w:color w:val="000000" w:themeColor="text1"/>
          <w:sz w:val="21"/>
          <w:szCs w:val="21"/>
          <w:shd w:val="clear" w:color="auto" w:fill="FFFFFF"/>
          <w:rPrChange w:id="205" w:author="Noncolour" w:date="2025-10-31T14:12:25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06" w:author="Noncolour" w:date="2025-10-31T14:12:25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color w:val="000000" w:themeColor="text1"/>
          <w:sz w:val="21"/>
          <w:szCs w:val="21"/>
          <w:shd w:val="clear" w:color="auto" w:fill="FFFFFF"/>
          <w:rPrChange w:id="207" w:author="Noncolour" w:date="2025-10-31T14:12:25Z">
            <w:rPr>
              <w:rFonts w:hint="eastAsia" w:ascii="宋体" w:hAnsi="宋体" w:eastAsia="宋体" w:cs="宋体"/>
              <w:color w:val="00B050"/>
              <w:sz w:val="21"/>
              <w:szCs w:val="21"/>
              <w:shd w:val="clear" w:color="auto" w:fill="FFFFFF"/>
            </w:rPr>
          </w:rPrChange>
          <w14:textFill>
            <w14:solidFill>
              <w14:schemeClr w14:val="tx1"/>
            </w14:solidFill>
          </w14:textFill>
        </w:rPr>
        <w:t>：组织者删除一个已存在的项目。</w:t>
      </w:r>
      <w:r>
        <w:rPr>
          <w:rFonts w:hint="eastAsia" w:ascii="宋体" w:hAnsi="宋体" w:eastAsia="宋体" w:cs="宋体"/>
          <w:color w:val="000000" w:themeColor="text1"/>
          <w:sz w:val="21"/>
          <w:szCs w:val="21"/>
          <w:shd w:val="clear" w:color="auto" w:fill="FFFFFF"/>
          <w:rPrChange w:id="208" w:author="Noncolour" w:date="2025-10-31T14:12:25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09" w:author="Noncolour" w:date="2025-10-31T14:12:25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color w:val="000000" w:themeColor="text1"/>
          <w:sz w:val="21"/>
          <w:szCs w:val="21"/>
          <w:shd w:val="clear" w:color="auto" w:fill="FFFFFF"/>
          <w:rPrChange w:id="210" w:author="Noncolour" w:date="2025-10-31T14:12:25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color w:val="000000" w:themeColor="text1"/>
          <w:sz w:val="21"/>
          <w:szCs w:val="21"/>
          <w:shd w:val="clear" w:color="auto" w:fill="FFFFFF"/>
          <w:rPrChange w:id="211" w:author="Noncolour" w:date="2025-10-31T14:12:25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12" w:author="Noncolour" w:date="2025-10-31T14:12:25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color w:val="000000" w:themeColor="text1"/>
          <w:sz w:val="21"/>
          <w:szCs w:val="21"/>
          <w:shd w:val="clear" w:color="auto" w:fill="FFFFFF"/>
          <w:rPrChange w:id="213" w:author="Noncolour" w:date="2025-10-31T14:12:25Z">
            <w:rPr>
              <w:rFonts w:hint="eastAsia" w:ascii="宋体" w:hAnsi="宋体" w:eastAsia="宋体" w:cs="宋体"/>
              <w:color w:val="00B050"/>
              <w:sz w:val="21"/>
              <w:szCs w:val="21"/>
              <w:shd w:val="clear" w:color="auto" w:fill="FFFFFF"/>
            </w:rPr>
          </w:rPrChange>
          <w14:textFill>
            <w14:solidFill>
              <w14:schemeClr w14:val="tx1"/>
            </w14:solidFill>
          </w14:textFill>
        </w:rPr>
        <w:t>：用户是项目组织者且项目未完成结算。</w:t>
      </w:r>
      <w:r>
        <w:rPr>
          <w:rFonts w:hint="eastAsia" w:ascii="宋体" w:hAnsi="宋体" w:eastAsia="宋体" w:cs="宋体"/>
          <w:color w:val="000000" w:themeColor="text1"/>
          <w:sz w:val="21"/>
          <w:szCs w:val="21"/>
          <w:shd w:val="clear" w:color="auto" w:fill="FFFFFF"/>
          <w:rPrChange w:id="214" w:author="Noncolour" w:date="2025-10-31T14:12:25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15" w:author="Noncolour" w:date="2025-10-31T14:12:25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color w:val="000000" w:themeColor="text1"/>
          <w:sz w:val="21"/>
          <w:szCs w:val="21"/>
          <w:shd w:val="clear" w:color="auto" w:fill="FFFFFF"/>
          <w:rPrChange w:id="216" w:author="Noncolour" w:date="2025-10-31T14:12:25Z">
            <w:rPr>
              <w:rFonts w:hint="eastAsia" w:ascii="宋体" w:hAnsi="宋体" w:eastAsia="宋体" w:cs="宋体"/>
              <w:color w:val="00B050"/>
              <w:sz w:val="21"/>
              <w:szCs w:val="21"/>
              <w:shd w:val="clear" w:color="auto" w:fill="FFFFFF"/>
            </w:rPr>
          </w:rPrChange>
          <w14:textFill>
            <w14:solidFill>
              <w14:schemeClr w14:val="tx1"/>
            </w14:solidFill>
          </w14:textFill>
        </w:rPr>
        <w:t>：</w:t>
      </w:r>
    </w:p>
    <w:p w14:paraId="0B841159">
      <w:pPr>
        <w:snapToGrid w:val="0"/>
        <w:spacing w:line="360" w:lineRule="auto"/>
        <w:jc w:val="center"/>
        <w:rPr>
          <w:color w:val="00B050"/>
        </w:rPr>
      </w:pPr>
      <w:r>
        <w:rPr>
          <w:color w:val="00B050"/>
        </w:rPr>
        <w:drawing>
          <wp:inline distT="0" distB="0" distL="114300" distR="114300">
            <wp:extent cx="2771775" cy="4467225"/>
            <wp:effectExtent l="0" t="0" r="0" b="0"/>
            <wp:docPr id="1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2"/>
                    <pic:cNvPicPr>
                      <a:picLocks noChangeAspect="1"/>
                    </pic:cNvPicPr>
                  </pic:nvPicPr>
                  <pic:blipFill>
                    <a:blip r:embed="rId16"/>
                    <a:stretch>
                      <a:fillRect/>
                    </a:stretch>
                  </pic:blipFill>
                  <pic:spPr>
                    <a:xfrm>
                      <a:off x="0" y="0"/>
                      <a:ext cx="2771775" cy="4467225"/>
                    </a:xfrm>
                    <a:prstGeom prst="rect">
                      <a:avLst/>
                    </a:prstGeom>
                    <a:noFill/>
                    <a:ln>
                      <a:noFill/>
                    </a:ln>
                  </pic:spPr>
                </pic:pic>
              </a:graphicData>
            </a:graphic>
          </wp:inline>
        </w:drawing>
      </w:r>
    </w:p>
    <w:p w14:paraId="4F6806B8">
      <w:pPr>
        <w:snapToGrid w:val="0"/>
        <w:spacing w:line="360" w:lineRule="auto"/>
        <w:jc w:val="center"/>
        <w:rPr>
          <w:color w:val="000000" w:themeColor="text1"/>
          <w:rPrChange w:id="217" w:author="Noncolour" w:date="2025-10-31T14:12:30Z">
            <w:rPr>
              <w:color w:val="00B050"/>
            </w:rPr>
          </w:rPrChange>
          <w14:textFill>
            <w14:solidFill>
              <w14:schemeClr w14:val="tx1"/>
            </w14:solidFill>
          </w14:textFill>
        </w:rPr>
      </w:pPr>
      <w:r>
        <w:rPr>
          <w:rFonts w:hint="eastAsia" w:ascii="宋体" w:hAnsi="宋体" w:eastAsia="宋体" w:cs="宋体"/>
          <w:color w:val="000000" w:themeColor="text1"/>
          <w:rPrChange w:id="218" w:author="Noncolour" w:date="2025-10-31T14:12:30Z">
            <w:rPr>
              <w:rFonts w:hint="eastAsia" w:ascii="宋体" w:hAnsi="宋体" w:eastAsia="宋体" w:cs="宋体"/>
              <w:color w:val="00B050"/>
            </w:rPr>
          </w:rPrChange>
          <w14:textFill>
            <w14:solidFill>
              <w14:schemeClr w14:val="tx1"/>
            </w14:solidFill>
          </w14:textFill>
        </w:rPr>
        <w:t>图 1.4.</w:t>
      </w:r>
      <w:ins w:id="219" w:author="Noncolour" w:date="2025-10-31T14:32:48Z">
        <w:r>
          <w:rPr>
            <w:rFonts w:hint="eastAsia" w:ascii="宋体" w:hAnsi="宋体" w:eastAsia="宋体" w:cs="宋体"/>
            <w:color w:val="000000" w:themeColor="text1"/>
            <w:lang w:val="en-US" w:eastAsia="zh-CN"/>
            <w14:textFill>
              <w14:solidFill>
                <w14:schemeClr w14:val="tx1"/>
              </w14:solidFill>
            </w14:textFill>
          </w:rPr>
          <w:t>1</w:t>
        </w:r>
      </w:ins>
      <w:del w:id="220" w:author="Noncolour" w:date="2025-10-31T14:32:48Z">
        <w:r>
          <w:rPr>
            <w:rFonts w:hint="eastAsia" w:ascii="宋体" w:hAnsi="宋体" w:eastAsia="宋体" w:cs="宋体"/>
            <w:color w:val="000000" w:themeColor="text1"/>
            <w:rPrChange w:id="221" w:author="Noncolour" w:date="2025-10-31T14:12:30Z">
              <w:rPr>
                <w:rFonts w:hint="eastAsia" w:ascii="宋体" w:hAnsi="宋体" w:eastAsia="宋体" w:cs="宋体"/>
                <w:color w:val="00B050"/>
              </w:rPr>
            </w:rPrChange>
            <w14:textFill>
              <w14:solidFill>
                <w14:schemeClr w14:val="tx1"/>
              </w14:solidFill>
            </w14:textFill>
          </w:rPr>
          <w:delText>2</w:delText>
        </w:r>
      </w:del>
      <w:r>
        <w:rPr>
          <w:rFonts w:hint="eastAsia" w:ascii="宋体" w:hAnsi="宋体" w:eastAsia="宋体" w:cs="宋体"/>
          <w:color w:val="000000" w:themeColor="text1"/>
          <w:rPrChange w:id="222" w:author="Noncolour" w:date="2025-10-31T14:12:30Z">
            <w:rPr>
              <w:rFonts w:hint="eastAsia" w:ascii="宋体" w:hAnsi="宋体" w:eastAsia="宋体" w:cs="宋体"/>
              <w:color w:val="00B050"/>
            </w:rPr>
          </w:rPrChange>
          <w14:textFill>
            <w14:solidFill>
              <w14:schemeClr w14:val="tx1"/>
            </w14:solidFill>
          </w14:textFill>
        </w:rPr>
        <w:t>0 删除项目活动图</w:t>
      </w:r>
    </w:p>
    <w:p w14:paraId="683DC75D">
      <w:pPr>
        <w:snapToGrid w:val="0"/>
        <w:spacing w:line="360" w:lineRule="auto"/>
        <w:jc w:val="center"/>
        <w:rPr>
          <w:color w:val="000000" w:themeColor="text1"/>
          <w:rPrChange w:id="223" w:author="Noncolour" w:date="2025-10-31T14:12:30Z">
            <w:rPr>
              <w:color w:val="00B050"/>
            </w:rPr>
          </w:rPrChange>
          <w14:textFill>
            <w14:solidFill>
              <w14:schemeClr w14:val="tx1"/>
            </w14:solidFill>
          </w14:textFill>
        </w:rPr>
      </w:pPr>
    </w:p>
    <w:p w14:paraId="5E2C8316">
      <w:pPr>
        <w:pStyle w:val="4"/>
        <w:keepNext w:val="0"/>
        <w:keepLines w:val="0"/>
        <w:widowControl/>
        <w:shd w:val="clear" w:color="auto" w:fill="FFFFFF"/>
        <w:snapToGrid w:val="0"/>
        <w:spacing w:before="0" w:after="0" w:line="360" w:lineRule="auto"/>
        <w:rPr>
          <w:rFonts w:ascii="宋体" w:hAnsi="宋体" w:eastAsia="宋体" w:cs="宋体"/>
          <w:color w:val="000000" w:themeColor="text1"/>
          <w:sz w:val="21"/>
          <w:szCs w:val="21"/>
          <w:rPrChange w:id="224" w:author="Noncolour" w:date="2025-10-31T14:12:30Z">
            <w:rPr>
              <w:rFonts w:ascii="宋体" w:hAnsi="宋体" w:eastAsia="宋体" w:cs="宋体"/>
              <w:color w:val="00B050"/>
              <w:sz w:val="21"/>
              <w:szCs w:val="21"/>
            </w:rPr>
          </w:rPrChange>
          <w14:textFill>
            <w14:solidFill>
              <w14:schemeClr w14:val="tx1"/>
            </w14:solidFill>
          </w14:textFill>
        </w:rPr>
      </w:pPr>
      <w:r>
        <w:rPr>
          <w:rFonts w:hint="eastAsia" w:ascii="宋体" w:hAnsi="宋体" w:eastAsia="宋体" w:cs="宋体"/>
          <w:color w:val="000000" w:themeColor="text1"/>
          <w:sz w:val="21"/>
          <w:szCs w:val="21"/>
          <w:rPrChange w:id="225" w:author="Noncolour" w:date="2025-10-31T14:12:30Z">
            <w:rPr>
              <w:rFonts w:hint="eastAsia" w:ascii="宋体" w:hAnsi="宋体" w:eastAsia="宋体" w:cs="宋体"/>
              <w:color w:val="00B050"/>
              <w:sz w:val="21"/>
              <w:szCs w:val="21"/>
            </w:rPr>
          </w:rPrChange>
          <w14:textFill>
            <w14:solidFill>
              <w14:schemeClr w14:val="tx1"/>
            </w14:solidFill>
          </w14:textFill>
        </w:rPr>
        <w:t>1.4.</w:t>
      </w:r>
      <w:ins w:id="226" w:author="Noncolour" w:date="2025-10-31T14:32:50Z">
        <w:r>
          <w:rPr>
            <w:rFonts w:hint="eastAsia" w:ascii="宋体" w:hAnsi="宋体" w:eastAsia="宋体" w:cs="宋体"/>
            <w:color w:val="000000" w:themeColor="text1"/>
            <w:sz w:val="21"/>
            <w:szCs w:val="21"/>
            <w:lang w:val="en-US" w:eastAsia="zh-CN"/>
            <w14:textFill>
              <w14:solidFill>
                <w14:schemeClr w14:val="tx1"/>
              </w14:solidFill>
            </w14:textFill>
          </w:rPr>
          <w:t>1</w:t>
        </w:r>
      </w:ins>
      <w:del w:id="227" w:author="Noncolour" w:date="2025-10-31T14:32:50Z">
        <w:r>
          <w:rPr>
            <w:rFonts w:hint="eastAsia" w:ascii="宋体" w:hAnsi="宋体" w:eastAsia="宋体" w:cs="宋体"/>
            <w:color w:val="000000" w:themeColor="text1"/>
            <w:sz w:val="21"/>
            <w:szCs w:val="21"/>
            <w:rPrChange w:id="228" w:author="Noncolour" w:date="2025-10-31T14:12:30Z">
              <w:rPr>
                <w:rFonts w:hint="eastAsia" w:ascii="宋体" w:hAnsi="宋体" w:eastAsia="宋体" w:cs="宋体"/>
                <w:color w:val="00B050"/>
                <w:sz w:val="21"/>
                <w:szCs w:val="21"/>
              </w:rPr>
            </w:rPrChange>
            <w14:textFill>
              <w14:solidFill>
                <w14:schemeClr w14:val="tx1"/>
              </w14:solidFill>
            </w14:textFill>
          </w:rPr>
          <w:delText>2</w:delText>
        </w:r>
      </w:del>
      <w:r>
        <w:rPr>
          <w:rFonts w:hint="eastAsia" w:ascii="宋体" w:hAnsi="宋体" w:eastAsia="宋体" w:cs="宋体"/>
          <w:color w:val="000000" w:themeColor="text1"/>
          <w:sz w:val="21"/>
          <w:szCs w:val="21"/>
          <w:rPrChange w:id="229" w:author="Noncolour" w:date="2025-10-31T14:12:30Z">
            <w:rPr>
              <w:rFonts w:hint="eastAsia" w:ascii="宋体" w:hAnsi="宋体" w:eastAsia="宋体" w:cs="宋体"/>
              <w:color w:val="00B050"/>
              <w:sz w:val="21"/>
              <w:szCs w:val="21"/>
            </w:rPr>
          </w:rPrChange>
          <w14:textFill>
            <w14:solidFill>
              <w14:schemeClr w14:val="tx1"/>
            </w14:solidFill>
          </w14:textFill>
        </w:rPr>
        <w:t>1发起项目确认</w:t>
      </w:r>
    </w:p>
    <w:p w14:paraId="190EAB82">
      <w:pPr>
        <w:rPr>
          <w:color w:val="000000" w:themeColor="text1"/>
          <w:rPrChange w:id="230" w:author="Noncolour" w:date="2025-10-31T14:12:30Z">
            <w:rPr>
              <w:color w:val="00B050"/>
            </w:rPr>
          </w:rPrChange>
          <w14:textFill>
            <w14:solidFill>
              <w14:schemeClr w14:val="tx1"/>
            </w14:solidFill>
          </w14:textFill>
        </w:rPr>
      </w:pPr>
    </w:p>
    <w:p w14:paraId="274CA784">
      <w:pPr>
        <w:pStyle w:val="14"/>
        <w:widowControl/>
        <w:shd w:val="clear" w:color="auto" w:fill="FFFFFF"/>
        <w:snapToGrid w:val="0"/>
        <w:spacing w:line="360" w:lineRule="auto"/>
        <w:ind w:left="420" w:leftChars="200"/>
        <w:rPr>
          <w:rFonts w:hint="eastAsia" w:ascii="Times New Roman" w:hAnsi="Times New Roman" w:eastAsia="宋体"/>
          <w:color w:val="000000" w:themeColor="text1"/>
          <w:sz w:val="21"/>
          <w:szCs w:val="21"/>
          <w:rPrChange w:id="231" w:author="Noncolour" w:date="2025-10-31T14:12:30Z">
            <w:rPr>
              <w:rFonts w:hint="eastAsia" w:ascii="Times New Roman" w:hAnsi="Times New Roman" w:eastAsia="宋体"/>
              <w:color w:val="00B050"/>
              <w:sz w:val="21"/>
              <w:szCs w:val="21"/>
            </w:rPr>
          </w:rPrChange>
          <w14:textFill>
            <w14:solidFill>
              <w14:schemeClr w14:val="tx1"/>
            </w14:solidFill>
          </w14:textFill>
        </w:rPr>
      </w:pPr>
      <w:r>
        <w:rPr>
          <w:rStyle w:val="18"/>
          <w:rFonts w:hint="eastAsia" w:ascii="宋体" w:hAnsi="宋体" w:eastAsia="宋体" w:cs="宋体"/>
          <w:b/>
          <w:color w:val="000000" w:themeColor="text1"/>
          <w:sz w:val="21"/>
          <w:szCs w:val="21"/>
          <w:shd w:val="clear" w:color="auto" w:fill="FFFFFF"/>
          <w:rPrChange w:id="232" w:author="Noncolour" w:date="2025-10-31T14:12:30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color w:val="000000" w:themeColor="text1"/>
          <w:sz w:val="21"/>
          <w:szCs w:val="21"/>
          <w:shd w:val="clear" w:color="auto" w:fill="FFFFFF"/>
          <w:rPrChange w:id="233" w:author="Noncolour" w:date="2025-10-31T14:12:30Z">
            <w:rPr>
              <w:rFonts w:hint="eastAsia" w:ascii="宋体" w:hAnsi="宋体" w:eastAsia="宋体" w:cs="宋体"/>
              <w:color w:val="00B050"/>
              <w:sz w:val="21"/>
              <w:szCs w:val="21"/>
              <w:shd w:val="clear" w:color="auto" w:fill="FFFFFF"/>
            </w:rPr>
          </w:rPrChange>
          <w14:textFill>
            <w14:solidFill>
              <w14:schemeClr w14:val="tx1"/>
            </w14:solidFill>
          </w14:textFill>
        </w:rPr>
        <w:t>：发起项目确认</w:t>
      </w:r>
      <w:r>
        <w:rPr>
          <w:rFonts w:hint="eastAsia" w:ascii="宋体" w:hAnsi="宋体" w:eastAsia="宋体" w:cs="宋体"/>
          <w:color w:val="000000" w:themeColor="text1"/>
          <w:sz w:val="21"/>
          <w:szCs w:val="21"/>
          <w:shd w:val="clear" w:color="auto" w:fill="FFFFFF"/>
          <w:rPrChange w:id="234" w:author="Noncolour" w:date="2025-10-31T14:12:30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35" w:author="Noncolour" w:date="2025-10-31T14:12:30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color w:val="000000" w:themeColor="text1"/>
          <w:sz w:val="21"/>
          <w:szCs w:val="21"/>
          <w:shd w:val="clear" w:color="auto" w:fill="FFFFFF"/>
          <w:rPrChange w:id="236" w:author="Noncolour" w:date="2025-10-31T14:12:30Z">
            <w:rPr>
              <w:rFonts w:hint="eastAsia" w:ascii="宋体" w:hAnsi="宋体" w:eastAsia="宋体" w:cs="宋体"/>
              <w:color w:val="00B050"/>
              <w:sz w:val="21"/>
              <w:szCs w:val="21"/>
              <w:shd w:val="clear" w:color="auto" w:fill="FFFFFF"/>
            </w:rPr>
          </w:rPrChange>
          <w14:textFill>
            <w14:solidFill>
              <w14:schemeClr w14:val="tx1"/>
            </w14:solidFill>
          </w14:textFill>
        </w:rPr>
        <w:t>：组织者发起确认流程，要求成员确认参与和预收款。</w:t>
      </w:r>
      <w:r>
        <w:rPr>
          <w:rFonts w:hint="eastAsia" w:ascii="宋体" w:hAnsi="宋体" w:eastAsia="宋体" w:cs="宋体"/>
          <w:color w:val="000000" w:themeColor="text1"/>
          <w:sz w:val="21"/>
          <w:szCs w:val="21"/>
          <w:shd w:val="clear" w:color="auto" w:fill="FFFFFF"/>
          <w:rPrChange w:id="237" w:author="Noncolour" w:date="2025-10-31T14:12:30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38" w:author="Noncolour" w:date="2025-10-31T14:12:30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color w:val="000000" w:themeColor="text1"/>
          <w:sz w:val="21"/>
          <w:szCs w:val="21"/>
          <w:shd w:val="clear" w:color="auto" w:fill="FFFFFF"/>
          <w:rPrChange w:id="239" w:author="Noncolour" w:date="2025-10-31T14:12:30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color w:val="000000" w:themeColor="text1"/>
          <w:sz w:val="21"/>
          <w:szCs w:val="21"/>
          <w:shd w:val="clear" w:color="auto" w:fill="FFFFFF"/>
          <w:rPrChange w:id="240" w:author="Noncolour" w:date="2025-10-31T14:12:30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41" w:author="Noncolour" w:date="2025-10-31T14:12:30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color w:val="000000" w:themeColor="text1"/>
          <w:sz w:val="21"/>
          <w:szCs w:val="21"/>
          <w:shd w:val="clear" w:color="auto" w:fill="FFFFFF"/>
          <w:rPrChange w:id="242" w:author="Noncolour" w:date="2025-10-31T14:12:30Z">
            <w:rPr>
              <w:rFonts w:hint="eastAsia" w:ascii="宋体" w:hAnsi="宋体" w:eastAsia="宋体" w:cs="宋体"/>
              <w:color w:val="00B050"/>
              <w:sz w:val="21"/>
              <w:szCs w:val="21"/>
              <w:shd w:val="clear" w:color="auto" w:fill="FFFFFF"/>
            </w:rPr>
          </w:rPrChange>
          <w14:textFill>
            <w14:solidFill>
              <w14:schemeClr w14:val="tx1"/>
            </w14:solidFill>
          </w14:textFill>
        </w:rPr>
        <w:t>：项目已创建且有待确认成员。</w:t>
      </w:r>
      <w:r>
        <w:rPr>
          <w:rFonts w:hint="eastAsia" w:ascii="宋体" w:hAnsi="宋体" w:eastAsia="宋体" w:cs="宋体"/>
          <w:color w:val="000000" w:themeColor="text1"/>
          <w:sz w:val="21"/>
          <w:szCs w:val="21"/>
          <w:shd w:val="clear" w:color="auto" w:fill="FFFFFF"/>
          <w:rPrChange w:id="243" w:author="Noncolour" w:date="2025-10-31T14:12:30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44" w:author="Noncolour" w:date="2025-10-31T14:12:30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color w:val="000000" w:themeColor="text1"/>
          <w:sz w:val="21"/>
          <w:szCs w:val="21"/>
          <w:shd w:val="clear" w:color="auto" w:fill="FFFFFF"/>
          <w:rPrChange w:id="245" w:author="Noncolour" w:date="2025-10-31T14:12:30Z">
            <w:rPr>
              <w:rFonts w:hint="eastAsia" w:ascii="宋体" w:hAnsi="宋体" w:eastAsia="宋体" w:cs="宋体"/>
              <w:color w:val="00B050"/>
              <w:sz w:val="21"/>
              <w:szCs w:val="21"/>
              <w:shd w:val="clear" w:color="auto" w:fill="FFFFFF"/>
            </w:rPr>
          </w:rPrChange>
          <w14:textFill>
            <w14:solidFill>
              <w14:schemeClr w14:val="tx1"/>
            </w14:solidFill>
          </w14:textFill>
        </w:rPr>
        <w:t>：</w:t>
      </w:r>
    </w:p>
    <w:p w14:paraId="599C90C3">
      <w:pPr>
        <w:snapToGrid w:val="0"/>
        <w:spacing w:line="360" w:lineRule="auto"/>
        <w:jc w:val="center"/>
        <w:rPr>
          <w:rFonts w:ascii="Times New Roman" w:hAnsi="Times New Roman" w:eastAsia="宋体"/>
          <w:color w:val="00B050"/>
          <w:szCs w:val="21"/>
        </w:rPr>
      </w:pPr>
      <w:r>
        <w:rPr>
          <w:rFonts w:ascii="Times New Roman" w:hAnsi="Times New Roman" w:eastAsia="宋体"/>
          <w:color w:val="00B050"/>
          <w:szCs w:val="21"/>
        </w:rPr>
        <w:drawing>
          <wp:inline distT="0" distB="0" distL="114300" distR="114300">
            <wp:extent cx="1257300" cy="3343275"/>
            <wp:effectExtent l="0" t="0" r="0" b="0"/>
            <wp:docPr id="11"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9"/>
                    <pic:cNvPicPr>
                      <a:picLocks noChangeAspect="1"/>
                    </pic:cNvPicPr>
                  </pic:nvPicPr>
                  <pic:blipFill>
                    <a:blip r:embed="rId17"/>
                    <a:stretch>
                      <a:fillRect/>
                    </a:stretch>
                  </pic:blipFill>
                  <pic:spPr>
                    <a:xfrm>
                      <a:off x="0" y="0"/>
                      <a:ext cx="1257300" cy="3343275"/>
                    </a:xfrm>
                    <a:prstGeom prst="rect">
                      <a:avLst/>
                    </a:prstGeom>
                    <a:noFill/>
                    <a:ln>
                      <a:noFill/>
                    </a:ln>
                  </pic:spPr>
                </pic:pic>
              </a:graphicData>
            </a:graphic>
          </wp:inline>
        </w:drawing>
      </w:r>
    </w:p>
    <w:p w14:paraId="10DAA69A">
      <w:pPr>
        <w:snapToGrid w:val="0"/>
        <w:spacing w:line="360" w:lineRule="auto"/>
        <w:jc w:val="center"/>
        <w:rPr>
          <w:rFonts w:hint="eastAsia" w:ascii="宋体" w:hAnsi="宋体" w:eastAsia="宋体" w:cs="宋体"/>
          <w:color w:val="000000" w:themeColor="text1"/>
          <w:rPrChange w:id="246" w:author="Noncolour" w:date="2025-10-31T14:12:34Z">
            <w:rPr>
              <w:rFonts w:hint="eastAsia" w:ascii="宋体" w:hAnsi="宋体" w:eastAsia="宋体" w:cs="宋体"/>
              <w:color w:val="00B050"/>
            </w:rPr>
          </w:rPrChange>
          <w14:textFill>
            <w14:solidFill>
              <w14:schemeClr w14:val="tx1"/>
            </w14:solidFill>
          </w14:textFill>
        </w:rPr>
      </w:pPr>
      <w:r>
        <w:rPr>
          <w:rFonts w:hint="eastAsia" w:ascii="宋体" w:hAnsi="宋体" w:eastAsia="宋体" w:cs="宋体"/>
          <w:color w:val="000000" w:themeColor="text1"/>
          <w:rPrChange w:id="247" w:author="Noncolour" w:date="2025-10-31T14:12:34Z">
            <w:rPr>
              <w:rFonts w:hint="eastAsia" w:ascii="宋体" w:hAnsi="宋体" w:eastAsia="宋体" w:cs="宋体"/>
              <w:color w:val="00B050"/>
            </w:rPr>
          </w:rPrChange>
          <w14:textFill>
            <w14:solidFill>
              <w14:schemeClr w14:val="tx1"/>
            </w14:solidFill>
          </w14:textFill>
        </w:rPr>
        <w:t>图 1.4.</w:t>
      </w:r>
      <w:ins w:id="248" w:author="Noncolour" w:date="2025-10-31T14:32:54Z">
        <w:r>
          <w:rPr>
            <w:rFonts w:hint="eastAsia" w:ascii="宋体" w:hAnsi="宋体" w:eastAsia="宋体" w:cs="宋体"/>
            <w:color w:val="000000" w:themeColor="text1"/>
            <w:lang w:val="en-US" w:eastAsia="zh-CN"/>
            <w14:textFill>
              <w14:solidFill>
                <w14:schemeClr w14:val="tx1"/>
              </w14:solidFill>
            </w14:textFill>
          </w:rPr>
          <w:t>1</w:t>
        </w:r>
      </w:ins>
      <w:del w:id="249" w:author="Noncolour" w:date="2025-10-31T14:32:53Z">
        <w:r>
          <w:rPr>
            <w:rFonts w:hint="eastAsia" w:ascii="宋体" w:hAnsi="宋体" w:eastAsia="宋体" w:cs="宋体"/>
            <w:color w:val="000000" w:themeColor="text1"/>
            <w:rPrChange w:id="250" w:author="Noncolour" w:date="2025-10-31T14:12:34Z">
              <w:rPr>
                <w:rFonts w:hint="eastAsia" w:ascii="宋体" w:hAnsi="宋体" w:eastAsia="宋体" w:cs="宋体"/>
                <w:color w:val="00B050"/>
              </w:rPr>
            </w:rPrChange>
            <w14:textFill>
              <w14:solidFill>
                <w14:schemeClr w14:val="tx1"/>
              </w14:solidFill>
            </w14:textFill>
          </w:rPr>
          <w:delText>2</w:delText>
        </w:r>
      </w:del>
      <w:r>
        <w:rPr>
          <w:rFonts w:hint="eastAsia" w:ascii="宋体" w:hAnsi="宋体" w:eastAsia="宋体" w:cs="宋体"/>
          <w:color w:val="000000" w:themeColor="text1"/>
          <w:rPrChange w:id="251" w:author="Noncolour" w:date="2025-10-31T14:12:34Z">
            <w:rPr>
              <w:rFonts w:hint="eastAsia" w:ascii="宋体" w:hAnsi="宋体" w:eastAsia="宋体" w:cs="宋体"/>
              <w:color w:val="00B050"/>
            </w:rPr>
          </w:rPrChange>
          <w14:textFill>
            <w14:solidFill>
              <w14:schemeClr w14:val="tx1"/>
            </w14:solidFill>
          </w14:textFill>
        </w:rPr>
        <w:t>1 发起项目确认活动图</w:t>
      </w:r>
    </w:p>
    <w:p w14:paraId="56F19F98">
      <w:pPr>
        <w:snapToGrid w:val="0"/>
        <w:spacing w:line="360" w:lineRule="auto"/>
        <w:jc w:val="center"/>
        <w:rPr>
          <w:rFonts w:hint="eastAsia" w:ascii="宋体" w:hAnsi="宋体" w:eastAsia="宋体" w:cs="宋体"/>
          <w:color w:val="000000" w:themeColor="text1"/>
          <w:rPrChange w:id="252" w:author="Noncolour" w:date="2025-10-31T14:12:34Z">
            <w:rPr>
              <w:rFonts w:hint="eastAsia" w:ascii="宋体" w:hAnsi="宋体" w:eastAsia="宋体" w:cs="宋体"/>
              <w:color w:val="00B050"/>
            </w:rPr>
          </w:rPrChange>
          <w14:textFill>
            <w14:solidFill>
              <w14:schemeClr w14:val="tx1"/>
            </w14:solidFill>
          </w14:textFill>
        </w:rPr>
      </w:pPr>
    </w:p>
    <w:p w14:paraId="358A391D">
      <w:pPr>
        <w:pStyle w:val="4"/>
        <w:keepNext w:val="0"/>
        <w:keepLines w:val="0"/>
        <w:widowControl/>
        <w:shd w:val="clear" w:color="auto" w:fill="FFFFFF"/>
        <w:snapToGrid w:val="0"/>
        <w:spacing w:before="0" w:after="0" w:line="360" w:lineRule="auto"/>
        <w:rPr>
          <w:ins w:id="253" w:author="Noncolour" w:date="2025-10-31T14:33:39Z"/>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rPrChange w:id="254" w:author="Noncolour" w:date="2025-10-31T14:12:34Z">
            <w:rPr>
              <w:rFonts w:hint="eastAsia" w:ascii="宋体" w:hAnsi="宋体" w:eastAsia="宋体" w:cs="宋体"/>
              <w:color w:val="00B050"/>
              <w:sz w:val="21"/>
              <w:szCs w:val="21"/>
            </w:rPr>
          </w:rPrChange>
          <w14:textFill>
            <w14:solidFill>
              <w14:schemeClr w14:val="tx1"/>
            </w14:solidFill>
          </w14:textFill>
        </w:rPr>
        <w:t>1.4.</w:t>
      </w:r>
      <w:ins w:id="255" w:author="Noncolour" w:date="2025-10-31T14:32:56Z">
        <w:r>
          <w:rPr>
            <w:rFonts w:hint="eastAsia" w:ascii="宋体" w:hAnsi="宋体" w:eastAsia="宋体" w:cs="宋体"/>
            <w:color w:val="000000" w:themeColor="text1"/>
            <w:sz w:val="21"/>
            <w:szCs w:val="21"/>
            <w:lang w:val="en-US" w:eastAsia="zh-CN"/>
            <w14:textFill>
              <w14:solidFill>
                <w14:schemeClr w14:val="tx1"/>
              </w14:solidFill>
            </w14:textFill>
          </w:rPr>
          <w:t>1</w:t>
        </w:r>
      </w:ins>
      <w:del w:id="256" w:author="Noncolour" w:date="2025-10-31T14:32:55Z">
        <w:r>
          <w:rPr>
            <w:rFonts w:hint="eastAsia" w:ascii="宋体" w:hAnsi="宋体" w:eastAsia="宋体" w:cs="宋体"/>
            <w:color w:val="000000" w:themeColor="text1"/>
            <w:sz w:val="21"/>
            <w:szCs w:val="21"/>
            <w:rPrChange w:id="257" w:author="Noncolour" w:date="2025-10-31T14:12:34Z">
              <w:rPr>
                <w:rFonts w:hint="eastAsia" w:ascii="宋体" w:hAnsi="宋体" w:eastAsia="宋体" w:cs="宋体"/>
                <w:color w:val="00B050"/>
                <w:sz w:val="21"/>
                <w:szCs w:val="21"/>
              </w:rPr>
            </w:rPrChange>
            <w14:textFill>
              <w14:solidFill>
                <w14:schemeClr w14:val="tx1"/>
              </w14:solidFill>
            </w14:textFill>
          </w:rPr>
          <w:delText>2</w:delText>
        </w:r>
      </w:del>
      <w:r>
        <w:rPr>
          <w:rFonts w:hint="eastAsia" w:ascii="宋体" w:hAnsi="宋体" w:eastAsia="宋体" w:cs="宋体"/>
          <w:color w:val="000000" w:themeColor="text1"/>
          <w:sz w:val="21"/>
          <w:szCs w:val="21"/>
          <w:rPrChange w:id="258" w:author="Noncolour" w:date="2025-10-31T14:12:34Z">
            <w:rPr>
              <w:rFonts w:hint="eastAsia" w:ascii="宋体" w:hAnsi="宋体" w:eastAsia="宋体" w:cs="宋体"/>
              <w:color w:val="00B050"/>
              <w:sz w:val="21"/>
              <w:szCs w:val="21"/>
            </w:rPr>
          </w:rPrChange>
          <w14:textFill>
            <w14:solidFill>
              <w14:schemeClr w14:val="tx1"/>
            </w14:solidFill>
          </w14:textFill>
        </w:rPr>
        <w:t>2确认项目</w:t>
      </w:r>
    </w:p>
    <w:p w14:paraId="5F9C13F6">
      <w:pPr>
        <w:rPr>
          <w:rFonts w:ascii="等线" w:hAnsi="等线" w:eastAsia="等线" w:cs="Times New Roman"/>
          <w:color w:val="auto"/>
          <w:sz w:val="21"/>
          <w:szCs w:val="22"/>
          <w:rPrChange w:id="259" w:author="Noncolour" w:date="2025-10-31T14:12:34Z">
            <w:rPr>
              <w:rFonts w:ascii="宋体" w:hAnsi="宋体" w:eastAsia="宋体" w:cs="宋体"/>
              <w:color w:val="00B050"/>
              <w:sz w:val="21"/>
              <w:szCs w:val="21"/>
            </w:rPr>
          </w:rPrChange>
        </w:rPr>
      </w:pPr>
    </w:p>
    <w:p w14:paraId="60279A21">
      <w:pPr>
        <w:pStyle w:val="14"/>
        <w:widowControl/>
        <w:shd w:val="clear" w:color="auto" w:fill="FFFFFF"/>
        <w:snapToGrid w:val="0"/>
        <w:spacing w:line="360" w:lineRule="auto"/>
        <w:ind w:left="420" w:leftChars="200"/>
        <w:rPr>
          <w:rFonts w:ascii="Times New Roman" w:hAnsi="Times New Roman" w:eastAsia="宋体"/>
          <w:color w:val="000000" w:themeColor="text1"/>
          <w:sz w:val="21"/>
          <w:szCs w:val="21"/>
          <w:rPrChange w:id="260" w:author="Noncolour" w:date="2025-10-31T14:12:34Z">
            <w:rPr>
              <w:rFonts w:ascii="Times New Roman" w:hAnsi="Times New Roman" w:eastAsia="宋体"/>
              <w:color w:val="00B050"/>
              <w:sz w:val="21"/>
              <w:szCs w:val="21"/>
            </w:rPr>
          </w:rPrChange>
          <w14:textFill>
            <w14:solidFill>
              <w14:schemeClr w14:val="tx1"/>
            </w14:solidFill>
          </w14:textFill>
        </w:rPr>
      </w:pPr>
      <w:r>
        <w:rPr>
          <w:rStyle w:val="18"/>
          <w:rFonts w:hint="eastAsia" w:ascii="宋体" w:hAnsi="宋体" w:eastAsia="宋体" w:cs="宋体"/>
          <w:b/>
          <w:color w:val="000000" w:themeColor="text1"/>
          <w:sz w:val="21"/>
          <w:szCs w:val="21"/>
          <w:shd w:val="clear" w:color="auto" w:fill="FFFFFF"/>
          <w:rPrChange w:id="261" w:author="Noncolour" w:date="2025-10-31T14:12:34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color w:val="000000" w:themeColor="text1"/>
          <w:sz w:val="21"/>
          <w:szCs w:val="21"/>
          <w:shd w:val="clear" w:color="auto" w:fill="FFFFFF"/>
          <w:rPrChange w:id="262" w:author="Noncolour" w:date="2025-10-31T14:12:34Z">
            <w:rPr>
              <w:rFonts w:hint="eastAsia" w:ascii="宋体" w:hAnsi="宋体" w:eastAsia="宋体" w:cs="宋体"/>
              <w:color w:val="00B050"/>
              <w:sz w:val="21"/>
              <w:szCs w:val="21"/>
              <w:shd w:val="clear" w:color="auto" w:fill="FFFFFF"/>
            </w:rPr>
          </w:rPrChange>
          <w14:textFill>
            <w14:solidFill>
              <w14:schemeClr w14:val="tx1"/>
            </w14:solidFill>
          </w14:textFill>
        </w:rPr>
        <w:t>：确认项目</w:t>
      </w:r>
      <w:r>
        <w:rPr>
          <w:rFonts w:hint="eastAsia" w:ascii="宋体" w:hAnsi="宋体" w:eastAsia="宋体" w:cs="宋体"/>
          <w:color w:val="000000" w:themeColor="text1"/>
          <w:sz w:val="21"/>
          <w:szCs w:val="21"/>
          <w:shd w:val="clear" w:color="auto" w:fill="FFFFFF"/>
          <w:rPrChange w:id="263" w:author="Noncolour" w:date="2025-10-31T14:12:34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64" w:author="Noncolour" w:date="2025-10-31T14:12:34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color w:val="000000" w:themeColor="text1"/>
          <w:sz w:val="21"/>
          <w:szCs w:val="21"/>
          <w:shd w:val="clear" w:color="auto" w:fill="FFFFFF"/>
          <w:rPrChange w:id="265" w:author="Noncolour" w:date="2025-10-31T14:12:34Z">
            <w:rPr>
              <w:rFonts w:hint="eastAsia" w:ascii="宋体" w:hAnsi="宋体" w:eastAsia="宋体" w:cs="宋体"/>
              <w:color w:val="00B050"/>
              <w:sz w:val="21"/>
              <w:szCs w:val="21"/>
              <w:shd w:val="clear" w:color="auto" w:fill="FFFFFF"/>
            </w:rPr>
          </w:rPrChange>
          <w14:textFill>
            <w14:solidFill>
              <w14:schemeClr w14:val="tx1"/>
            </w14:solidFill>
          </w14:textFill>
        </w:rPr>
        <w:t>：成员对组织者发起的项目确认进行响应。</w:t>
      </w:r>
      <w:r>
        <w:rPr>
          <w:rFonts w:hint="eastAsia" w:ascii="宋体" w:hAnsi="宋体" w:eastAsia="宋体" w:cs="宋体"/>
          <w:color w:val="000000" w:themeColor="text1"/>
          <w:sz w:val="21"/>
          <w:szCs w:val="21"/>
          <w:shd w:val="clear" w:color="auto" w:fill="FFFFFF"/>
          <w:rPrChange w:id="266" w:author="Noncolour" w:date="2025-10-31T14:12:34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67" w:author="Noncolour" w:date="2025-10-31T14:12:34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color w:val="000000" w:themeColor="text1"/>
          <w:sz w:val="21"/>
          <w:szCs w:val="21"/>
          <w:shd w:val="clear" w:color="auto" w:fill="FFFFFF"/>
          <w:rPrChange w:id="268" w:author="Noncolour" w:date="2025-10-31T14:12:34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color w:val="000000" w:themeColor="text1"/>
          <w:sz w:val="21"/>
          <w:szCs w:val="21"/>
          <w:shd w:val="clear" w:color="auto" w:fill="FFFFFF"/>
          <w:rPrChange w:id="269" w:author="Noncolour" w:date="2025-10-31T14:12:34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70" w:author="Noncolour" w:date="2025-10-31T14:12:34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color w:val="000000" w:themeColor="text1"/>
          <w:sz w:val="21"/>
          <w:szCs w:val="21"/>
          <w:shd w:val="clear" w:color="auto" w:fill="FFFFFF"/>
          <w:rPrChange w:id="271" w:author="Noncolour" w:date="2025-10-31T14:12:34Z">
            <w:rPr>
              <w:rFonts w:hint="eastAsia" w:ascii="宋体" w:hAnsi="宋体" w:eastAsia="宋体" w:cs="宋体"/>
              <w:color w:val="00B050"/>
              <w:sz w:val="21"/>
              <w:szCs w:val="21"/>
              <w:shd w:val="clear" w:color="auto" w:fill="FFFFFF"/>
            </w:rPr>
          </w:rPrChange>
          <w14:textFill>
            <w14:solidFill>
              <w14:schemeClr w14:val="tx1"/>
            </w14:solidFill>
          </w14:textFill>
        </w:rPr>
        <w:t>：用户有待确认的项目。</w:t>
      </w:r>
      <w:r>
        <w:rPr>
          <w:rFonts w:hint="eastAsia" w:ascii="宋体" w:hAnsi="宋体" w:eastAsia="宋体" w:cs="宋体"/>
          <w:color w:val="000000" w:themeColor="text1"/>
          <w:sz w:val="21"/>
          <w:szCs w:val="21"/>
          <w:shd w:val="clear" w:color="auto" w:fill="FFFFFF"/>
          <w:rPrChange w:id="272" w:author="Noncolour" w:date="2025-10-31T14:12:34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73" w:author="Noncolour" w:date="2025-10-31T14:12:34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color w:val="000000" w:themeColor="text1"/>
          <w:sz w:val="21"/>
          <w:szCs w:val="21"/>
          <w:shd w:val="clear" w:color="auto" w:fill="FFFFFF"/>
          <w:rPrChange w:id="274" w:author="Noncolour" w:date="2025-10-31T14:12:34Z">
            <w:rPr>
              <w:rFonts w:hint="eastAsia" w:ascii="宋体" w:hAnsi="宋体" w:eastAsia="宋体" w:cs="宋体"/>
              <w:color w:val="00B050"/>
              <w:sz w:val="21"/>
              <w:szCs w:val="21"/>
              <w:shd w:val="clear" w:color="auto" w:fill="FFFFFF"/>
            </w:rPr>
          </w:rPrChange>
          <w14:textFill>
            <w14:solidFill>
              <w14:schemeClr w14:val="tx1"/>
            </w14:solidFill>
          </w14:textFill>
        </w:rPr>
        <w:t>：</w:t>
      </w:r>
    </w:p>
    <w:p w14:paraId="1CB272B4">
      <w:pPr>
        <w:snapToGrid w:val="0"/>
        <w:spacing w:line="360" w:lineRule="auto"/>
        <w:jc w:val="center"/>
        <w:rPr>
          <w:rFonts w:ascii="Times New Roman" w:hAnsi="Times New Roman" w:eastAsia="宋体"/>
          <w:color w:val="00B050"/>
          <w:szCs w:val="21"/>
        </w:rPr>
      </w:pPr>
      <w:r>
        <w:rPr>
          <w:rFonts w:ascii="Times New Roman" w:hAnsi="Times New Roman" w:eastAsia="宋体"/>
          <w:color w:val="00B050"/>
          <w:szCs w:val="21"/>
        </w:rPr>
        <w:drawing>
          <wp:inline distT="0" distB="0" distL="114300" distR="114300">
            <wp:extent cx="2819400" cy="4314825"/>
            <wp:effectExtent l="0" t="0" r="0"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8"/>
                    <a:stretch>
                      <a:fillRect/>
                    </a:stretch>
                  </pic:blipFill>
                  <pic:spPr>
                    <a:xfrm>
                      <a:off x="0" y="0"/>
                      <a:ext cx="2819400" cy="4314825"/>
                    </a:xfrm>
                    <a:prstGeom prst="rect">
                      <a:avLst/>
                    </a:prstGeom>
                    <a:noFill/>
                    <a:ln>
                      <a:noFill/>
                    </a:ln>
                  </pic:spPr>
                </pic:pic>
              </a:graphicData>
            </a:graphic>
          </wp:inline>
        </w:drawing>
      </w:r>
    </w:p>
    <w:p w14:paraId="55E764BE">
      <w:pPr>
        <w:snapToGrid w:val="0"/>
        <w:spacing w:line="360" w:lineRule="auto"/>
        <w:jc w:val="center"/>
        <w:rPr>
          <w:rFonts w:hint="eastAsia" w:ascii="宋体" w:hAnsi="宋体" w:eastAsia="宋体" w:cs="宋体"/>
          <w:color w:val="000000" w:themeColor="text1"/>
          <w:rPrChange w:id="275" w:author="Noncolour" w:date="2025-10-31T14:12:37Z">
            <w:rPr>
              <w:rFonts w:hint="eastAsia" w:ascii="宋体" w:hAnsi="宋体" w:eastAsia="宋体" w:cs="宋体"/>
            </w:rPr>
          </w:rPrChange>
          <w14:textFill>
            <w14:solidFill>
              <w14:schemeClr w14:val="tx1"/>
            </w14:solidFill>
          </w14:textFill>
        </w:rPr>
      </w:pPr>
      <w:r>
        <w:rPr>
          <w:rFonts w:hint="eastAsia" w:ascii="宋体" w:hAnsi="宋体" w:eastAsia="宋体" w:cs="宋体"/>
          <w:color w:val="000000" w:themeColor="text1"/>
          <w:rPrChange w:id="276" w:author="Noncolour" w:date="2025-10-31T14:12:37Z">
            <w:rPr>
              <w:rFonts w:hint="eastAsia" w:ascii="宋体" w:hAnsi="宋体" w:eastAsia="宋体" w:cs="宋体"/>
              <w:color w:val="00B050"/>
            </w:rPr>
          </w:rPrChange>
          <w14:textFill>
            <w14:solidFill>
              <w14:schemeClr w14:val="tx1"/>
            </w14:solidFill>
          </w14:textFill>
        </w:rPr>
        <w:t>图 1.4.</w:t>
      </w:r>
      <w:ins w:id="277" w:author="Noncolour" w:date="2025-10-31T14:32:59Z">
        <w:r>
          <w:rPr>
            <w:rFonts w:hint="eastAsia" w:ascii="宋体" w:hAnsi="宋体" w:eastAsia="宋体" w:cs="宋体"/>
            <w:color w:val="000000" w:themeColor="text1"/>
            <w:lang w:val="en-US" w:eastAsia="zh-CN"/>
            <w14:textFill>
              <w14:solidFill>
                <w14:schemeClr w14:val="tx1"/>
              </w14:solidFill>
            </w14:textFill>
          </w:rPr>
          <w:t>1</w:t>
        </w:r>
      </w:ins>
      <w:del w:id="278" w:author="Noncolour" w:date="2025-10-31T14:32:58Z">
        <w:r>
          <w:rPr>
            <w:rFonts w:hint="eastAsia" w:ascii="宋体" w:hAnsi="宋体" w:eastAsia="宋体" w:cs="宋体"/>
            <w:color w:val="000000" w:themeColor="text1"/>
            <w:rPrChange w:id="279" w:author="Noncolour" w:date="2025-10-31T14:12:37Z">
              <w:rPr>
                <w:rFonts w:hint="eastAsia" w:ascii="宋体" w:hAnsi="宋体" w:eastAsia="宋体" w:cs="宋体"/>
                <w:color w:val="00B050"/>
              </w:rPr>
            </w:rPrChange>
            <w14:textFill>
              <w14:solidFill>
                <w14:schemeClr w14:val="tx1"/>
              </w14:solidFill>
            </w14:textFill>
          </w:rPr>
          <w:delText>2</w:delText>
        </w:r>
      </w:del>
      <w:r>
        <w:rPr>
          <w:rFonts w:hint="eastAsia" w:ascii="宋体" w:hAnsi="宋体" w:eastAsia="宋体" w:cs="宋体"/>
          <w:color w:val="000000" w:themeColor="text1"/>
          <w:rPrChange w:id="280" w:author="Noncolour" w:date="2025-10-31T14:12:37Z">
            <w:rPr>
              <w:rFonts w:hint="eastAsia" w:ascii="宋体" w:hAnsi="宋体" w:eastAsia="宋体" w:cs="宋体"/>
              <w:color w:val="00B050"/>
            </w:rPr>
          </w:rPrChange>
          <w14:textFill>
            <w14:solidFill>
              <w14:schemeClr w14:val="tx1"/>
            </w14:solidFill>
          </w14:textFill>
        </w:rPr>
        <w:t>2 确认项目活动图</w:t>
      </w:r>
    </w:p>
    <w:p w14:paraId="4779F036">
      <w:pPr>
        <w:snapToGrid w:val="0"/>
        <w:spacing w:line="360" w:lineRule="auto"/>
        <w:jc w:val="center"/>
        <w:rPr>
          <w:rFonts w:hint="eastAsia" w:ascii="宋体" w:hAnsi="宋体" w:eastAsia="宋体" w:cs="宋体"/>
          <w:color w:val="000000" w:themeColor="text1"/>
          <w:rPrChange w:id="281" w:author="Noncolour" w:date="2025-10-31T14:12:37Z">
            <w:rPr>
              <w:rFonts w:hint="eastAsia" w:ascii="宋体" w:hAnsi="宋体" w:eastAsia="宋体" w:cs="宋体"/>
            </w:rPr>
          </w:rPrChange>
          <w14:textFill>
            <w14:solidFill>
              <w14:schemeClr w14:val="tx1"/>
            </w14:solidFill>
          </w14:textFill>
        </w:rPr>
      </w:pPr>
    </w:p>
    <w:p w14:paraId="4824156A">
      <w:pPr>
        <w:pStyle w:val="4"/>
        <w:keepNext w:val="0"/>
        <w:keepLines w:val="0"/>
        <w:widowControl/>
        <w:shd w:val="clear" w:color="auto" w:fill="FFFFFF"/>
        <w:snapToGrid w:val="0"/>
        <w:spacing w:before="0" w:after="0" w:line="360" w:lineRule="auto"/>
        <w:rPr>
          <w:rFonts w:ascii="宋体" w:hAnsi="宋体" w:eastAsia="宋体" w:cs="宋体"/>
          <w:color w:val="000000" w:themeColor="text1"/>
          <w:sz w:val="21"/>
          <w:szCs w:val="21"/>
          <w:rPrChange w:id="282" w:author="Noncolour" w:date="2025-10-31T14:12:37Z">
            <w:rPr>
              <w:rFonts w:ascii="宋体" w:hAnsi="宋体" w:eastAsia="宋体" w:cs="宋体"/>
              <w:color w:val="00B050"/>
              <w:sz w:val="21"/>
              <w:szCs w:val="21"/>
            </w:rPr>
          </w:rPrChange>
          <w14:textFill>
            <w14:solidFill>
              <w14:schemeClr w14:val="tx1"/>
            </w14:solidFill>
          </w14:textFill>
        </w:rPr>
      </w:pPr>
      <w:r>
        <w:rPr>
          <w:rFonts w:hint="eastAsia" w:ascii="宋体" w:hAnsi="宋体" w:eastAsia="宋体" w:cs="宋体"/>
          <w:color w:val="000000" w:themeColor="text1"/>
          <w:sz w:val="21"/>
          <w:szCs w:val="21"/>
          <w:rPrChange w:id="283" w:author="Noncolour" w:date="2025-10-31T14:12:37Z">
            <w:rPr>
              <w:rFonts w:hint="eastAsia" w:ascii="宋体" w:hAnsi="宋体" w:eastAsia="宋体" w:cs="宋体"/>
              <w:color w:val="00B050"/>
              <w:sz w:val="21"/>
              <w:szCs w:val="21"/>
            </w:rPr>
          </w:rPrChange>
          <w14:textFill>
            <w14:solidFill>
              <w14:schemeClr w14:val="tx1"/>
            </w14:solidFill>
          </w14:textFill>
        </w:rPr>
        <w:t>1.4.</w:t>
      </w:r>
      <w:ins w:id="284" w:author="Noncolour" w:date="2025-10-31T14:33:01Z">
        <w:r>
          <w:rPr>
            <w:rFonts w:hint="eastAsia" w:ascii="宋体" w:hAnsi="宋体" w:eastAsia="宋体" w:cs="宋体"/>
            <w:color w:val="000000" w:themeColor="text1"/>
            <w:sz w:val="21"/>
            <w:szCs w:val="21"/>
            <w:lang w:val="en-US" w:eastAsia="zh-CN"/>
            <w14:textFill>
              <w14:solidFill>
                <w14:schemeClr w14:val="tx1"/>
              </w14:solidFill>
            </w14:textFill>
          </w:rPr>
          <w:t>1</w:t>
        </w:r>
      </w:ins>
      <w:del w:id="285" w:author="Noncolour" w:date="2025-10-31T14:33:01Z">
        <w:r>
          <w:rPr>
            <w:rFonts w:hint="eastAsia" w:ascii="宋体" w:hAnsi="宋体" w:eastAsia="宋体" w:cs="宋体"/>
            <w:color w:val="000000" w:themeColor="text1"/>
            <w:sz w:val="21"/>
            <w:szCs w:val="21"/>
            <w:rPrChange w:id="286" w:author="Noncolour" w:date="2025-10-31T14:12:37Z">
              <w:rPr>
                <w:rFonts w:hint="eastAsia" w:ascii="宋体" w:hAnsi="宋体" w:eastAsia="宋体" w:cs="宋体"/>
                <w:color w:val="00B050"/>
                <w:sz w:val="21"/>
                <w:szCs w:val="21"/>
              </w:rPr>
            </w:rPrChange>
            <w14:textFill>
              <w14:solidFill>
                <w14:schemeClr w14:val="tx1"/>
              </w14:solidFill>
            </w14:textFill>
          </w:rPr>
          <w:delText>2</w:delText>
        </w:r>
      </w:del>
      <w:r>
        <w:rPr>
          <w:rFonts w:hint="eastAsia" w:ascii="宋体" w:hAnsi="宋体" w:eastAsia="宋体" w:cs="宋体"/>
          <w:color w:val="000000" w:themeColor="text1"/>
          <w:sz w:val="21"/>
          <w:szCs w:val="21"/>
          <w:rPrChange w:id="287" w:author="Noncolour" w:date="2025-10-31T14:12:37Z">
            <w:rPr>
              <w:rFonts w:hint="eastAsia" w:ascii="宋体" w:hAnsi="宋体" w:eastAsia="宋体" w:cs="宋体"/>
              <w:color w:val="00B050"/>
              <w:sz w:val="21"/>
              <w:szCs w:val="21"/>
            </w:rPr>
          </w:rPrChange>
          <w14:textFill>
            <w14:solidFill>
              <w14:schemeClr w14:val="tx1"/>
            </w14:solidFill>
          </w14:textFill>
        </w:rPr>
        <w:t>3添加项目成员</w:t>
      </w:r>
    </w:p>
    <w:p w14:paraId="48A64D71">
      <w:pPr>
        <w:snapToGrid w:val="0"/>
        <w:spacing w:line="360" w:lineRule="auto"/>
        <w:rPr>
          <w:rFonts w:ascii="宋体" w:hAnsi="宋体" w:eastAsia="宋体" w:cs="宋体"/>
          <w:color w:val="000000" w:themeColor="text1"/>
          <w:rPrChange w:id="288" w:author="Noncolour" w:date="2025-10-31T14:12:37Z">
            <w:rPr>
              <w:rFonts w:ascii="宋体" w:hAnsi="宋体" w:eastAsia="宋体" w:cs="宋体"/>
              <w:color w:val="00B050"/>
            </w:rPr>
          </w:rPrChange>
          <w14:textFill>
            <w14:solidFill>
              <w14:schemeClr w14:val="tx1"/>
            </w14:solidFill>
          </w14:textFill>
        </w:rPr>
      </w:pPr>
    </w:p>
    <w:p w14:paraId="1DFA9199">
      <w:pPr>
        <w:pStyle w:val="14"/>
        <w:widowControl/>
        <w:shd w:val="clear" w:color="auto" w:fill="FFFFFF"/>
        <w:snapToGrid w:val="0"/>
        <w:spacing w:line="360" w:lineRule="auto"/>
        <w:ind w:left="420" w:leftChars="200"/>
        <w:rPr>
          <w:rFonts w:ascii="Times New Roman" w:hAnsi="Times New Roman" w:eastAsia="宋体"/>
          <w:color w:val="000000" w:themeColor="text1"/>
          <w:sz w:val="21"/>
          <w:szCs w:val="21"/>
          <w:rPrChange w:id="289" w:author="Noncolour" w:date="2025-10-31T14:12:37Z">
            <w:rPr>
              <w:rFonts w:ascii="Times New Roman" w:hAnsi="Times New Roman" w:eastAsia="宋体"/>
              <w:color w:val="00B050"/>
              <w:sz w:val="21"/>
              <w:szCs w:val="21"/>
            </w:rPr>
          </w:rPrChange>
          <w14:textFill>
            <w14:solidFill>
              <w14:schemeClr w14:val="tx1"/>
            </w14:solidFill>
          </w14:textFill>
        </w:rPr>
      </w:pPr>
      <w:r>
        <w:rPr>
          <w:rStyle w:val="18"/>
          <w:rFonts w:hint="eastAsia" w:ascii="宋体" w:hAnsi="宋体" w:eastAsia="宋体" w:cs="宋体"/>
          <w:b/>
          <w:color w:val="000000" w:themeColor="text1"/>
          <w:sz w:val="21"/>
          <w:szCs w:val="21"/>
          <w:shd w:val="clear" w:color="auto" w:fill="FFFFFF"/>
          <w:rPrChange w:id="290" w:author="Noncolour" w:date="2025-10-31T14:12:37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color w:val="000000" w:themeColor="text1"/>
          <w:sz w:val="21"/>
          <w:szCs w:val="21"/>
          <w:shd w:val="clear" w:color="auto" w:fill="FFFFFF"/>
          <w:rPrChange w:id="291" w:author="Noncolour" w:date="2025-10-31T14:12:37Z">
            <w:rPr>
              <w:rFonts w:hint="eastAsia" w:ascii="宋体" w:hAnsi="宋体" w:eastAsia="宋体" w:cs="宋体"/>
              <w:color w:val="00B050"/>
              <w:sz w:val="21"/>
              <w:szCs w:val="21"/>
              <w:shd w:val="clear" w:color="auto" w:fill="FFFFFF"/>
            </w:rPr>
          </w:rPrChange>
          <w14:textFill>
            <w14:solidFill>
              <w14:schemeClr w14:val="tx1"/>
            </w14:solidFill>
          </w14:textFill>
        </w:rPr>
        <w:t>：添加项目成员</w:t>
      </w:r>
      <w:r>
        <w:rPr>
          <w:rFonts w:hint="eastAsia" w:ascii="宋体" w:hAnsi="宋体" w:eastAsia="宋体" w:cs="宋体"/>
          <w:color w:val="000000" w:themeColor="text1"/>
          <w:sz w:val="21"/>
          <w:szCs w:val="21"/>
          <w:shd w:val="clear" w:color="auto" w:fill="FFFFFF"/>
          <w:rPrChange w:id="292" w:author="Noncolour" w:date="2025-10-31T14:12:37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93" w:author="Noncolour" w:date="2025-10-31T14:12:37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color w:val="000000" w:themeColor="text1"/>
          <w:sz w:val="21"/>
          <w:szCs w:val="21"/>
          <w:shd w:val="clear" w:color="auto" w:fill="FFFFFF"/>
          <w:rPrChange w:id="294" w:author="Noncolour" w:date="2025-10-31T14:12:37Z">
            <w:rPr>
              <w:rFonts w:hint="eastAsia" w:ascii="宋体" w:hAnsi="宋体" w:eastAsia="宋体" w:cs="宋体"/>
              <w:color w:val="00B050"/>
              <w:sz w:val="21"/>
              <w:szCs w:val="21"/>
              <w:shd w:val="clear" w:color="auto" w:fill="FFFFFF"/>
            </w:rPr>
          </w:rPrChange>
          <w14:textFill>
            <w14:solidFill>
              <w14:schemeClr w14:val="tx1"/>
            </w14:solidFill>
          </w14:textFill>
        </w:rPr>
        <w:t>：组织者向项目中添加新的成员。</w:t>
      </w:r>
      <w:r>
        <w:rPr>
          <w:rFonts w:hint="eastAsia" w:ascii="宋体" w:hAnsi="宋体" w:eastAsia="宋体" w:cs="宋体"/>
          <w:color w:val="000000" w:themeColor="text1"/>
          <w:sz w:val="21"/>
          <w:szCs w:val="21"/>
          <w:shd w:val="clear" w:color="auto" w:fill="FFFFFF"/>
          <w:rPrChange w:id="295" w:author="Noncolour" w:date="2025-10-31T14:12:37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96" w:author="Noncolour" w:date="2025-10-31T14:12:37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color w:val="000000" w:themeColor="text1"/>
          <w:sz w:val="21"/>
          <w:szCs w:val="21"/>
          <w:shd w:val="clear" w:color="auto" w:fill="FFFFFF"/>
          <w:rPrChange w:id="297" w:author="Noncolour" w:date="2025-10-31T14:12:37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color w:val="000000" w:themeColor="text1"/>
          <w:sz w:val="21"/>
          <w:szCs w:val="21"/>
          <w:shd w:val="clear" w:color="auto" w:fill="FFFFFF"/>
          <w:rPrChange w:id="298" w:author="Noncolour" w:date="2025-10-31T14:12:37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299" w:author="Noncolour" w:date="2025-10-31T14:12:37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color w:val="000000" w:themeColor="text1"/>
          <w:sz w:val="21"/>
          <w:szCs w:val="21"/>
          <w:shd w:val="clear" w:color="auto" w:fill="FFFFFF"/>
          <w:rPrChange w:id="300" w:author="Noncolour" w:date="2025-10-31T14:12:37Z">
            <w:rPr>
              <w:rFonts w:hint="eastAsia" w:ascii="宋体" w:hAnsi="宋体" w:eastAsia="宋体" w:cs="宋体"/>
              <w:color w:val="00B050"/>
              <w:sz w:val="21"/>
              <w:szCs w:val="21"/>
              <w:shd w:val="clear" w:color="auto" w:fill="FFFFFF"/>
            </w:rPr>
          </w:rPrChange>
          <w14:textFill>
            <w14:solidFill>
              <w14:schemeClr w14:val="tx1"/>
            </w14:solidFill>
          </w14:textFill>
        </w:rPr>
        <w:t>：用户是项目组织者。</w:t>
      </w:r>
      <w:r>
        <w:rPr>
          <w:rFonts w:hint="eastAsia" w:ascii="宋体" w:hAnsi="宋体" w:eastAsia="宋体" w:cs="宋体"/>
          <w:color w:val="000000" w:themeColor="text1"/>
          <w:sz w:val="21"/>
          <w:szCs w:val="21"/>
          <w:shd w:val="clear" w:color="auto" w:fill="FFFFFF"/>
          <w:rPrChange w:id="301" w:author="Noncolour" w:date="2025-10-31T14:12:37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302" w:author="Noncolour" w:date="2025-10-31T14:12:37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color w:val="000000" w:themeColor="text1"/>
          <w:sz w:val="21"/>
          <w:szCs w:val="21"/>
          <w:shd w:val="clear" w:color="auto" w:fill="FFFFFF"/>
          <w:rPrChange w:id="303" w:author="Noncolour" w:date="2025-10-31T14:12:37Z">
            <w:rPr>
              <w:rFonts w:hint="eastAsia" w:ascii="宋体" w:hAnsi="宋体" w:eastAsia="宋体" w:cs="宋体"/>
              <w:color w:val="00B050"/>
              <w:sz w:val="21"/>
              <w:szCs w:val="21"/>
              <w:shd w:val="clear" w:color="auto" w:fill="FFFFFF"/>
            </w:rPr>
          </w:rPrChange>
          <w14:textFill>
            <w14:solidFill>
              <w14:schemeClr w14:val="tx1"/>
            </w14:solidFill>
          </w14:textFill>
        </w:rPr>
        <w:t>：</w:t>
      </w:r>
    </w:p>
    <w:p w14:paraId="2D29C221">
      <w:pPr>
        <w:snapToGrid w:val="0"/>
        <w:spacing w:line="360" w:lineRule="auto"/>
        <w:jc w:val="center"/>
        <w:rPr>
          <w:ins w:id="304" w:author="Love Maths [2]" w:date="2025-10-31T17:11:17Z"/>
          <w:color w:val="00B050"/>
        </w:rPr>
      </w:pPr>
    </w:p>
    <w:p w14:paraId="53E7408D">
      <w:pPr>
        <w:snapToGrid w:val="0"/>
        <w:spacing w:line="360" w:lineRule="auto"/>
        <w:jc w:val="center"/>
        <w:rPr>
          <w:rFonts w:ascii="Times New Roman" w:hAnsi="Times New Roman" w:eastAsia="宋体"/>
          <w:color w:val="00B050"/>
          <w:szCs w:val="21"/>
        </w:rPr>
      </w:pPr>
      <w:ins w:id="305" w:author="Noncolour" w:date="2025-10-31T14:12:43Z">
        <w:r>
          <w:rPr>
            <w:color w:val="00B050"/>
          </w:rPr>
          <w:drawing>
            <wp:inline distT="0" distB="0" distL="114300" distR="114300">
              <wp:extent cx="1377315" cy="3771900"/>
              <wp:effectExtent l="0" t="0" r="0" b="0"/>
              <wp:docPr id="2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1"/>
                      <pic:cNvPicPr>
                        <a:picLocks noChangeAspect="1"/>
                      </pic:cNvPicPr>
                    </pic:nvPicPr>
                    <pic:blipFill>
                      <a:blip r:embed="rId19"/>
                      <a:srcRect r="30948" b="34080"/>
                      <a:stretch>
                        <a:fillRect/>
                      </a:stretch>
                    </pic:blipFill>
                    <pic:spPr>
                      <a:xfrm>
                        <a:off x="0" y="0"/>
                        <a:ext cx="1377315" cy="3771900"/>
                      </a:xfrm>
                      <a:prstGeom prst="rect">
                        <a:avLst/>
                      </a:prstGeom>
                      <a:noFill/>
                      <a:ln>
                        <a:noFill/>
                      </a:ln>
                    </pic:spPr>
                  </pic:pic>
                </a:graphicData>
              </a:graphic>
            </wp:inline>
          </w:drawing>
        </w:r>
      </w:ins>
      <w:del w:id="307" w:author="Noncolour" w:date="2025-10-31T14:12:43Z">
        <w:r>
          <w:rPr>
            <w:color w:val="00B050"/>
          </w:rPr>
          <w:drawing>
            <wp:inline distT="0" distB="0" distL="114300" distR="114300">
              <wp:extent cx="958215" cy="2748280"/>
              <wp:effectExtent l="0" t="0" r="0" b="0"/>
              <wp:docPr id="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8"/>
                      <pic:cNvPicPr>
                        <a:picLocks noChangeAspect="1"/>
                      </pic:cNvPicPr>
                    </pic:nvPicPr>
                    <pic:blipFill>
                      <a:blip r:embed="rId19"/>
                      <a:stretch>
                        <a:fillRect/>
                      </a:stretch>
                    </pic:blipFill>
                    <pic:spPr>
                      <a:xfrm>
                        <a:off x="0" y="0"/>
                        <a:ext cx="958215" cy="2748280"/>
                      </a:xfrm>
                      <a:prstGeom prst="rect">
                        <a:avLst/>
                      </a:prstGeom>
                      <a:noFill/>
                      <a:ln>
                        <a:noFill/>
                      </a:ln>
                    </pic:spPr>
                  </pic:pic>
                </a:graphicData>
              </a:graphic>
            </wp:inline>
          </w:drawing>
        </w:r>
      </w:del>
    </w:p>
    <w:p w14:paraId="2933CD20">
      <w:pPr>
        <w:snapToGrid w:val="0"/>
        <w:spacing w:line="360" w:lineRule="auto"/>
        <w:jc w:val="center"/>
        <w:rPr>
          <w:rFonts w:hint="eastAsia" w:ascii="宋体" w:hAnsi="宋体" w:eastAsia="宋体" w:cs="宋体"/>
          <w:color w:val="000000" w:themeColor="text1"/>
          <w:rPrChange w:id="309" w:author="Noncolour" w:date="2025-10-31T14:12:41Z">
            <w:rPr>
              <w:rFonts w:hint="eastAsia" w:ascii="宋体" w:hAnsi="宋体" w:eastAsia="宋体" w:cs="宋体"/>
              <w:color w:val="00B050"/>
            </w:rPr>
          </w:rPrChange>
          <w14:textFill>
            <w14:solidFill>
              <w14:schemeClr w14:val="tx1"/>
            </w14:solidFill>
          </w14:textFill>
        </w:rPr>
      </w:pPr>
      <w:r>
        <w:rPr>
          <w:rFonts w:hint="eastAsia" w:ascii="宋体" w:hAnsi="宋体" w:eastAsia="宋体" w:cs="宋体"/>
          <w:color w:val="000000" w:themeColor="text1"/>
          <w:rPrChange w:id="310" w:author="Noncolour" w:date="2025-10-31T14:12:41Z">
            <w:rPr>
              <w:rFonts w:hint="eastAsia" w:ascii="宋体" w:hAnsi="宋体" w:eastAsia="宋体" w:cs="宋体"/>
              <w:color w:val="00B050"/>
            </w:rPr>
          </w:rPrChange>
          <w14:textFill>
            <w14:solidFill>
              <w14:schemeClr w14:val="tx1"/>
            </w14:solidFill>
          </w14:textFill>
        </w:rPr>
        <w:t>图 1.4.</w:t>
      </w:r>
      <w:ins w:id="311" w:author="Noncolour" w:date="2025-10-31T14:33:05Z">
        <w:r>
          <w:rPr>
            <w:rFonts w:hint="eastAsia" w:ascii="宋体" w:hAnsi="宋体" w:eastAsia="宋体" w:cs="宋体"/>
            <w:color w:val="000000" w:themeColor="text1"/>
            <w:lang w:val="en-US" w:eastAsia="zh-CN"/>
            <w14:textFill>
              <w14:solidFill>
                <w14:schemeClr w14:val="tx1"/>
              </w14:solidFill>
            </w14:textFill>
          </w:rPr>
          <w:t>1</w:t>
        </w:r>
      </w:ins>
      <w:del w:id="312" w:author="Noncolour" w:date="2025-10-31T14:33:05Z">
        <w:r>
          <w:rPr>
            <w:rFonts w:hint="eastAsia" w:ascii="宋体" w:hAnsi="宋体" w:eastAsia="宋体" w:cs="宋体"/>
            <w:color w:val="000000" w:themeColor="text1"/>
            <w:rPrChange w:id="313" w:author="Noncolour" w:date="2025-10-31T14:12:41Z">
              <w:rPr>
                <w:rFonts w:hint="eastAsia" w:ascii="宋体" w:hAnsi="宋体" w:eastAsia="宋体" w:cs="宋体"/>
                <w:color w:val="00B050"/>
              </w:rPr>
            </w:rPrChange>
            <w14:textFill>
              <w14:solidFill>
                <w14:schemeClr w14:val="tx1"/>
              </w14:solidFill>
            </w14:textFill>
          </w:rPr>
          <w:delText>2</w:delText>
        </w:r>
      </w:del>
      <w:r>
        <w:rPr>
          <w:rFonts w:hint="eastAsia" w:ascii="宋体" w:hAnsi="宋体" w:eastAsia="宋体" w:cs="宋体"/>
          <w:color w:val="000000" w:themeColor="text1"/>
          <w:rPrChange w:id="314" w:author="Noncolour" w:date="2025-10-31T14:12:41Z">
            <w:rPr>
              <w:rFonts w:hint="eastAsia" w:ascii="宋体" w:hAnsi="宋体" w:eastAsia="宋体" w:cs="宋体"/>
              <w:color w:val="00B050"/>
            </w:rPr>
          </w:rPrChange>
          <w14:textFill>
            <w14:solidFill>
              <w14:schemeClr w14:val="tx1"/>
            </w14:solidFill>
          </w14:textFill>
        </w:rPr>
        <w:t>3 添加项目成员活动图</w:t>
      </w:r>
    </w:p>
    <w:p w14:paraId="4323399A">
      <w:pPr>
        <w:snapToGrid w:val="0"/>
        <w:spacing w:line="360" w:lineRule="auto"/>
        <w:jc w:val="center"/>
        <w:rPr>
          <w:rFonts w:hint="eastAsia" w:ascii="宋体" w:hAnsi="宋体" w:eastAsia="宋体" w:cs="宋体"/>
          <w:color w:val="000000" w:themeColor="text1"/>
          <w:rPrChange w:id="315" w:author="Noncolour" w:date="2025-10-31T14:12:41Z">
            <w:rPr>
              <w:rFonts w:hint="eastAsia" w:ascii="宋体" w:hAnsi="宋体" w:eastAsia="宋体" w:cs="宋体"/>
            </w:rPr>
          </w:rPrChange>
          <w14:textFill>
            <w14:solidFill>
              <w14:schemeClr w14:val="tx1"/>
            </w14:solidFill>
          </w14:textFill>
        </w:rPr>
      </w:pPr>
    </w:p>
    <w:p w14:paraId="04B79C8C">
      <w:pPr>
        <w:pStyle w:val="4"/>
        <w:keepNext w:val="0"/>
        <w:keepLines w:val="0"/>
        <w:widowControl/>
        <w:shd w:val="clear" w:color="auto" w:fill="FFFFFF"/>
        <w:snapToGrid w:val="0"/>
        <w:spacing w:before="0" w:after="0" w:line="360" w:lineRule="auto"/>
        <w:rPr>
          <w:ins w:id="316" w:author="Noncolour" w:date="2025-10-31T14:33:53Z"/>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rPrChange w:id="317" w:author="Noncolour" w:date="2025-10-31T14:12:41Z">
            <w:rPr>
              <w:rFonts w:hint="eastAsia" w:ascii="宋体" w:hAnsi="宋体" w:eastAsia="宋体" w:cs="宋体"/>
              <w:color w:val="00B050"/>
              <w:sz w:val="21"/>
              <w:szCs w:val="21"/>
            </w:rPr>
          </w:rPrChange>
          <w14:textFill>
            <w14:solidFill>
              <w14:schemeClr w14:val="tx1"/>
            </w14:solidFill>
          </w14:textFill>
        </w:rPr>
        <w:t>1.4.</w:t>
      </w:r>
      <w:ins w:id="318" w:author="Noncolour" w:date="2025-10-31T14:33:07Z">
        <w:r>
          <w:rPr>
            <w:rFonts w:hint="eastAsia" w:ascii="宋体" w:hAnsi="宋体" w:eastAsia="宋体" w:cs="宋体"/>
            <w:color w:val="000000" w:themeColor="text1"/>
            <w:sz w:val="21"/>
            <w:szCs w:val="21"/>
            <w:lang w:val="en-US" w:eastAsia="zh-CN"/>
            <w14:textFill>
              <w14:solidFill>
                <w14:schemeClr w14:val="tx1"/>
              </w14:solidFill>
            </w14:textFill>
          </w:rPr>
          <w:t>1</w:t>
        </w:r>
      </w:ins>
      <w:del w:id="319" w:author="Noncolour" w:date="2025-10-31T14:33:07Z">
        <w:r>
          <w:rPr>
            <w:rFonts w:hint="eastAsia" w:ascii="宋体" w:hAnsi="宋体" w:eastAsia="宋体" w:cs="宋体"/>
            <w:color w:val="000000" w:themeColor="text1"/>
            <w:sz w:val="21"/>
            <w:szCs w:val="21"/>
            <w:rPrChange w:id="320" w:author="Noncolour" w:date="2025-10-31T14:12:41Z">
              <w:rPr>
                <w:rFonts w:hint="eastAsia" w:ascii="宋体" w:hAnsi="宋体" w:eastAsia="宋体" w:cs="宋体"/>
                <w:color w:val="00B050"/>
                <w:sz w:val="21"/>
                <w:szCs w:val="21"/>
              </w:rPr>
            </w:rPrChange>
            <w14:textFill>
              <w14:solidFill>
                <w14:schemeClr w14:val="tx1"/>
              </w14:solidFill>
            </w14:textFill>
          </w:rPr>
          <w:delText>2</w:delText>
        </w:r>
      </w:del>
      <w:r>
        <w:rPr>
          <w:rFonts w:hint="eastAsia" w:ascii="宋体" w:hAnsi="宋体" w:eastAsia="宋体" w:cs="宋体"/>
          <w:color w:val="000000" w:themeColor="text1"/>
          <w:sz w:val="21"/>
          <w:szCs w:val="21"/>
          <w:rPrChange w:id="321" w:author="Noncolour" w:date="2025-10-31T14:12:41Z">
            <w:rPr>
              <w:rFonts w:hint="eastAsia" w:ascii="宋体" w:hAnsi="宋体" w:eastAsia="宋体" w:cs="宋体"/>
              <w:color w:val="00B050"/>
              <w:sz w:val="21"/>
              <w:szCs w:val="21"/>
            </w:rPr>
          </w:rPrChange>
          <w14:textFill>
            <w14:solidFill>
              <w14:schemeClr w14:val="tx1"/>
            </w14:solidFill>
          </w14:textFill>
        </w:rPr>
        <w:t>4移除项目成员</w:t>
      </w:r>
    </w:p>
    <w:p w14:paraId="4655408D">
      <w:pPr>
        <w:rPr>
          <w:rFonts w:ascii="等线" w:hAnsi="等线" w:eastAsia="等线" w:cs="Times New Roman"/>
          <w:color w:val="auto"/>
          <w:sz w:val="21"/>
          <w:szCs w:val="22"/>
          <w:rPrChange w:id="322" w:author="Noncolour" w:date="2025-10-31T14:12:41Z">
            <w:rPr>
              <w:rFonts w:ascii="宋体" w:hAnsi="宋体" w:eastAsia="宋体" w:cs="宋体"/>
              <w:color w:val="00B050"/>
              <w:sz w:val="21"/>
              <w:szCs w:val="21"/>
            </w:rPr>
          </w:rPrChange>
        </w:rPr>
      </w:pPr>
    </w:p>
    <w:p w14:paraId="05914453">
      <w:pPr>
        <w:pStyle w:val="14"/>
        <w:widowControl/>
        <w:shd w:val="clear" w:color="auto" w:fill="FFFFFF"/>
        <w:snapToGrid w:val="0"/>
        <w:spacing w:line="360" w:lineRule="auto"/>
        <w:ind w:left="420" w:leftChars="200"/>
        <w:rPr>
          <w:rFonts w:ascii="Times New Roman" w:hAnsi="Times New Roman" w:eastAsia="宋体"/>
          <w:color w:val="000000" w:themeColor="text1"/>
          <w:sz w:val="21"/>
          <w:szCs w:val="21"/>
          <w:rPrChange w:id="323" w:author="Noncolour" w:date="2025-10-31T14:12:41Z">
            <w:rPr>
              <w:rFonts w:ascii="Times New Roman" w:hAnsi="Times New Roman" w:eastAsia="宋体"/>
              <w:color w:val="00B050"/>
              <w:sz w:val="21"/>
              <w:szCs w:val="21"/>
            </w:rPr>
          </w:rPrChange>
          <w14:textFill>
            <w14:solidFill>
              <w14:schemeClr w14:val="tx1"/>
            </w14:solidFill>
          </w14:textFill>
        </w:rPr>
      </w:pPr>
      <w:r>
        <w:rPr>
          <w:rStyle w:val="18"/>
          <w:rFonts w:hint="eastAsia" w:ascii="宋体" w:hAnsi="宋体" w:eastAsia="宋体" w:cs="宋体"/>
          <w:b/>
          <w:color w:val="000000" w:themeColor="text1"/>
          <w:sz w:val="21"/>
          <w:szCs w:val="21"/>
          <w:shd w:val="clear" w:color="auto" w:fill="FFFFFF"/>
          <w:rPrChange w:id="324" w:author="Noncolour" w:date="2025-10-31T14:12:41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color w:val="000000" w:themeColor="text1"/>
          <w:sz w:val="21"/>
          <w:szCs w:val="21"/>
          <w:shd w:val="clear" w:color="auto" w:fill="FFFFFF"/>
          <w:rPrChange w:id="325" w:author="Noncolour" w:date="2025-10-31T14:12:41Z">
            <w:rPr>
              <w:rFonts w:hint="eastAsia" w:ascii="宋体" w:hAnsi="宋体" w:eastAsia="宋体" w:cs="宋体"/>
              <w:color w:val="00B050"/>
              <w:sz w:val="21"/>
              <w:szCs w:val="21"/>
              <w:shd w:val="clear" w:color="auto" w:fill="FFFFFF"/>
            </w:rPr>
          </w:rPrChange>
          <w14:textFill>
            <w14:solidFill>
              <w14:schemeClr w14:val="tx1"/>
            </w14:solidFill>
          </w14:textFill>
        </w:rPr>
        <w:t>：移除项目成员</w:t>
      </w:r>
      <w:r>
        <w:rPr>
          <w:rFonts w:hint="eastAsia" w:ascii="宋体" w:hAnsi="宋体" w:eastAsia="宋体" w:cs="宋体"/>
          <w:color w:val="000000" w:themeColor="text1"/>
          <w:sz w:val="21"/>
          <w:szCs w:val="21"/>
          <w:shd w:val="clear" w:color="auto" w:fill="FFFFFF"/>
          <w:rPrChange w:id="326" w:author="Noncolour" w:date="2025-10-31T14:12:41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327" w:author="Noncolour" w:date="2025-10-31T14:12:41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color w:val="000000" w:themeColor="text1"/>
          <w:sz w:val="21"/>
          <w:szCs w:val="21"/>
          <w:shd w:val="clear" w:color="auto" w:fill="FFFFFF"/>
          <w:rPrChange w:id="328" w:author="Noncolour" w:date="2025-10-31T14:12:41Z">
            <w:rPr>
              <w:rFonts w:hint="eastAsia" w:ascii="宋体" w:hAnsi="宋体" w:eastAsia="宋体" w:cs="宋体"/>
              <w:color w:val="00B050"/>
              <w:sz w:val="21"/>
              <w:szCs w:val="21"/>
              <w:shd w:val="clear" w:color="auto" w:fill="FFFFFF"/>
            </w:rPr>
          </w:rPrChange>
          <w14:textFill>
            <w14:solidFill>
              <w14:schemeClr w14:val="tx1"/>
            </w14:solidFill>
          </w14:textFill>
        </w:rPr>
        <w:t>：组织者从项目中移除成员。</w:t>
      </w:r>
      <w:r>
        <w:rPr>
          <w:rFonts w:hint="eastAsia" w:ascii="宋体" w:hAnsi="宋体" w:eastAsia="宋体" w:cs="宋体"/>
          <w:color w:val="000000" w:themeColor="text1"/>
          <w:sz w:val="21"/>
          <w:szCs w:val="21"/>
          <w:shd w:val="clear" w:color="auto" w:fill="FFFFFF"/>
          <w:rPrChange w:id="329" w:author="Noncolour" w:date="2025-10-31T14:12:41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330" w:author="Noncolour" w:date="2025-10-31T14:12:41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color w:val="000000" w:themeColor="text1"/>
          <w:sz w:val="21"/>
          <w:szCs w:val="21"/>
          <w:shd w:val="clear" w:color="auto" w:fill="FFFFFF"/>
          <w:rPrChange w:id="331" w:author="Noncolour" w:date="2025-10-31T14:12:41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color w:val="000000" w:themeColor="text1"/>
          <w:sz w:val="21"/>
          <w:szCs w:val="21"/>
          <w:shd w:val="clear" w:color="auto" w:fill="FFFFFF"/>
          <w:rPrChange w:id="332" w:author="Noncolour" w:date="2025-10-31T14:12:41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333" w:author="Noncolour" w:date="2025-10-31T14:12:41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color w:val="000000" w:themeColor="text1"/>
          <w:sz w:val="21"/>
          <w:szCs w:val="21"/>
          <w:shd w:val="clear" w:color="auto" w:fill="FFFFFF"/>
          <w:rPrChange w:id="334" w:author="Noncolour" w:date="2025-10-31T14:12:41Z">
            <w:rPr>
              <w:rFonts w:hint="eastAsia" w:ascii="宋体" w:hAnsi="宋体" w:eastAsia="宋体" w:cs="宋体"/>
              <w:color w:val="00B050"/>
              <w:sz w:val="21"/>
              <w:szCs w:val="21"/>
              <w:shd w:val="clear" w:color="auto" w:fill="FFFFFF"/>
            </w:rPr>
          </w:rPrChange>
          <w14:textFill>
            <w14:solidFill>
              <w14:schemeClr w14:val="tx1"/>
            </w14:solidFill>
          </w14:textFill>
        </w:rPr>
        <w:t>：用户是项目组织者且项目中有该成员。</w:t>
      </w:r>
      <w:r>
        <w:rPr>
          <w:rFonts w:hint="eastAsia" w:ascii="宋体" w:hAnsi="宋体" w:eastAsia="宋体" w:cs="宋体"/>
          <w:color w:val="000000" w:themeColor="text1"/>
          <w:sz w:val="21"/>
          <w:szCs w:val="21"/>
          <w:shd w:val="clear" w:color="auto" w:fill="FFFFFF"/>
          <w:rPrChange w:id="335" w:author="Noncolour" w:date="2025-10-31T14:12:41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336" w:author="Noncolour" w:date="2025-10-31T14:12:41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color w:val="000000" w:themeColor="text1"/>
          <w:sz w:val="21"/>
          <w:szCs w:val="21"/>
          <w:shd w:val="clear" w:color="auto" w:fill="FFFFFF"/>
          <w:rPrChange w:id="337" w:author="Noncolour" w:date="2025-10-31T14:12:41Z">
            <w:rPr>
              <w:rFonts w:hint="eastAsia" w:ascii="宋体" w:hAnsi="宋体" w:eastAsia="宋体" w:cs="宋体"/>
              <w:color w:val="00B050"/>
              <w:sz w:val="21"/>
              <w:szCs w:val="21"/>
              <w:shd w:val="clear" w:color="auto" w:fill="FFFFFF"/>
            </w:rPr>
          </w:rPrChange>
          <w14:textFill>
            <w14:solidFill>
              <w14:schemeClr w14:val="tx1"/>
            </w14:solidFill>
          </w14:textFill>
        </w:rPr>
        <w:t>：</w:t>
      </w:r>
    </w:p>
    <w:p w14:paraId="2AB60537">
      <w:pPr>
        <w:snapToGrid w:val="0"/>
        <w:spacing w:line="360" w:lineRule="auto"/>
        <w:jc w:val="center"/>
        <w:rPr>
          <w:ins w:id="338" w:author="Love Maths [2]" w:date="2025-10-31T17:11:35Z"/>
          <w:color w:val="00B050"/>
        </w:rPr>
      </w:pPr>
    </w:p>
    <w:p w14:paraId="4CAC78A9">
      <w:pPr>
        <w:snapToGrid w:val="0"/>
        <w:spacing w:line="360" w:lineRule="auto"/>
        <w:jc w:val="center"/>
        <w:rPr>
          <w:rFonts w:ascii="Times New Roman" w:hAnsi="Times New Roman" w:eastAsia="宋体"/>
          <w:color w:val="00B050"/>
          <w:szCs w:val="21"/>
        </w:rPr>
      </w:pPr>
      <w:r>
        <w:rPr>
          <w:color w:val="00B050"/>
        </w:rPr>
        <w:drawing>
          <wp:inline distT="0" distB="0" distL="114300" distR="114300">
            <wp:extent cx="2770505" cy="3933190"/>
            <wp:effectExtent l="0" t="0" r="0" b="0"/>
            <wp:docPr id="1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9"/>
                    <pic:cNvPicPr>
                      <a:picLocks noChangeAspect="1"/>
                    </pic:cNvPicPr>
                  </pic:nvPicPr>
                  <pic:blipFill>
                    <a:blip r:embed="rId20"/>
                    <a:srcRect r="33238" b="33226"/>
                    <a:stretch>
                      <a:fillRect/>
                    </a:stretch>
                  </pic:blipFill>
                  <pic:spPr>
                    <a:xfrm>
                      <a:off x="0" y="0"/>
                      <a:ext cx="2770505" cy="3933190"/>
                    </a:xfrm>
                    <a:prstGeom prst="rect">
                      <a:avLst/>
                    </a:prstGeom>
                    <a:noFill/>
                    <a:ln>
                      <a:noFill/>
                    </a:ln>
                  </pic:spPr>
                </pic:pic>
              </a:graphicData>
            </a:graphic>
          </wp:inline>
        </w:drawing>
      </w:r>
    </w:p>
    <w:p w14:paraId="13D25985">
      <w:pPr>
        <w:snapToGrid w:val="0"/>
        <w:spacing w:line="360" w:lineRule="auto"/>
        <w:jc w:val="center"/>
        <w:rPr>
          <w:ins w:id="339" w:author="Noncolour" w:date="2025-10-31T14:33:14Z"/>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rPrChange w:id="340" w:author="Noncolour" w:date="2025-10-31T14:12:47Z">
            <w:rPr>
              <w:rFonts w:hint="eastAsia" w:ascii="宋体" w:hAnsi="宋体" w:eastAsia="宋体" w:cs="宋体"/>
              <w:color w:val="00B050"/>
            </w:rPr>
          </w:rPrChange>
          <w14:textFill>
            <w14:solidFill>
              <w14:schemeClr w14:val="tx1"/>
            </w14:solidFill>
          </w14:textFill>
        </w:rPr>
        <w:t>图 1.4.</w:t>
      </w:r>
      <w:ins w:id="341" w:author="Noncolour" w:date="2025-10-31T14:33:12Z">
        <w:r>
          <w:rPr>
            <w:rFonts w:hint="eastAsia" w:ascii="宋体" w:hAnsi="宋体" w:eastAsia="宋体" w:cs="宋体"/>
            <w:color w:val="000000" w:themeColor="text1"/>
            <w:lang w:val="en-US" w:eastAsia="zh-CN"/>
            <w14:textFill>
              <w14:solidFill>
                <w14:schemeClr w14:val="tx1"/>
              </w14:solidFill>
            </w14:textFill>
          </w:rPr>
          <w:t>1</w:t>
        </w:r>
      </w:ins>
      <w:del w:id="342" w:author="Noncolour" w:date="2025-10-31T14:33:11Z">
        <w:r>
          <w:rPr>
            <w:rFonts w:hint="eastAsia" w:ascii="宋体" w:hAnsi="宋体" w:eastAsia="宋体" w:cs="宋体"/>
            <w:color w:val="000000" w:themeColor="text1"/>
            <w:rPrChange w:id="343" w:author="Noncolour" w:date="2025-10-31T14:12:47Z">
              <w:rPr>
                <w:rFonts w:hint="eastAsia" w:ascii="宋体" w:hAnsi="宋体" w:eastAsia="宋体" w:cs="宋体"/>
                <w:color w:val="00B050"/>
              </w:rPr>
            </w:rPrChange>
            <w14:textFill>
              <w14:solidFill>
                <w14:schemeClr w14:val="tx1"/>
              </w14:solidFill>
            </w14:textFill>
          </w:rPr>
          <w:delText>2</w:delText>
        </w:r>
      </w:del>
      <w:r>
        <w:rPr>
          <w:rFonts w:hint="eastAsia" w:ascii="宋体" w:hAnsi="宋体" w:eastAsia="宋体" w:cs="宋体"/>
          <w:color w:val="000000" w:themeColor="text1"/>
          <w:rPrChange w:id="344" w:author="Noncolour" w:date="2025-10-31T14:12:47Z">
            <w:rPr>
              <w:rFonts w:hint="eastAsia" w:ascii="宋体" w:hAnsi="宋体" w:eastAsia="宋体" w:cs="宋体"/>
              <w:color w:val="00B050"/>
            </w:rPr>
          </w:rPrChange>
          <w14:textFill>
            <w14:solidFill>
              <w14:schemeClr w14:val="tx1"/>
            </w14:solidFill>
          </w14:textFill>
        </w:rPr>
        <w:t>4 移除项目成员活动图</w:t>
      </w:r>
    </w:p>
    <w:p w14:paraId="730FC16E">
      <w:pPr>
        <w:snapToGrid w:val="0"/>
        <w:spacing w:line="360" w:lineRule="auto"/>
        <w:jc w:val="center"/>
        <w:rPr>
          <w:ins w:id="345" w:author="Noncolour" w:date="2025-10-31T14:33:15Z"/>
          <w:rFonts w:hint="eastAsia" w:ascii="宋体" w:hAnsi="宋体" w:eastAsia="宋体" w:cs="宋体"/>
          <w:color w:val="000000" w:themeColor="text1"/>
          <w14:textFill>
            <w14:solidFill>
              <w14:schemeClr w14:val="tx1"/>
            </w14:solidFill>
          </w14:textFill>
        </w:rPr>
      </w:pPr>
    </w:p>
    <w:p w14:paraId="4218AB19">
      <w:pPr>
        <w:snapToGrid w:val="0"/>
        <w:spacing w:line="360" w:lineRule="auto"/>
        <w:jc w:val="center"/>
        <w:rPr>
          <w:rFonts w:hint="eastAsia" w:ascii="宋体" w:hAnsi="宋体" w:eastAsia="宋体" w:cs="宋体"/>
          <w:color w:val="000000" w:themeColor="text1"/>
          <w:rPrChange w:id="346" w:author="Noncolour" w:date="2025-10-31T14:12:47Z">
            <w:rPr>
              <w:rFonts w:hint="eastAsia" w:ascii="宋体" w:hAnsi="宋体" w:eastAsia="宋体" w:cs="宋体"/>
              <w:color w:val="00B050"/>
            </w:rPr>
          </w:rPrChange>
          <w14:textFill>
            <w14:solidFill>
              <w14:schemeClr w14:val="tx1"/>
            </w14:solidFill>
          </w14:textFill>
        </w:rPr>
      </w:pPr>
    </w:p>
    <w:p w14:paraId="08019BD2">
      <w:pPr>
        <w:pStyle w:val="4"/>
        <w:keepNext w:val="0"/>
        <w:keepLines w:val="0"/>
        <w:widowControl/>
        <w:shd w:val="clear" w:color="auto" w:fill="FFFFFF"/>
        <w:snapToGrid w:val="0"/>
        <w:spacing w:before="0" w:after="0" w:line="360" w:lineRule="auto"/>
        <w:rPr>
          <w:ins w:id="347" w:author="Noncolour" w:date="2025-10-31T14:33:57Z"/>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rPrChange w:id="348" w:author="Noncolour" w:date="2025-10-31T14:12:47Z">
            <w:rPr>
              <w:rFonts w:hint="eastAsia" w:ascii="宋体" w:hAnsi="宋体" w:eastAsia="宋体" w:cs="宋体"/>
              <w:color w:val="00B050"/>
              <w:sz w:val="21"/>
              <w:szCs w:val="21"/>
              <w:lang w:val="en-US" w:eastAsia="zh-CN"/>
            </w:rPr>
          </w:rPrChange>
          <w14:textFill>
            <w14:solidFill>
              <w14:schemeClr w14:val="tx1"/>
            </w14:solidFill>
          </w14:textFill>
        </w:rPr>
        <w:t>1.4.</w:t>
      </w:r>
      <w:ins w:id="349" w:author="Noncolour" w:date="2025-10-31T14:33:18Z">
        <w:r>
          <w:rPr>
            <w:rFonts w:hint="eastAsia" w:ascii="宋体" w:hAnsi="宋体" w:eastAsia="宋体" w:cs="宋体"/>
            <w:color w:val="000000" w:themeColor="text1"/>
            <w:sz w:val="21"/>
            <w:szCs w:val="21"/>
            <w:lang w:val="en-US" w:eastAsia="zh-CN"/>
            <w14:textFill>
              <w14:solidFill>
                <w14:schemeClr w14:val="tx1"/>
              </w14:solidFill>
            </w14:textFill>
          </w:rPr>
          <w:t>1</w:t>
        </w:r>
      </w:ins>
      <w:del w:id="350" w:author="Noncolour" w:date="2025-10-31T14:33:18Z">
        <w:r>
          <w:rPr>
            <w:rFonts w:hint="eastAsia" w:ascii="宋体" w:hAnsi="宋体" w:eastAsia="宋体" w:cs="宋体"/>
            <w:color w:val="000000" w:themeColor="text1"/>
            <w:sz w:val="21"/>
            <w:szCs w:val="21"/>
            <w:lang w:val="en-US" w:eastAsia="zh-CN"/>
            <w:rPrChange w:id="351" w:author="Noncolour" w:date="2025-10-31T14:12:47Z">
              <w:rPr>
                <w:rFonts w:hint="eastAsia" w:ascii="宋体" w:hAnsi="宋体" w:eastAsia="宋体" w:cs="宋体"/>
                <w:color w:val="00B050"/>
                <w:sz w:val="21"/>
                <w:szCs w:val="21"/>
                <w:lang w:val="en-US" w:eastAsia="zh-CN"/>
              </w:rPr>
            </w:rPrChange>
            <w14:textFill>
              <w14:solidFill>
                <w14:schemeClr w14:val="tx1"/>
              </w14:solidFill>
            </w14:textFill>
          </w:rPr>
          <w:delText>2</w:delText>
        </w:r>
      </w:del>
      <w:r>
        <w:rPr>
          <w:rFonts w:hint="eastAsia" w:ascii="宋体" w:hAnsi="宋体" w:eastAsia="宋体" w:cs="宋体"/>
          <w:color w:val="000000" w:themeColor="text1"/>
          <w:sz w:val="21"/>
          <w:szCs w:val="21"/>
          <w:lang w:val="en-US" w:eastAsia="zh-CN"/>
          <w:rPrChange w:id="352" w:author="Noncolour" w:date="2025-10-31T14:12:47Z">
            <w:rPr>
              <w:rFonts w:hint="eastAsia" w:ascii="宋体" w:hAnsi="宋体" w:eastAsia="宋体" w:cs="宋体"/>
              <w:color w:val="00B050"/>
              <w:sz w:val="21"/>
              <w:szCs w:val="21"/>
              <w:lang w:val="en-US" w:eastAsia="zh-CN"/>
            </w:rPr>
          </w:rPrChange>
          <w14:textFill>
            <w14:solidFill>
              <w14:schemeClr w14:val="tx1"/>
            </w14:solidFill>
          </w14:textFill>
        </w:rPr>
        <w:t>5申请退出项目</w:t>
      </w:r>
    </w:p>
    <w:p w14:paraId="44546B83">
      <w:pPr>
        <w:rPr>
          <w:rFonts w:hint="default" w:ascii="等线" w:hAnsi="等线" w:eastAsia="等线" w:cs="Times New Roman"/>
          <w:color w:val="auto"/>
          <w:sz w:val="21"/>
          <w:szCs w:val="22"/>
          <w:lang w:val="en-US" w:eastAsia="zh-CN"/>
          <w:rPrChange w:id="353" w:author="Noncolour" w:date="2025-10-31T14:12:47Z">
            <w:rPr>
              <w:rFonts w:hint="eastAsia" w:ascii="宋体" w:hAnsi="宋体" w:eastAsia="宋体" w:cs="宋体"/>
              <w:color w:val="00B050"/>
              <w:sz w:val="21"/>
              <w:szCs w:val="21"/>
              <w:lang w:val="en-US" w:eastAsia="zh-CN"/>
            </w:rPr>
          </w:rPrChange>
        </w:rPr>
      </w:pPr>
    </w:p>
    <w:p w14:paraId="6CB6DBC8">
      <w:pPr>
        <w:ind w:firstLine="420" w:firstLineChars="200"/>
        <w:rPr>
          <w:rFonts w:hint="eastAsia" w:ascii="宋体" w:hAnsi="宋体" w:eastAsia="宋体" w:cs="宋体"/>
          <w:color w:val="000000" w:themeColor="text1"/>
          <w:sz w:val="21"/>
          <w:szCs w:val="21"/>
          <w:lang w:val="en-US" w:eastAsia="zh-CN"/>
          <w:rPrChange w:id="355" w:author="Noncolour" w:date="2025-10-31T14:12:47Z">
            <w:rPr>
              <w:rFonts w:hint="eastAsia" w:ascii="宋体" w:hAnsi="宋体" w:eastAsia="宋体" w:cs="宋体"/>
              <w:color w:val="00B050"/>
              <w:sz w:val="21"/>
              <w:szCs w:val="21"/>
              <w:lang w:val="en-US" w:eastAsia="zh-CN"/>
            </w:rPr>
          </w:rPrChange>
          <w14:textFill>
            <w14:solidFill>
              <w14:schemeClr w14:val="tx1"/>
            </w14:solidFill>
          </w14:textFill>
        </w:rPr>
        <w:pPrChange w:id="354" w:author="Noncolour" w:date="2025-10-31T14:33:28Z">
          <w:pPr/>
        </w:pPrChange>
      </w:pPr>
      <w:r>
        <w:rPr>
          <w:rFonts w:hint="eastAsia" w:ascii="宋体" w:hAnsi="宋体" w:eastAsia="宋体" w:cs="宋体"/>
          <w:color w:val="000000" w:themeColor="text1"/>
          <w:sz w:val="21"/>
          <w:szCs w:val="21"/>
          <w:lang w:val="en-US" w:eastAsia="zh-CN"/>
          <w:rPrChange w:id="356" w:author="Noncolour" w:date="2025-10-31T14:12:47Z">
            <w:rPr>
              <w:rFonts w:hint="eastAsia" w:ascii="宋体" w:hAnsi="宋体" w:eastAsia="宋体" w:cs="宋体"/>
              <w:color w:val="00B050"/>
              <w:sz w:val="21"/>
              <w:szCs w:val="21"/>
              <w:lang w:val="en-US" w:eastAsia="zh-CN"/>
            </w:rPr>
          </w:rPrChange>
          <w14:textFill>
            <w14:solidFill>
              <w14:schemeClr w14:val="tx1"/>
            </w14:solidFill>
          </w14:textFill>
        </w:rPr>
        <w:t>用例名：申请退出项目</w:t>
      </w:r>
    </w:p>
    <w:p w14:paraId="7D08E2F5">
      <w:pPr>
        <w:ind w:firstLine="420" w:firstLineChars="200"/>
        <w:rPr>
          <w:rFonts w:hint="eastAsia" w:ascii="宋体" w:hAnsi="宋体" w:eastAsia="宋体" w:cs="宋体"/>
          <w:color w:val="000000" w:themeColor="text1"/>
          <w:sz w:val="21"/>
          <w:szCs w:val="21"/>
          <w:lang w:val="en-US" w:eastAsia="zh-CN"/>
          <w:rPrChange w:id="358" w:author="Noncolour" w:date="2025-10-31T14:12:47Z">
            <w:rPr>
              <w:rFonts w:hint="eastAsia" w:ascii="宋体" w:hAnsi="宋体" w:eastAsia="宋体" w:cs="宋体"/>
              <w:color w:val="00B050"/>
              <w:sz w:val="21"/>
              <w:szCs w:val="21"/>
              <w:lang w:val="en-US" w:eastAsia="zh-CN"/>
            </w:rPr>
          </w:rPrChange>
          <w14:textFill>
            <w14:solidFill>
              <w14:schemeClr w14:val="tx1"/>
            </w14:solidFill>
          </w14:textFill>
        </w:rPr>
        <w:pPrChange w:id="357" w:author="Noncolour" w:date="2025-10-31T14:33:29Z">
          <w:pPr/>
        </w:pPrChange>
      </w:pPr>
      <w:r>
        <w:rPr>
          <w:rFonts w:hint="eastAsia" w:ascii="宋体" w:hAnsi="宋体" w:eastAsia="宋体" w:cs="宋体"/>
          <w:color w:val="000000" w:themeColor="text1"/>
          <w:sz w:val="21"/>
          <w:szCs w:val="21"/>
          <w:lang w:val="en-US" w:eastAsia="zh-CN"/>
          <w:rPrChange w:id="359" w:author="Noncolour" w:date="2025-10-31T14:12:47Z">
            <w:rPr>
              <w:rFonts w:hint="eastAsia" w:ascii="宋体" w:hAnsi="宋体" w:eastAsia="宋体" w:cs="宋体"/>
              <w:color w:val="00B050"/>
              <w:sz w:val="21"/>
              <w:szCs w:val="21"/>
              <w:lang w:val="en-US" w:eastAsia="zh-CN"/>
            </w:rPr>
          </w:rPrChange>
          <w14:textFill>
            <w14:solidFill>
              <w14:schemeClr w14:val="tx1"/>
            </w14:solidFill>
          </w14:textFill>
        </w:rPr>
        <w:t>描述：项目成员主动申请退出项目</w:t>
      </w:r>
    </w:p>
    <w:p w14:paraId="0D1641DD">
      <w:pPr>
        <w:ind w:firstLine="420" w:firstLineChars="200"/>
        <w:rPr>
          <w:rFonts w:hint="eastAsia" w:ascii="宋体" w:hAnsi="宋体" w:eastAsia="宋体" w:cs="宋体"/>
          <w:color w:val="000000" w:themeColor="text1"/>
          <w:sz w:val="21"/>
          <w:szCs w:val="21"/>
          <w:lang w:val="en-US" w:eastAsia="zh-CN"/>
          <w:rPrChange w:id="361" w:author="Noncolour" w:date="2025-10-31T14:12:47Z">
            <w:rPr>
              <w:rFonts w:hint="eastAsia" w:ascii="宋体" w:hAnsi="宋体" w:eastAsia="宋体" w:cs="宋体"/>
              <w:color w:val="00B050"/>
              <w:sz w:val="21"/>
              <w:szCs w:val="21"/>
              <w:lang w:val="en-US" w:eastAsia="zh-CN"/>
            </w:rPr>
          </w:rPrChange>
          <w14:textFill>
            <w14:solidFill>
              <w14:schemeClr w14:val="tx1"/>
            </w14:solidFill>
          </w14:textFill>
        </w:rPr>
        <w:pPrChange w:id="360" w:author="Noncolour" w:date="2025-10-31T14:33:30Z">
          <w:pPr/>
        </w:pPrChange>
      </w:pPr>
      <w:r>
        <w:rPr>
          <w:rFonts w:hint="eastAsia" w:ascii="宋体" w:hAnsi="宋体" w:eastAsia="宋体" w:cs="宋体"/>
          <w:color w:val="000000" w:themeColor="text1"/>
          <w:sz w:val="21"/>
          <w:szCs w:val="21"/>
          <w:lang w:val="en-US" w:eastAsia="zh-CN"/>
          <w:rPrChange w:id="362" w:author="Noncolour" w:date="2025-10-31T14:12:47Z">
            <w:rPr>
              <w:rFonts w:hint="eastAsia" w:ascii="宋体" w:hAnsi="宋体" w:eastAsia="宋体" w:cs="宋体"/>
              <w:color w:val="00B050"/>
              <w:sz w:val="21"/>
              <w:szCs w:val="21"/>
              <w:lang w:val="en-US" w:eastAsia="zh-CN"/>
            </w:rPr>
          </w:rPrChange>
          <w14:textFill>
            <w14:solidFill>
              <w14:schemeClr w14:val="tx1"/>
            </w14:solidFill>
          </w14:textFill>
        </w:rPr>
        <w:t>参与者：用户</w:t>
      </w:r>
    </w:p>
    <w:p w14:paraId="0C3806AB">
      <w:pPr>
        <w:ind w:firstLine="420" w:firstLineChars="200"/>
        <w:rPr>
          <w:rFonts w:hint="eastAsia" w:ascii="宋体" w:hAnsi="宋体" w:eastAsia="宋体" w:cs="宋体"/>
          <w:color w:val="000000" w:themeColor="text1"/>
          <w:sz w:val="21"/>
          <w:szCs w:val="21"/>
          <w:lang w:val="en-US" w:eastAsia="zh-CN"/>
          <w:rPrChange w:id="364" w:author="Noncolour" w:date="2025-10-31T14:12:47Z">
            <w:rPr>
              <w:rFonts w:hint="eastAsia" w:ascii="宋体" w:hAnsi="宋体" w:eastAsia="宋体" w:cs="宋体"/>
              <w:color w:val="00B050"/>
              <w:sz w:val="21"/>
              <w:szCs w:val="21"/>
              <w:lang w:val="en-US" w:eastAsia="zh-CN"/>
            </w:rPr>
          </w:rPrChange>
          <w14:textFill>
            <w14:solidFill>
              <w14:schemeClr w14:val="tx1"/>
            </w14:solidFill>
          </w14:textFill>
        </w:rPr>
        <w:pPrChange w:id="363" w:author="Noncolour" w:date="2025-10-31T14:33:30Z">
          <w:pPr/>
        </w:pPrChange>
      </w:pPr>
      <w:r>
        <w:rPr>
          <w:rFonts w:hint="eastAsia" w:ascii="宋体" w:hAnsi="宋体" w:eastAsia="宋体" w:cs="宋体"/>
          <w:color w:val="000000" w:themeColor="text1"/>
          <w:sz w:val="21"/>
          <w:szCs w:val="21"/>
          <w:lang w:val="en-US" w:eastAsia="zh-CN"/>
          <w:rPrChange w:id="365" w:author="Noncolour" w:date="2025-10-31T14:12:47Z">
            <w:rPr>
              <w:rFonts w:hint="eastAsia" w:ascii="宋体" w:hAnsi="宋体" w:eastAsia="宋体" w:cs="宋体"/>
              <w:color w:val="00B050"/>
              <w:sz w:val="21"/>
              <w:szCs w:val="21"/>
              <w:lang w:val="en-US" w:eastAsia="zh-CN"/>
            </w:rPr>
          </w:rPrChange>
          <w14:textFill>
            <w14:solidFill>
              <w14:schemeClr w14:val="tx1"/>
            </w14:solidFill>
          </w14:textFill>
        </w:rPr>
        <w:t>前置条件：用户是项目成员</w:t>
      </w:r>
    </w:p>
    <w:p w14:paraId="5F612F04">
      <w:pPr>
        <w:ind w:firstLine="420" w:firstLineChars="200"/>
        <w:rPr>
          <w:rFonts w:hint="eastAsia" w:ascii="宋体" w:hAnsi="宋体" w:eastAsia="宋体" w:cs="宋体"/>
          <w:color w:val="000000" w:themeColor="text1"/>
          <w:sz w:val="21"/>
          <w:szCs w:val="21"/>
          <w:lang w:val="en-US" w:eastAsia="zh-CN"/>
          <w:rPrChange w:id="367" w:author="Noncolour" w:date="2025-10-31T14:12:47Z">
            <w:rPr>
              <w:rFonts w:hint="eastAsia" w:ascii="宋体" w:hAnsi="宋体" w:eastAsia="宋体" w:cs="宋体"/>
              <w:color w:val="00B050"/>
              <w:sz w:val="21"/>
              <w:szCs w:val="21"/>
              <w:lang w:val="en-US" w:eastAsia="zh-CN"/>
            </w:rPr>
          </w:rPrChange>
          <w14:textFill>
            <w14:solidFill>
              <w14:schemeClr w14:val="tx1"/>
            </w14:solidFill>
          </w14:textFill>
        </w:rPr>
        <w:pPrChange w:id="366" w:author="Noncolour" w:date="2025-10-31T14:33:31Z">
          <w:pPr/>
        </w:pPrChange>
      </w:pPr>
      <w:r>
        <w:rPr>
          <w:rFonts w:hint="eastAsia" w:ascii="宋体" w:hAnsi="宋体" w:eastAsia="宋体" w:cs="宋体"/>
          <w:color w:val="000000" w:themeColor="text1"/>
          <w:sz w:val="21"/>
          <w:szCs w:val="21"/>
          <w:lang w:val="en-US" w:eastAsia="zh-CN"/>
          <w:rPrChange w:id="368" w:author="Noncolour" w:date="2025-10-31T14:12:47Z">
            <w:rPr>
              <w:rFonts w:hint="eastAsia" w:ascii="宋体" w:hAnsi="宋体" w:eastAsia="宋体" w:cs="宋体"/>
              <w:color w:val="00B050"/>
              <w:sz w:val="21"/>
              <w:szCs w:val="21"/>
              <w:lang w:val="en-US" w:eastAsia="zh-CN"/>
            </w:rPr>
          </w:rPrChange>
          <w14:textFill>
            <w14:solidFill>
              <w14:schemeClr w14:val="tx1"/>
            </w14:solidFill>
          </w14:textFill>
        </w:rPr>
        <w:t>活动图：</w:t>
      </w:r>
    </w:p>
    <w:p w14:paraId="57E7B986">
      <w:pPr>
        <w:jc w:val="center"/>
        <w:rPr>
          <w:ins w:id="369" w:author="Love Maths [2]" w:date="2025-10-31T17:09:38Z"/>
        </w:rPr>
      </w:pPr>
    </w:p>
    <w:p w14:paraId="5E3CBBDF">
      <w:pPr>
        <w:jc w:val="center"/>
        <w:rPr>
          <w:ins w:id="370" w:author="Noncolour" w:date="2025-10-31T14:34:29Z"/>
        </w:rPr>
      </w:pPr>
      <w:r>
        <w:drawing>
          <wp:inline distT="0" distB="0" distL="114300" distR="114300">
            <wp:extent cx="3402965" cy="5040630"/>
            <wp:effectExtent l="0" t="0" r="0" b="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21"/>
                    <a:srcRect r="30367" b="32578"/>
                    <a:stretch>
                      <a:fillRect/>
                    </a:stretch>
                  </pic:blipFill>
                  <pic:spPr>
                    <a:xfrm>
                      <a:off x="0" y="0"/>
                      <a:ext cx="3402965" cy="5040630"/>
                    </a:xfrm>
                    <a:prstGeom prst="rect">
                      <a:avLst/>
                    </a:prstGeom>
                    <a:noFill/>
                    <a:ln>
                      <a:noFill/>
                    </a:ln>
                  </pic:spPr>
                </pic:pic>
              </a:graphicData>
            </a:graphic>
          </wp:inline>
        </w:drawing>
      </w:r>
    </w:p>
    <w:p w14:paraId="1AFC0D09">
      <w:pPr>
        <w:jc w:val="center"/>
        <w:rPr>
          <w:ins w:id="371" w:author="Noncolour" w:date="2025-10-31T14:34:30Z"/>
          <w:rFonts w:hint="eastAsia" w:ascii="宋体" w:hAnsi="宋体" w:eastAsia="宋体" w:cs="宋体"/>
          <w:color w:val="000000" w:themeColor="text1"/>
          <w14:textFill>
            <w14:solidFill>
              <w14:schemeClr w14:val="tx1"/>
            </w14:solidFill>
          </w14:textFill>
        </w:rPr>
      </w:pPr>
      <w:ins w:id="372" w:author="Noncolour" w:date="2025-10-31T14:34:30Z">
        <w:r>
          <w:rPr>
            <w:rFonts w:hint="eastAsia" w:ascii="宋体" w:hAnsi="宋体" w:eastAsia="宋体" w:cs="宋体"/>
            <w:color w:val="000000" w:themeColor="text1"/>
            <w14:textFill>
              <w14:solidFill>
                <w14:schemeClr w14:val="tx1"/>
              </w14:solidFill>
            </w14:textFill>
          </w:rPr>
          <w:t>图 1.4.</w:t>
        </w:r>
      </w:ins>
      <w:ins w:id="373" w:author="Noncolour" w:date="2025-10-31T14:34:30Z">
        <w:r>
          <w:rPr>
            <w:rFonts w:hint="eastAsia" w:ascii="宋体" w:hAnsi="宋体" w:eastAsia="宋体" w:cs="宋体"/>
            <w:color w:val="000000" w:themeColor="text1"/>
            <w:lang w:val="en-US" w:eastAsia="zh-CN"/>
            <w14:textFill>
              <w14:solidFill>
                <w14:schemeClr w14:val="tx1"/>
              </w14:solidFill>
            </w14:textFill>
          </w:rPr>
          <w:t>1</w:t>
        </w:r>
      </w:ins>
      <w:ins w:id="374" w:author="Noncolour" w:date="2025-10-31T14:34:37Z">
        <w:r>
          <w:rPr>
            <w:rFonts w:hint="eastAsia" w:ascii="宋体" w:hAnsi="宋体" w:eastAsia="宋体" w:cs="宋体"/>
            <w:color w:val="000000" w:themeColor="text1"/>
            <w:lang w:val="en-US" w:eastAsia="zh-CN"/>
            <w14:textFill>
              <w14:solidFill>
                <w14:schemeClr w14:val="tx1"/>
              </w14:solidFill>
            </w14:textFill>
          </w:rPr>
          <w:t>5</w:t>
        </w:r>
      </w:ins>
      <w:ins w:id="375" w:author="Noncolour" w:date="2025-10-31T14:34:30Z">
        <w:r>
          <w:rPr>
            <w:rFonts w:hint="eastAsia" w:ascii="宋体" w:hAnsi="宋体" w:eastAsia="宋体" w:cs="宋体"/>
            <w:color w:val="000000" w:themeColor="text1"/>
            <w14:textFill>
              <w14:solidFill>
                <w14:schemeClr w14:val="tx1"/>
              </w14:solidFill>
            </w14:textFill>
          </w:rPr>
          <w:t xml:space="preserve"> </w:t>
        </w:r>
      </w:ins>
      <w:ins w:id="376" w:author="Noncolour" w:date="2025-10-31T14:34:43Z">
        <w:r>
          <w:rPr>
            <w:rFonts w:hint="eastAsia" w:ascii="宋体" w:hAnsi="宋体" w:eastAsia="宋体" w:cs="宋体"/>
            <w:color w:val="000000" w:themeColor="text1"/>
            <w:sz w:val="21"/>
            <w:szCs w:val="21"/>
            <w:lang w:val="en-US" w:eastAsia="zh-CN"/>
            <w14:textFill>
              <w14:solidFill>
                <w14:schemeClr w14:val="tx1"/>
              </w14:solidFill>
            </w14:textFill>
          </w:rPr>
          <w:t>申请退出项目</w:t>
        </w:r>
      </w:ins>
      <w:ins w:id="377" w:author="Noncolour" w:date="2025-10-31T14:34:30Z">
        <w:r>
          <w:rPr>
            <w:rFonts w:hint="eastAsia" w:ascii="宋体" w:hAnsi="宋体" w:eastAsia="宋体" w:cs="宋体"/>
            <w:color w:val="000000" w:themeColor="text1"/>
            <w14:textFill>
              <w14:solidFill>
                <w14:schemeClr w14:val="tx1"/>
              </w14:solidFill>
            </w14:textFill>
          </w:rPr>
          <w:t>活动图</w:t>
        </w:r>
      </w:ins>
    </w:p>
    <w:p w14:paraId="28618233">
      <w:pPr>
        <w:jc w:val="center"/>
        <w:rPr>
          <w:ins w:id="378" w:author="Noncolour" w:date="2025-10-31T14:45:09Z"/>
          <w:rFonts w:hint="default" w:ascii="宋体" w:hAnsi="宋体" w:eastAsia="宋体" w:cs="宋体"/>
          <w:color w:val="000000" w:themeColor="text1"/>
          <w:lang w:val="en-US" w:eastAsia="zh-CN"/>
          <w14:textFill>
            <w14:solidFill>
              <w14:schemeClr w14:val="tx1"/>
            </w14:solidFill>
          </w14:textFill>
        </w:rPr>
      </w:pPr>
    </w:p>
    <w:p w14:paraId="2DDCE390">
      <w:pPr>
        <w:jc w:val="center"/>
        <w:rPr>
          <w:rFonts w:hint="default" w:ascii="宋体" w:hAnsi="宋体" w:eastAsia="宋体" w:cs="宋体"/>
          <w:color w:val="000000" w:themeColor="text1"/>
          <w:lang w:val="en-US" w:eastAsia="zh-CN"/>
          <w14:textFill>
            <w14:solidFill>
              <w14:schemeClr w14:val="tx1"/>
            </w14:solidFill>
          </w14:textFill>
        </w:rPr>
      </w:pPr>
    </w:p>
    <w:p w14:paraId="2C12490C">
      <w:pPr>
        <w:pStyle w:val="4"/>
        <w:keepNext w:val="0"/>
        <w:keepLines w:val="0"/>
        <w:widowControl/>
        <w:shd w:val="clear" w:color="auto" w:fill="FFFFFF"/>
        <w:snapToGrid w:val="0"/>
        <w:spacing w:before="0" w:after="0" w:line="360" w:lineRule="auto"/>
        <w:rPr>
          <w:ins w:id="379" w:author="Noncolour" w:date="2025-10-31T14:34:03Z"/>
          <w:rFonts w:ascii="Times New Roman" w:hAnsi="Times New Roman" w:eastAsia="宋体"/>
          <w:color w:val="000000" w:themeColor="text1"/>
          <w:sz w:val="21"/>
          <w:szCs w:val="21"/>
          <w:shd w:val="clear" w:color="auto" w:fill="FFFFFF"/>
          <w14:textFill>
            <w14:solidFill>
              <w14:schemeClr w14:val="tx1"/>
            </w14:solidFill>
          </w14:textFill>
        </w:rPr>
      </w:pPr>
      <w:r>
        <w:rPr>
          <w:rFonts w:hint="eastAsia" w:ascii="宋体" w:hAnsi="宋体" w:eastAsia="宋体" w:cs="宋体"/>
          <w:color w:val="000000" w:themeColor="text1"/>
          <w:sz w:val="21"/>
          <w:szCs w:val="21"/>
          <w:rPrChange w:id="380" w:author="Noncolour" w:date="2025-10-31T14:12:50Z">
            <w:rPr>
              <w:rFonts w:hint="eastAsia" w:ascii="宋体" w:hAnsi="宋体" w:eastAsia="宋体" w:cs="宋体"/>
              <w:color w:val="00B050"/>
              <w:sz w:val="21"/>
              <w:szCs w:val="21"/>
            </w:rPr>
          </w:rPrChange>
          <w14:textFill>
            <w14:solidFill>
              <w14:schemeClr w14:val="tx1"/>
            </w14:solidFill>
          </w14:textFill>
        </w:rPr>
        <w:t>1.4.</w:t>
      </w:r>
      <w:ins w:id="381" w:author="Noncolour" w:date="2025-10-31T14:34:01Z">
        <w:r>
          <w:rPr>
            <w:rFonts w:hint="eastAsia" w:ascii="宋体" w:hAnsi="宋体" w:eastAsia="宋体" w:cs="宋体"/>
            <w:color w:val="000000" w:themeColor="text1"/>
            <w:sz w:val="21"/>
            <w:szCs w:val="21"/>
            <w:lang w:val="en-US" w:eastAsia="zh-CN"/>
            <w14:textFill>
              <w14:solidFill>
                <w14:schemeClr w14:val="tx1"/>
              </w14:solidFill>
            </w14:textFill>
          </w:rPr>
          <w:t>1</w:t>
        </w:r>
      </w:ins>
      <w:del w:id="382" w:author="Noncolour" w:date="2025-10-31T14:34:00Z">
        <w:r>
          <w:rPr>
            <w:rFonts w:hint="eastAsia" w:ascii="宋体" w:hAnsi="宋体" w:eastAsia="宋体" w:cs="宋体"/>
            <w:color w:val="000000" w:themeColor="text1"/>
            <w:sz w:val="21"/>
            <w:szCs w:val="21"/>
            <w:rPrChange w:id="383" w:author="Noncolour" w:date="2025-10-31T14:12:50Z">
              <w:rPr>
                <w:rFonts w:hint="eastAsia" w:ascii="宋体" w:hAnsi="宋体" w:eastAsia="宋体" w:cs="宋体"/>
                <w:color w:val="00B050"/>
                <w:sz w:val="21"/>
                <w:szCs w:val="21"/>
              </w:rPr>
            </w:rPrChange>
            <w14:textFill>
              <w14:solidFill>
                <w14:schemeClr w14:val="tx1"/>
              </w14:solidFill>
            </w14:textFill>
          </w:rPr>
          <w:delText>2</w:delText>
        </w:r>
      </w:del>
      <w:r>
        <w:rPr>
          <w:rFonts w:hint="eastAsia" w:ascii="宋体" w:hAnsi="宋体" w:eastAsia="宋体" w:cs="宋体"/>
          <w:color w:val="000000" w:themeColor="text1"/>
          <w:sz w:val="21"/>
          <w:szCs w:val="21"/>
          <w:rPrChange w:id="384" w:author="Noncolour" w:date="2025-10-31T14:12:50Z">
            <w:rPr>
              <w:rFonts w:hint="eastAsia" w:ascii="宋体" w:hAnsi="宋体" w:eastAsia="宋体" w:cs="宋体"/>
              <w:color w:val="00B050"/>
              <w:sz w:val="21"/>
              <w:szCs w:val="21"/>
            </w:rPr>
          </w:rPrChange>
          <w14:textFill>
            <w14:solidFill>
              <w14:schemeClr w14:val="tx1"/>
            </w14:solidFill>
          </w14:textFill>
        </w:rPr>
        <w:t>6</w:t>
      </w:r>
      <w:r>
        <w:rPr>
          <w:rFonts w:ascii="Times New Roman" w:hAnsi="Times New Roman" w:eastAsia="宋体"/>
          <w:color w:val="000000" w:themeColor="text1"/>
          <w:sz w:val="21"/>
          <w:szCs w:val="21"/>
          <w:shd w:val="clear" w:color="auto" w:fill="FFFFFF"/>
          <w:rPrChange w:id="385" w:author="Noncolour" w:date="2025-10-31T14:12:50Z">
            <w:rPr>
              <w:rFonts w:ascii="Times New Roman" w:hAnsi="Times New Roman" w:eastAsia="宋体"/>
              <w:color w:val="00B050"/>
              <w:sz w:val="21"/>
              <w:szCs w:val="21"/>
              <w:shd w:val="clear" w:color="auto" w:fill="FFFFFF"/>
            </w:rPr>
          </w:rPrChange>
          <w14:textFill>
            <w14:solidFill>
              <w14:schemeClr w14:val="tx1"/>
            </w14:solidFill>
          </w14:textFill>
        </w:rPr>
        <w:t>发起结算及批量结算</w:t>
      </w:r>
    </w:p>
    <w:p w14:paraId="1426B0A9">
      <w:pPr>
        <w:rPr>
          <w:rFonts w:ascii="等线" w:hAnsi="等线" w:eastAsia="等线"/>
          <w:color w:val="auto"/>
          <w:sz w:val="21"/>
          <w:szCs w:val="22"/>
          <w:shd w:val="clear" w:color="auto" w:fill="auto"/>
          <w:rPrChange w:id="386" w:author="Noncolour" w:date="2025-10-31T14:12:50Z">
            <w:rPr>
              <w:rFonts w:ascii="Times New Roman" w:hAnsi="Times New Roman" w:eastAsia="宋体"/>
              <w:color w:val="00B050"/>
              <w:sz w:val="21"/>
              <w:szCs w:val="21"/>
              <w:shd w:val="clear" w:color="auto" w:fill="FFFFFF"/>
            </w:rPr>
          </w:rPrChange>
        </w:rPr>
      </w:pPr>
    </w:p>
    <w:p w14:paraId="6285EF78">
      <w:pPr>
        <w:pStyle w:val="14"/>
        <w:widowControl/>
        <w:shd w:val="clear" w:color="auto" w:fill="FFFFFF"/>
        <w:snapToGrid w:val="0"/>
        <w:spacing w:line="360" w:lineRule="auto"/>
        <w:ind w:left="420" w:leftChars="200"/>
        <w:rPr>
          <w:rFonts w:hint="eastAsia" w:ascii="宋体" w:hAnsi="宋体" w:eastAsia="宋体" w:cs="宋体"/>
          <w:color w:val="000000" w:themeColor="text1"/>
          <w:sz w:val="21"/>
          <w:szCs w:val="21"/>
          <w:shd w:val="clear" w:color="auto" w:fill="FFFFFF"/>
          <w:rPrChange w:id="387" w:author="Noncolour" w:date="2025-10-31T14:12:50Z">
            <w:rPr>
              <w:rFonts w:hint="eastAsia" w:ascii="宋体" w:hAnsi="宋体" w:eastAsia="宋体" w:cs="宋体"/>
              <w:color w:val="00B050"/>
              <w:sz w:val="21"/>
              <w:szCs w:val="21"/>
              <w:shd w:val="clear" w:color="auto" w:fill="FFFFFF"/>
            </w:rPr>
          </w:rPrChange>
          <w14:textFill>
            <w14:solidFill>
              <w14:schemeClr w14:val="tx1"/>
            </w14:solidFill>
          </w14:textFill>
        </w:rPr>
      </w:pPr>
      <w:r>
        <w:rPr>
          <w:rStyle w:val="18"/>
          <w:rFonts w:hint="eastAsia" w:ascii="宋体" w:hAnsi="宋体" w:eastAsia="宋体" w:cs="宋体"/>
          <w:b/>
          <w:color w:val="000000" w:themeColor="text1"/>
          <w:sz w:val="21"/>
          <w:szCs w:val="21"/>
          <w:shd w:val="clear" w:color="auto" w:fill="FFFFFF"/>
          <w:rPrChange w:id="388" w:author="Noncolour" w:date="2025-10-31T14:12:50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color w:val="000000" w:themeColor="text1"/>
          <w:sz w:val="21"/>
          <w:szCs w:val="21"/>
          <w:shd w:val="clear" w:color="auto" w:fill="FFFFFF"/>
          <w:rPrChange w:id="389" w:author="Noncolour" w:date="2025-10-31T14:12:50Z">
            <w:rPr>
              <w:rFonts w:hint="eastAsia" w:ascii="宋体" w:hAnsi="宋体" w:eastAsia="宋体" w:cs="宋体"/>
              <w:color w:val="00B050"/>
              <w:sz w:val="21"/>
              <w:szCs w:val="21"/>
              <w:shd w:val="clear" w:color="auto" w:fill="FFFFFF"/>
            </w:rPr>
          </w:rPrChange>
          <w14:textFill>
            <w14:solidFill>
              <w14:schemeClr w14:val="tx1"/>
            </w14:solidFill>
          </w14:textFill>
        </w:rPr>
        <w:t>：发起结算及批量结算</w:t>
      </w:r>
      <w:r>
        <w:rPr>
          <w:rFonts w:hint="eastAsia" w:ascii="宋体" w:hAnsi="宋体" w:eastAsia="宋体" w:cs="宋体"/>
          <w:color w:val="000000" w:themeColor="text1"/>
          <w:sz w:val="21"/>
          <w:szCs w:val="21"/>
          <w:shd w:val="clear" w:color="auto" w:fill="FFFFFF"/>
          <w:rPrChange w:id="390" w:author="Noncolour" w:date="2025-10-31T14:12:50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391" w:author="Noncolour" w:date="2025-10-31T14:12:50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color w:val="000000" w:themeColor="text1"/>
          <w:sz w:val="21"/>
          <w:szCs w:val="21"/>
          <w:shd w:val="clear" w:color="auto" w:fill="FFFFFF"/>
          <w:rPrChange w:id="392" w:author="Noncolour" w:date="2025-10-31T14:12:50Z">
            <w:rPr>
              <w:rFonts w:hint="eastAsia" w:ascii="宋体" w:hAnsi="宋体" w:eastAsia="宋体" w:cs="宋体"/>
              <w:color w:val="00B050"/>
              <w:sz w:val="21"/>
              <w:szCs w:val="21"/>
              <w:shd w:val="clear" w:color="auto" w:fill="FFFFFF"/>
            </w:rPr>
          </w:rPrChange>
          <w14:textFill>
            <w14:solidFill>
              <w14:schemeClr w14:val="tx1"/>
            </w14:solidFill>
          </w14:textFill>
        </w:rPr>
        <w:t>：组织者对项目发起结算，系统计算分摊并生成账单。组织者可以同时对多个项目发起结算，提高效率。</w:t>
      </w:r>
      <w:r>
        <w:rPr>
          <w:rFonts w:hint="eastAsia" w:ascii="宋体" w:hAnsi="宋体" w:eastAsia="宋体" w:cs="宋体"/>
          <w:color w:val="000000" w:themeColor="text1"/>
          <w:sz w:val="21"/>
          <w:szCs w:val="21"/>
          <w:shd w:val="clear" w:color="auto" w:fill="FFFFFF"/>
          <w:rPrChange w:id="393" w:author="Noncolour" w:date="2025-10-31T14:12:50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394" w:author="Noncolour" w:date="2025-10-31T14:12:50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color w:val="000000" w:themeColor="text1"/>
          <w:sz w:val="21"/>
          <w:szCs w:val="21"/>
          <w:shd w:val="clear" w:color="auto" w:fill="FFFFFF"/>
          <w:rPrChange w:id="395" w:author="Noncolour" w:date="2025-10-31T14:12:50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color w:val="000000" w:themeColor="text1"/>
          <w:sz w:val="21"/>
          <w:szCs w:val="21"/>
          <w:shd w:val="clear" w:color="auto" w:fill="FFFFFF"/>
          <w:rPrChange w:id="396" w:author="Noncolour" w:date="2025-10-31T14:12:50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397" w:author="Noncolour" w:date="2025-10-31T14:12:50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color w:val="000000" w:themeColor="text1"/>
          <w:sz w:val="21"/>
          <w:szCs w:val="21"/>
          <w:shd w:val="clear" w:color="auto" w:fill="FFFFFF"/>
          <w:rPrChange w:id="398" w:author="Noncolour" w:date="2025-10-31T14:12:50Z">
            <w:rPr>
              <w:rFonts w:hint="eastAsia" w:ascii="宋体" w:hAnsi="宋体" w:eastAsia="宋体" w:cs="宋体"/>
              <w:color w:val="00B050"/>
              <w:sz w:val="21"/>
              <w:szCs w:val="21"/>
              <w:shd w:val="clear" w:color="auto" w:fill="FFFFFF"/>
            </w:rPr>
          </w:rPrChange>
          <w14:textFill>
            <w14:solidFill>
              <w14:schemeClr w14:val="tx1"/>
            </w14:solidFill>
          </w14:textFill>
        </w:rPr>
        <w:t>：用户是项目组织者且项目已达到结算条件。</w:t>
      </w:r>
    </w:p>
    <w:p w14:paraId="3FD56AD8">
      <w:pPr>
        <w:pStyle w:val="14"/>
        <w:widowControl/>
        <w:shd w:val="clear" w:color="auto" w:fill="FFFFFF"/>
        <w:snapToGrid w:val="0"/>
        <w:spacing w:line="360" w:lineRule="auto"/>
        <w:ind w:left="420" w:leftChars="200"/>
        <w:rPr>
          <w:rFonts w:ascii="Times New Roman" w:hAnsi="Times New Roman" w:eastAsia="宋体"/>
          <w:color w:val="000000" w:themeColor="text1"/>
          <w:sz w:val="21"/>
          <w:szCs w:val="21"/>
          <w:rPrChange w:id="399" w:author="Noncolour" w:date="2025-10-31T14:12:50Z">
            <w:rPr>
              <w:rFonts w:ascii="Times New Roman" w:hAnsi="Times New Roman" w:eastAsia="宋体"/>
              <w:color w:val="00B050"/>
              <w:sz w:val="21"/>
              <w:szCs w:val="21"/>
            </w:rPr>
          </w:rPrChange>
          <w14:textFill>
            <w14:solidFill>
              <w14:schemeClr w14:val="tx1"/>
            </w14:solidFill>
          </w14:textFill>
        </w:rPr>
      </w:pPr>
      <w:r>
        <w:rPr>
          <w:rFonts w:hint="eastAsia" w:ascii="宋体" w:hAnsi="宋体" w:eastAsia="宋体" w:cs="宋体"/>
          <w:color w:val="000000" w:themeColor="text1"/>
          <w:sz w:val="21"/>
          <w:szCs w:val="21"/>
          <w:shd w:val="clear" w:color="auto" w:fill="FFFFFF"/>
          <w:rPrChange w:id="400" w:author="Noncolour" w:date="2025-10-31T14:12:50Z">
            <w:rPr>
              <w:rFonts w:hint="eastAsia" w:ascii="宋体" w:hAnsi="宋体" w:eastAsia="宋体" w:cs="宋体"/>
              <w:color w:val="00B050"/>
              <w:sz w:val="21"/>
              <w:szCs w:val="21"/>
              <w:shd w:val="clear" w:color="auto" w:fill="FFFFFF"/>
            </w:rPr>
          </w:rPrChange>
          <w14:textFill>
            <w14:solidFill>
              <w14:schemeClr w14:val="tx1"/>
            </w14:solidFill>
          </w14:textFill>
        </w:rPr>
        <w:t>关系：“批量结算”是对“发起结算”用例的扩展。</w:t>
      </w:r>
      <w:r>
        <w:rPr>
          <w:rFonts w:hint="eastAsia" w:ascii="宋体" w:hAnsi="宋体" w:eastAsia="宋体" w:cs="宋体"/>
          <w:color w:val="000000" w:themeColor="text1"/>
          <w:sz w:val="21"/>
          <w:szCs w:val="21"/>
          <w:shd w:val="clear" w:color="auto" w:fill="FFFFFF"/>
          <w:rPrChange w:id="401" w:author="Noncolour" w:date="2025-10-31T14:12:50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402" w:author="Noncolour" w:date="2025-10-31T14:12:50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color w:val="000000" w:themeColor="text1"/>
          <w:sz w:val="21"/>
          <w:szCs w:val="21"/>
          <w:shd w:val="clear" w:color="auto" w:fill="FFFFFF"/>
          <w:rPrChange w:id="403" w:author="Noncolour" w:date="2025-10-31T14:12:50Z">
            <w:rPr>
              <w:rFonts w:hint="eastAsia" w:ascii="宋体" w:hAnsi="宋体" w:eastAsia="宋体" w:cs="宋体"/>
              <w:color w:val="00B050"/>
              <w:sz w:val="21"/>
              <w:szCs w:val="21"/>
              <w:shd w:val="clear" w:color="auto" w:fill="FFFFFF"/>
            </w:rPr>
          </w:rPrChange>
          <w14:textFill>
            <w14:solidFill>
              <w14:schemeClr w14:val="tx1"/>
            </w14:solidFill>
          </w14:textFill>
        </w:rPr>
        <w:t>：</w:t>
      </w:r>
    </w:p>
    <w:p w14:paraId="793C64EF">
      <w:pPr>
        <w:snapToGrid w:val="0"/>
        <w:spacing w:line="360" w:lineRule="auto"/>
        <w:jc w:val="center"/>
        <w:rPr>
          <w:rFonts w:ascii="Times New Roman" w:hAnsi="Times New Roman" w:eastAsia="宋体"/>
          <w:color w:val="00B050"/>
          <w:szCs w:val="21"/>
        </w:rPr>
      </w:pPr>
      <w:r>
        <w:rPr>
          <w:rFonts w:ascii="Times New Roman" w:hAnsi="Times New Roman" w:eastAsia="宋体"/>
          <w:color w:val="00B050"/>
          <w:szCs w:val="21"/>
        </w:rPr>
        <w:drawing>
          <wp:inline distT="0" distB="0" distL="114300" distR="114300">
            <wp:extent cx="3581400" cy="4905375"/>
            <wp:effectExtent l="0" t="0" r="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2"/>
                    <a:stretch>
                      <a:fillRect/>
                    </a:stretch>
                  </pic:blipFill>
                  <pic:spPr>
                    <a:xfrm>
                      <a:off x="0" y="0"/>
                      <a:ext cx="3581400" cy="4905375"/>
                    </a:xfrm>
                    <a:prstGeom prst="rect">
                      <a:avLst/>
                    </a:prstGeom>
                    <a:noFill/>
                    <a:ln>
                      <a:noFill/>
                    </a:ln>
                  </pic:spPr>
                </pic:pic>
              </a:graphicData>
            </a:graphic>
          </wp:inline>
        </w:drawing>
      </w:r>
    </w:p>
    <w:p w14:paraId="43D8C5B7">
      <w:pPr>
        <w:snapToGrid w:val="0"/>
        <w:spacing w:line="360" w:lineRule="auto"/>
        <w:jc w:val="center"/>
        <w:rPr>
          <w:ins w:id="404" w:author="Noncolour" w:date="2025-10-31T14:34:11Z"/>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rPrChange w:id="405" w:author="Noncolour" w:date="2025-10-31T14:12:54Z">
            <w:rPr>
              <w:rFonts w:hint="eastAsia" w:ascii="宋体" w:hAnsi="宋体" w:eastAsia="宋体" w:cs="宋体"/>
              <w:color w:val="00B050"/>
            </w:rPr>
          </w:rPrChange>
          <w14:textFill>
            <w14:solidFill>
              <w14:schemeClr w14:val="tx1"/>
            </w14:solidFill>
          </w14:textFill>
        </w:rPr>
        <w:t>图 1.4.</w:t>
      </w:r>
      <w:ins w:id="406" w:author="Noncolour" w:date="2025-10-31T14:34:10Z">
        <w:r>
          <w:rPr>
            <w:rFonts w:hint="eastAsia" w:ascii="宋体" w:hAnsi="宋体" w:eastAsia="宋体" w:cs="宋体"/>
            <w:color w:val="000000" w:themeColor="text1"/>
            <w:lang w:val="en-US" w:eastAsia="zh-CN"/>
            <w14:textFill>
              <w14:solidFill>
                <w14:schemeClr w14:val="tx1"/>
              </w14:solidFill>
            </w14:textFill>
          </w:rPr>
          <w:t>1</w:t>
        </w:r>
      </w:ins>
      <w:del w:id="407" w:author="Noncolour" w:date="2025-10-31T14:34:09Z">
        <w:r>
          <w:rPr>
            <w:rFonts w:hint="eastAsia" w:ascii="宋体" w:hAnsi="宋体" w:eastAsia="宋体" w:cs="宋体"/>
            <w:color w:val="000000" w:themeColor="text1"/>
            <w:rPrChange w:id="408" w:author="Noncolour" w:date="2025-10-31T14:12:54Z">
              <w:rPr>
                <w:rFonts w:hint="eastAsia" w:ascii="宋体" w:hAnsi="宋体" w:eastAsia="宋体" w:cs="宋体"/>
                <w:color w:val="00B050"/>
              </w:rPr>
            </w:rPrChange>
            <w14:textFill>
              <w14:solidFill>
                <w14:schemeClr w14:val="tx1"/>
              </w14:solidFill>
            </w14:textFill>
          </w:rPr>
          <w:delText>2</w:delText>
        </w:r>
      </w:del>
      <w:r>
        <w:rPr>
          <w:rFonts w:hint="eastAsia" w:ascii="宋体" w:hAnsi="宋体" w:eastAsia="宋体" w:cs="宋体"/>
          <w:color w:val="000000" w:themeColor="text1"/>
          <w:rPrChange w:id="409" w:author="Noncolour" w:date="2025-10-31T14:12:54Z">
            <w:rPr>
              <w:rFonts w:hint="eastAsia" w:ascii="宋体" w:hAnsi="宋体" w:eastAsia="宋体" w:cs="宋体"/>
              <w:color w:val="00B050"/>
            </w:rPr>
          </w:rPrChange>
          <w14:textFill>
            <w14:solidFill>
              <w14:schemeClr w14:val="tx1"/>
            </w14:solidFill>
          </w14:textFill>
        </w:rPr>
        <w:t xml:space="preserve">6 </w:t>
      </w:r>
      <w:r>
        <w:rPr>
          <w:rFonts w:hint="eastAsia" w:ascii="宋体" w:hAnsi="宋体" w:eastAsia="宋体" w:cs="宋体"/>
          <w:color w:val="000000" w:themeColor="text1"/>
          <w:szCs w:val="21"/>
          <w:shd w:val="clear" w:color="auto" w:fill="FFFFFF"/>
          <w:rPrChange w:id="410" w:author="Noncolour" w:date="2025-10-31T14:12:54Z">
            <w:rPr>
              <w:rFonts w:hint="eastAsia" w:ascii="宋体" w:hAnsi="宋体" w:eastAsia="宋体" w:cs="宋体"/>
              <w:color w:val="00B050"/>
              <w:szCs w:val="21"/>
              <w:shd w:val="clear" w:color="auto" w:fill="FFFFFF"/>
            </w:rPr>
          </w:rPrChange>
          <w14:textFill>
            <w14:solidFill>
              <w14:schemeClr w14:val="tx1"/>
            </w14:solidFill>
          </w14:textFill>
        </w:rPr>
        <w:t>发起结算及批量结算</w:t>
      </w:r>
      <w:r>
        <w:rPr>
          <w:rFonts w:hint="eastAsia" w:ascii="宋体" w:hAnsi="宋体" w:eastAsia="宋体" w:cs="宋体"/>
          <w:color w:val="000000" w:themeColor="text1"/>
          <w:rPrChange w:id="411" w:author="Noncolour" w:date="2025-10-31T14:12:54Z">
            <w:rPr>
              <w:rFonts w:hint="eastAsia" w:ascii="宋体" w:hAnsi="宋体" w:eastAsia="宋体" w:cs="宋体"/>
              <w:color w:val="00B050"/>
            </w:rPr>
          </w:rPrChange>
          <w14:textFill>
            <w14:solidFill>
              <w14:schemeClr w14:val="tx1"/>
            </w14:solidFill>
          </w14:textFill>
        </w:rPr>
        <w:t>活动图</w:t>
      </w:r>
    </w:p>
    <w:p w14:paraId="411A0C25">
      <w:pPr>
        <w:snapToGrid w:val="0"/>
        <w:spacing w:line="360" w:lineRule="auto"/>
        <w:jc w:val="center"/>
        <w:rPr>
          <w:rFonts w:hint="eastAsia" w:ascii="宋体" w:hAnsi="宋体" w:eastAsia="宋体" w:cs="宋体"/>
          <w:color w:val="000000" w:themeColor="text1"/>
          <w:rPrChange w:id="412" w:author="Noncolour" w:date="2025-10-31T14:12:54Z">
            <w:rPr>
              <w:rFonts w:hint="eastAsia" w:ascii="宋体" w:hAnsi="宋体" w:eastAsia="宋体" w:cs="宋体"/>
              <w:color w:val="00B050"/>
            </w:rPr>
          </w:rPrChange>
          <w14:textFill>
            <w14:solidFill>
              <w14:schemeClr w14:val="tx1"/>
            </w14:solidFill>
          </w14:textFill>
        </w:rPr>
      </w:pPr>
    </w:p>
    <w:p w14:paraId="463F229C">
      <w:pPr>
        <w:pStyle w:val="4"/>
        <w:keepNext w:val="0"/>
        <w:keepLines w:val="0"/>
        <w:widowControl/>
        <w:shd w:val="clear" w:color="auto" w:fill="FFFFFF"/>
        <w:snapToGrid w:val="0"/>
        <w:spacing w:before="0" w:after="0" w:line="360" w:lineRule="auto"/>
        <w:rPr>
          <w:ins w:id="413" w:author="Noncolour" w:date="2025-10-31T14:34:16Z"/>
          <w:rFonts w:ascii="Times New Roman" w:hAnsi="Times New Roman" w:eastAsia="宋体"/>
          <w:color w:val="000000" w:themeColor="text1"/>
          <w:sz w:val="21"/>
          <w:szCs w:val="21"/>
          <w:shd w:val="clear" w:color="auto" w:fill="FFFFFF"/>
          <w14:textFill>
            <w14:solidFill>
              <w14:schemeClr w14:val="tx1"/>
            </w14:solidFill>
          </w14:textFill>
        </w:rPr>
      </w:pPr>
      <w:r>
        <w:rPr>
          <w:rFonts w:hint="eastAsia" w:ascii="宋体" w:hAnsi="宋体" w:eastAsia="宋体" w:cs="宋体"/>
          <w:color w:val="000000" w:themeColor="text1"/>
          <w:sz w:val="21"/>
          <w:szCs w:val="21"/>
          <w:rPrChange w:id="414" w:author="Noncolour" w:date="2025-10-31T14:12:54Z">
            <w:rPr>
              <w:rFonts w:hint="eastAsia" w:ascii="宋体" w:hAnsi="宋体" w:eastAsia="宋体" w:cs="宋体"/>
              <w:color w:val="00B050"/>
              <w:sz w:val="21"/>
              <w:szCs w:val="21"/>
            </w:rPr>
          </w:rPrChange>
          <w14:textFill>
            <w14:solidFill>
              <w14:schemeClr w14:val="tx1"/>
            </w14:solidFill>
          </w14:textFill>
        </w:rPr>
        <w:t>1.4.</w:t>
      </w:r>
      <w:ins w:id="415" w:author="Noncolour" w:date="2025-10-31T14:34:13Z">
        <w:r>
          <w:rPr>
            <w:rFonts w:hint="eastAsia" w:ascii="宋体" w:hAnsi="宋体" w:eastAsia="宋体" w:cs="宋体"/>
            <w:color w:val="000000" w:themeColor="text1"/>
            <w:sz w:val="21"/>
            <w:szCs w:val="21"/>
            <w:lang w:val="en-US" w:eastAsia="zh-CN"/>
            <w14:textFill>
              <w14:solidFill>
                <w14:schemeClr w14:val="tx1"/>
              </w14:solidFill>
            </w14:textFill>
          </w:rPr>
          <w:t>1</w:t>
        </w:r>
      </w:ins>
      <w:del w:id="416" w:author="Noncolour" w:date="2025-10-31T14:34:13Z">
        <w:r>
          <w:rPr>
            <w:rFonts w:hint="eastAsia" w:ascii="宋体" w:hAnsi="宋体" w:eastAsia="宋体" w:cs="宋体"/>
            <w:color w:val="000000" w:themeColor="text1"/>
            <w:sz w:val="21"/>
            <w:szCs w:val="21"/>
            <w:rPrChange w:id="417" w:author="Noncolour" w:date="2025-10-31T14:12:54Z">
              <w:rPr>
                <w:rFonts w:hint="eastAsia" w:ascii="宋体" w:hAnsi="宋体" w:eastAsia="宋体" w:cs="宋体"/>
                <w:color w:val="00B050"/>
                <w:sz w:val="21"/>
                <w:szCs w:val="21"/>
              </w:rPr>
            </w:rPrChange>
            <w14:textFill>
              <w14:solidFill>
                <w14:schemeClr w14:val="tx1"/>
              </w14:solidFill>
            </w14:textFill>
          </w:rPr>
          <w:delText>2</w:delText>
        </w:r>
      </w:del>
      <w:r>
        <w:rPr>
          <w:rFonts w:hint="eastAsia" w:ascii="宋体" w:hAnsi="宋体" w:eastAsia="宋体" w:cs="宋体"/>
          <w:color w:val="000000" w:themeColor="text1"/>
          <w:sz w:val="21"/>
          <w:szCs w:val="21"/>
          <w:rPrChange w:id="418" w:author="Noncolour" w:date="2025-10-31T14:12:54Z">
            <w:rPr>
              <w:rFonts w:hint="eastAsia" w:ascii="宋体" w:hAnsi="宋体" w:eastAsia="宋体" w:cs="宋体"/>
              <w:color w:val="00B050"/>
              <w:sz w:val="21"/>
              <w:szCs w:val="21"/>
            </w:rPr>
          </w:rPrChange>
          <w14:textFill>
            <w14:solidFill>
              <w14:schemeClr w14:val="tx1"/>
            </w14:solidFill>
          </w14:textFill>
        </w:rPr>
        <w:t>7交费</w:t>
      </w:r>
      <w:r>
        <w:rPr>
          <w:rFonts w:ascii="Times New Roman" w:hAnsi="Times New Roman" w:eastAsia="宋体"/>
          <w:color w:val="000000" w:themeColor="text1"/>
          <w:sz w:val="21"/>
          <w:szCs w:val="21"/>
          <w:shd w:val="clear" w:color="auto" w:fill="FFFFFF"/>
          <w:rPrChange w:id="419" w:author="Noncolour" w:date="2025-10-31T14:12:54Z">
            <w:rPr>
              <w:rFonts w:ascii="Times New Roman" w:hAnsi="Times New Roman" w:eastAsia="宋体"/>
              <w:color w:val="00B050"/>
              <w:sz w:val="21"/>
              <w:szCs w:val="21"/>
              <w:shd w:val="clear" w:color="auto" w:fill="FFFFFF"/>
            </w:rPr>
          </w:rPrChange>
          <w14:textFill>
            <w14:solidFill>
              <w14:schemeClr w14:val="tx1"/>
            </w14:solidFill>
          </w14:textFill>
        </w:rPr>
        <w:t>结算</w:t>
      </w:r>
    </w:p>
    <w:p w14:paraId="60300E72">
      <w:pPr>
        <w:rPr>
          <w:rFonts w:ascii="等线" w:hAnsi="等线" w:eastAsia="等线"/>
          <w:color w:val="auto"/>
          <w:sz w:val="21"/>
          <w:szCs w:val="22"/>
          <w:shd w:val="clear" w:color="auto" w:fill="auto"/>
          <w:rPrChange w:id="420" w:author="Noncolour" w:date="2025-10-31T14:12:54Z">
            <w:rPr>
              <w:rFonts w:ascii="Times New Roman" w:hAnsi="Times New Roman" w:eastAsia="宋体"/>
              <w:color w:val="00B050"/>
              <w:sz w:val="21"/>
              <w:szCs w:val="21"/>
              <w:shd w:val="clear" w:color="auto" w:fill="FFFFFF"/>
            </w:rPr>
          </w:rPrChange>
        </w:rPr>
      </w:pPr>
    </w:p>
    <w:p w14:paraId="484128FD">
      <w:pPr>
        <w:pStyle w:val="14"/>
        <w:widowControl/>
        <w:shd w:val="clear" w:color="auto" w:fill="FFFFFF"/>
        <w:snapToGrid w:val="0"/>
        <w:spacing w:line="360" w:lineRule="auto"/>
        <w:ind w:left="420" w:leftChars="200"/>
        <w:rPr>
          <w:rFonts w:hint="eastAsia" w:ascii="宋体" w:hAnsi="宋体" w:eastAsia="宋体" w:cs="宋体"/>
          <w:color w:val="000000" w:themeColor="text1"/>
          <w:sz w:val="21"/>
          <w:szCs w:val="21"/>
          <w:rPrChange w:id="421" w:author="Noncolour" w:date="2025-10-31T14:12:54Z">
            <w:rPr>
              <w:rFonts w:hint="eastAsia" w:ascii="宋体" w:hAnsi="宋体" w:eastAsia="宋体" w:cs="宋体"/>
              <w:color w:val="00B050"/>
              <w:sz w:val="21"/>
              <w:szCs w:val="21"/>
            </w:rPr>
          </w:rPrChange>
          <w14:textFill>
            <w14:solidFill>
              <w14:schemeClr w14:val="tx1"/>
            </w14:solidFill>
          </w14:textFill>
        </w:rPr>
      </w:pPr>
      <w:r>
        <w:rPr>
          <w:rStyle w:val="18"/>
          <w:rFonts w:hint="eastAsia" w:ascii="宋体" w:hAnsi="宋体" w:eastAsia="宋体" w:cs="宋体"/>
          <w:b/>
          <w:color w:val="000000" w:themeColor="text1"/>
          <w:sz w:val="21"/>
          <w:szCs w:val="21"/>
          <w:shd w:val="clear" w:color="auto" w:fill="FFFFFF"/>
          <w:rPrChange w:id="422" w:author="Noncolour" w:date="2025-10-31T14:12:54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color w:val="000000" w:themeColor="text1"/>
          <w:sz w:val="21"/>
          <w:szCs w:val="21"/>
          <w:shd w:val="clear" w:color="auto" w:fill="FFFFFF"/>
          <w:rPrChange w:id="423" w:author="Noncolour" w:date="2025-10-31T14:12:54Z">
            <w:rPr>
              <w:rFonts w:hint="eastAsia" w:ascii="宋体" w:hAnsi="宋体" w:eastAsia="宋体" w:cs="宋体"/>
              <w:color w:val="00B050"/>
              <w:sz w:val="21"/>
              <w:szCs w:val="21"/>
              <w:shd w:val="clear" w:color="auto" w:fill="FFFFFF"/>
            </w:rPr>
          </w:rPrChange>
          <w14:textFill>
            <w14:solidFill>
              <w14:schemeClr w14:val="tx1"/>
            </w14:solidFill>
          </w14:textFill>
        </w:rPr>
        <w:t>：交费结算</w:t>
      </w:r>
      <w:r>
        <w:rPr>
          <w:rFonts w:hint="eastAsia" w:ascii="宋体" w:hAnsi="宋体" w:eastAsia="宋体" w:cs="宋体"/>
          <w:color w:val="000000" w:themeColor="text1"/>
          <w:sz w:val="21"/>
          <w:szCs w:val="21"/>
          <w:shd w:val="clear" w:color="auto" w:fill="FFFFFF"/>
          <w:rPrChange w:id="424" w:author="Noncolour" w:date="2025-10-31T14:12:54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425" w:author="Noncolour" w:date="2025-10-31T14:12:54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color w:val="000000" w:themeColor="text1"/>
          <w:sz w:val="21"/>
          <w:szCs w:val="21"/>
          <w:shd w:val="clear" w:color="auto" w:fill="FFFFFF"/>
          <w:rPrChange w:id="426" w:author="Noncolour" w:date="2025-10-31T14:12:54Z">
            <w:rPr>
              <w:rFonts w:hint="eastAsia" w:ascii="宋体" w:hAnsi="宋体" w:eastAsia="宋体" w:cs="宋体"/>
              <w:color w:val="00B050"/>
              <w:sz w:val="21"/>
              <w:szCs w:val="21"/>
              <w:shd w:val="clear" w:color="auto" w:fill="FFFFFF"/>
            </w:rPr>
          </w:rPrChange>
          <w14:textFill>
            <w14:solidFill>
              <w14:schemeClr w14:val="tx1"/>
            </w14:solidFill>
          </w14:textFill>
        </w:rPr>
        <w:t>：成员根据结算账单完成支付或确认收款。</w:t>
      </w:r>
      <w:r>
        <w:rPr>
          <w:rFonts w:hint="eastAsia" w:ascii="宋体" w:hAnsi="宋体" w:eastAsia="宋体" w:cs="宋体"/>
          <w:color w:val="000000" w:themeColor="text1"/>
          <w:sz w:val="21"/>
          <w:szCs w:val="21"/>
          <w:shd w:val="clear" w:color="auto" w:fill="FFFFFF"/>
          <w:rPrChange w:id="427" w:author="Noncolour" w:date="2025-10-31T14:12:54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428" w:author="Noncolour" w:date="2025-10-31T14:12:54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color w:val="000000" w:themeColor="text1"/>
          <w:sz w:val="21"/>
          <w:szCs w:val="21"/>
          <w:shd w:val="clear" w:color="auto" w:fill="FFFFFF"/>
          <w:rPrChange w:id="429" w:author="Noncolour" w:date="2025-10-31T14:12:54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color w:val="000000" w:themeColor="text1"/>
          <w:sz w:val="21"/>
          <w:szCs w:val="21"/>
          <w:shd w:val="clear" w:color="auto" w:fill="FFFFFF"/>
          <w:rPrChange w:id="430" w:author="Noncolour" w:date="2025-10-31T14:12:54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431" w:author="Noncolour" w:date="2025-10-31T14:12:54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color w:val="000000" w:themeColor="text1"/>
          <w:sz w:val="21"/>
          <w:szCs w:val="21"/>
          <w:shd w:val="clear" w:color="auto" w:fill="FFFFFF"/>
          <w:rPrChange w:id="432" w:author="Noncolour" w:date="2025-10-31T14:12:54Z">
            <w:rPr>
              <w:rFonts w:hint="eastAsia" w:ascii="宋体" w:hAnsi="宋体" w:eastAsia="宋体" w:cs="宋体"/>
              <w:color w:val="00B050"/>
              <w:sz w:val="21"/>
              <w:szCs w:val="21"/>
              <w:shd w:val="clear" w:color="auto" w:fill="FFFFFF"/>
            </w:rPr>
          </w:rPrChange>
          <w14:textFill>
            <w14:solidFill>
              <w14:schemeClr w14:val="tx1"/>
            </w14:solidFill>
          </w14:textFill>
        </w:rPr>
        <w:t>：用户有待处理的结算账单。</w:t>
      </w:r>
      <w:r>
        <w:rPr>
          <w:rFonts w:hint="eastAsia" w:ascii="宋体" w:hAnsi="宋体" w:eastAsia="宋体" w:cs="宋体"/>
          <w:color w:val="000000" w:themeColor="text1"/>
          <w:sz w:val="21"/>
          <w:szCs w:val="21"/>
          <w:shd w:val="clear" w:color="auto" w:fill="FFFFFF"/>
          <w:rPrChange w:id="433" w:author="Noncolour" w:date="2025-10-31T14:12:54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434" w:author="Noncolour" w:date="2025-10-31T14:12:54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color w:val="000000" w:themeColor="text1"/>
          <w:sz w:val="21"/>
          <w:szCs w:val="21"/>
          <w:shd w:val="clear" w:color="auto" w:fill="FFFFFF"/>
          <w:rPrChange w:id="435" w:author="Noncolour" w:date="2025-10-31T14:12:54Z">
            <w:rPr>
              <w:rFonts w:hint="eastAsia" w:ascii="宋体" w:hAnsi="宋体" w:eastAsia="宋体" w:cs="宋体"/>
              <w:color w:val="00B050"/>
              <w:sz w:val="21"/>
              <w:szCs w:val="21"/>
              <w:shd w:val="clear" w:color="auto" w:fill="FFFFFF"/>
            </w:rPr>
          </w:rPrChange>
          <w14:textFill>
            <w14:solidFill>
              <w14:schemeClr w14:val="tx1"/>
            </w14:solidFill>
          </w14:textFill>
        </w:rPr>
        <w:t>：</w:t>
      </w:r>
    </w:p>
    <w:p w14:paraId="2CE80400">
      <w:pPr>
        <w:snapToGrid w:val="0"/>
        <w:spacing w:line="360" w:lineRule="auto"/>
        <w:jc w:val="center"/>
        <w:rPr>
          <w:color w:val="00B050"/>
        </w:rPr>
      </w:pPr>
      <w:r>
        <w:rPr>
          <w:color w:val="00B050"/>
        </w:rPr>
        <w:drawing>
          <wp:inline distT="0" distB="0" distL="114300" distR="114300">
            <wp:extent cx="2714625" cy="3724275"/>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3"/>
                    <a:stretch>
                      <a:fillRect/>
                    </a:stretch>
                  </pic:blipFill>
                  <pic:spPr>
                    <a:xfrm>
                      <a:off x="0" y="0"/>
                      <a:ext cx="2714625" cy="3724275"/>
                    </a:xfrm>
                    <a:prstGeom prst="rect">
                      <a:avLst/>
                    </a:prstGeom>
                    <a:noFill/>
                    <a:ln>
                      <a:noFill/>
                    </a:ln>
                  </pic:spPr>
                </pic:pic>
              </a:graphicData>
            </a:graphic>
          </wp:inline>
        </w:drawing>
      </w:r>
    </w:p>
    <w:p w14:paraId="1C296B96">
      <w:pPr>
        <w:snapToGrid w:val="0"/>
        <w:spacing w:line="360" w:lineRule="auto"/>
        <w:jc w:val="center"/>
        <w:rPr>
          <w:ins w:id="436" w:author="Noncolour" w:date="2025-10-31T14:34:54Z"/>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rPrChange w:id="437" w:author="Noncolour" w:date="2025-10-31T14:12:57Z">
            <w:rPr>
              <w:rFonts w:hint="eastAsia" w:ascii="宋体" w:hAnsi="宋体" w:eastAsia="宋体" w:cs="宋体"/>
              <w:color w:val="00B050"/>
            </w:rPr>
          </w:rPrChange>
          <w14:textFill>
            <w14:solidFill>
              <w14:schemeClr w14:val="tx1"/>
            </w14:solidFill>
          </w14:textFill>
        </w:rPr>
        <w:t>图 1.4.</w:t>
      </w:r>
      <w:ins w:id="438" w:author="Noncolour" w:date="2025-10-31T14:34:52Z">
        <w:r>
          <w:rPr>
            <w:rFonts w:hint="eastAsia" w:ascii="宋体" w:hAnsi="宋体" w:eastAsia="宋体" w:cs="宋体"/>
            <w:color w:val="000000" w:themeColor="text1"/>
            <w:lang w:val="en-US" w:eastAsia="zh-CN"/>
            <w14:textFill>
              <w14:solidFill>
                <w14:schemeClr w14:val="tx1"/>
              </w14:solidFill>
            </w14:textFill>
          </w:rPr>
          <w:t>1</w:t>
        </w:r>
      </w:ins>
      <w:del w:id="439" w:author="Noncolour" w:date="2025-10-31T14:34:51Z">
        <w:r>
          <w:rPr>
            <w:rFonts w:hint="eastAsia" w:ascii="宋体" w:hAnsi="宋体" w:eastAsia="宋体" w:cs="宋体"/>
            <w:color w:val="000000" w:themeColor="text1"/>
            <w:rPrChange w:id="440" w:author="Noncolour" w:date="2025-10-31T14:12:57Z">
              <w:rPr>
                <w:rFonts w:hint="eastAsia" w:ascii="宋体" w:hAnsi="宋体" w:eastAsia="宋体" w:cs="宋体"/>
                <w:color w:val="00B050"/>
              </w:rPr>
            </w:rPrChange>
            <w14:textFill>
              <w14:solidFill>
                <w14:schemeClr w14:val="tx1"/>
              </w14:solidFill>
            </w14:textFill>
          </w:rPr>
          <w:delText>2</w:delText>
        </w:r>
      </w:del>
      <w:r>
        <w:rPr>
          <w:rFonts w:hint="eastAsia" w:ascii="宋体" w:hAnsi="宋体" w:eastAsia="宋体" w:cs="宋体"/>
          <w:color w:val="000000" w:themeColor="text1"/>
          <w:rPrChange w:id="441" w:author="Noncolour" w:date="2025-10-31T14:12:57Z">
            <w:rPr>
              <w:rFonts w:hint="eastAsia" w:ascii="宋体" w:hAnsi="宋体" w:eastAsia="宋体" w:cs="宋体"/>
              <w:color w:val="00B050"/>
            </w:rPr>
          </w:rPrChange>
          <w14:textFill>
            <w14:solidFill>
              <w14:schemeClr w14:val="tx1"/>
            </w14:solidFill>
          </w14:textFill>
        </w:rPr>
        <w:t>7 交费结算活动图</w:t>
      </w:r>
    </w:p>
    <w:p w14:paraId="70E6F433">
      <w:pPr>
        <w:snapToGrid w:val="0"/>
        <w:spacing w:line="360" w:lineRule="auto"/>
        <w:jc w:val="center"/>
        <w:rPr>
          <w:rFonts w:hint="eastAsia" w:ascii="宋体" w:hAnsi="宋体" w:eastAsia="宋体" w:cs="宋体"/>
          <w:color w:val="000000" w:themeColor="text1"/>
          <w:rPrChange w:id="442" w:author="Noncolour" w:date="2025-10-31T14:12:57Z">
            <w:rPr>
              <w:color w:val="00B050"/>
            </w:rPr>
          </w:rPrChange>
          <w14:textFill>
            <w14:solidFill>
              <w14:schemeClr w14:val="tx1"/>
            </w14:solidFill>
          </w14:textFill>
        </w:rPr>
      </w:pPr>
    </w:p>
    <w:p w14:paraId="7EAE700B">
      <w:pPr>
        <w:pStyle w:val="4"/>
        <w:keepNext w:val="0"/>
        <w:keepLines w:val="0"/>
        <w:widowControl/>
        <w:shd w:val="clear" w:color="auto" w:fill="FFFFFF"/>
        <w:snapToGrid w:val="0"/>
        <w:spacing w:before="0" w:after="0" w:line="360" w:lineRule="auto"/>
        <w:rPr>
          <w:ins w:id="443" w:author="Noncolour" w:date="2025-10-31T14:35:08Z"/>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rPrChange w:id="444" w:author="Noncolour" w:date="2025-10-31T14:12:57Z">
            <w:rPr>
              <w:rFonts w:hint="eastAsia" w:ascii="宋体" w:hAnsi="宋体" w:eastAsia="宋体" w:cs="宋体"/>
              <w:color w:val="00B050"/>
              <w:sz w:val="21"/>
              <w:szCs w:val="21"/>
            </w:rPr>
          </w:rPrChange>
          <w14:textFill>
            <w14:solidFill>
              <w14:schemeClr w14:val="tx1"/>
            </w14:solidFill>
          </w14:textFill>
        </w:rPr>
        <w:t>1.4.</w:t>
      </w:r>
      <w:ins w:id="445" w:author="Noncolour" w:date="2025-10-31T14:34:56Z">
        <w:r>
          <w:rPr>
            <w:rFonts w:hint="eastAsia" w:ascii="宋体" w:hAnsi="宋体" w:eastAsia="宋体" w:cs="宋体"/>
            <w:color w:val="000000" w:themeColor="text1"/>
            <w:sz w:val="21"/>
            <w:szCs w:val="21"/>
            <w:lang w:val="en-US" w:eastAsia="zh-CN"/>
            <w14:textFill>
              <w14:solidFill>
                <w14:schemeClr w14:val="tx1"/>
              </w14:solidFill>
            </w14:textFill>
          </w:rPr>
          <w:t>1</w:t>
        </w:r>
      </w:ins>
      <w:del w:id="446" w:author="Noncolour" w:date="2025-10-31T14:34:56Z">
        <w:r>
          <w:rPr>
            <w:rFonts w:hint="eastAsia" w:ascii="宋体" w:hAnsi="宋体" w:eastAsia="宋体" w:cs="宋体"/>
            <w:color w:val="000000" w:themeColor="text1"/>
            <w:sz w:val="21"/>
            <w:szCs w:val="21"/>
            <w:rPrChange w:id="447" w:author="Noncolour" w:date="2025-10-31T14:12:57Z">
              <w:rPr>
                <w:rFonts w:hint="eastAsia" w:ascii="宋体" w:hAnsi="宋体" w:eastAsia="宋体" w:cs="宋体"/>
                <w:color w:val="00B050"/>
                <w:sz w:val="21"/>
                <w:szCs w:val="21"/>
              </w:rPr>
            </w:rPrChange>
            <w14:textFill>
              <w14:solidFill>
                <w14:schemeClr w14:val="tx1"/>
              </w14:solidFill>
            </w14:textFill>
          </w:rPr>
          <w:delText>2</w:delText>
        </w:r>
      </w:del>
      <w:r>
        <w:rPr>
          <w:rFonts w:hint="eastAsia" w:ascii="宋体" w:hAnsi="宋体" w:eastAsia="宋体" w:cs="宋体"/>
          <w:color w:val="000000" w:themeColor="text1"/>
          <w:sz w:val="21"/>
          <w:szCs w:val="21"/>
          <w:rPrChange w:id="448" w:author="Noncolour" w:date="2025-10-31T14:12:57Z">
            <w:rPr>
              <w:rFonts w:hint="eastAsia" w:ascii="宋体" w:hAnsi="宋体" w:eastAsia="宋体" w:cs="宋体"/>
              <w:color w:val="00B050"/>
              <w:sz w:val="21"/>
              <w:szCs w:val="21"/>
            </w:rPr>
          </w:rPrChange>
          <w14:textFill>
            <w14:solidFill>
              <w14:schemeClr w14:val="tx1"/>
            </w14:solidFill>
          </w14:textFill>
        </w:rPr>
        <w:t>8个人收支查询</w:t>
      </w:r>
    </w:p>
    <w:p w14:paraId="494D478A">
      <w:pPr>
        <w:rPr>
          <w:rFonts w:ascii="等线" w:hAnsi="等线" w:eastAsia="等线"/>
          <w:color w:val="auto"/>
          <w:sz w:val="21"/>
          <w:szCs w:val="22"/>
          <w:shd w:val="clear" w:color="auto" w:fill="auto"/>
          <w:rPrChange w:id="449" w:author="Noncolour" w:date="2025-10-31T14:12:57Z">
            <w:rPr>
              <w:rFonts w:ascii="Times New Roman" w:hAnsi="Times New Roman" w:eastAsia="宋体"/>
              <w:color w:val="00B050"/>
              <w:sz w:val="21"/>
              <w:szCs w:val="21"/>
              <w:shd w:val="clear" w:color="auto" w:fill="FFFFFF"/>
            </w:rPr>
          </w:rPrChange>
        </w:rPr>
      </w:pPr>
    </w:p>
    <w:p w14:paraId="093672DE">
      <w:pPr>
        <w:pStyle w:val="14"/>
        <w:widowControl/>
        <w:shd w:val="clear" w:color="auto" w:fill="FFFFFF"/>
        <w:snapToGrid w:val="0"/>
        <w:spacing w:line="360" w:lineRule="auto"/>
        <w:ind w:left="420" w:leftChars="200"/>
        <w:rPr>
          <w:rFonts w:ascii="Times New Roman" w:hAnsi="Times New Roman" w:eastAsia="宋体"/>
          <w:color w:val="000000" w:themeColor="text1"/>
          <w:sz w:val="21"/>
          <w:szCs w:val="21"/>
          <w:rPrChange w:id="450" w:author="Noncolour" w:date="2025-10-31T14:12:57Z">
            <w:rPr>
              <w:rFonts w:ascii="Times New Roman" w:hAnsi="Times New Roman" w:eastAsia="宋体"/>
              <w:color w:val="00B050"/>
              <w:sz w:val="21"/>
              <w:szCs w:val="21"/>
            </w:rPr>
          </w:rPrChange>
          <w14:textFill>
            <w14:solidFill>
              <w14:schemeClr w14:val="tx1"/>
            </w14:solidFill>
          </w14:textFill>
        </w:rPr>
      </w:pPr>
      <w:r>
        <w:rPr>
          <w:rStyle w:val="18"/>
          <w:rFonts w:hint="eastAsia" w:ascii="宋体" w:hAnsi="宋体" w:eastAsia="宋体" w:cs="宋体"/>
          <w:b/>
          <w:color w:val="000000" w:themeColor="text1"/>
          <w:sz w:val="21"/>
          <w:szCs w:val="21"/>
          <w:shd w:val="clear" w:color="auto" w:fill="FFFFFF"/>
          <w:rPrChange w:id="451" w:author="Noncolour" w:date="2025-10-31T14:12:57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color w:val="000000" w:themeColor="text1"/>
          <w:sz w:val="21"/>
          <w:szCs w:val="21"/>
          <w:shd w:val="clear" w:color="auto" w:fill="FFFFFF"/>
          <w:rPrChange w:id="452" w:author="Noncolour" w:date="2025-10-31T14:12:57Z">
            <w:rPr>
              <w:rFonts w:hint="eastAsia" w:ascii="宋体" w:hAnsi="宋体" w:eastAsia="宋体" w:cs="宋体"/>
              <w:color w:val="00B050"/>
              <w:sz w:val="21"/>
              <w:szCs w:val="21"/>
              <w:shd w:val="clear" w:color="auto" w:fill="FFFFFF"/>
            </w:rPr>
          </w:rPrChange>
          <w14:textFill>
            <w14:solidFill>
              <w14:schemeClr w14:val="tx1"/>
            </w14:solidFill>
          </w14:textFill>
        </w:rPr>
        <w:t>：个人收支查询</w:t>
      </w:r>
      <w:r>
        <w:rPr>
          <w:rFonts w:hint="eastAsia" w:ascii="宋体" w:hAnsi="宋体" w:eastAsia="宋体" w:cs="宋体"/>
          <w:color w:val="000000" w:themeColor="text1"/>
          <w:sz w:val="21"/>
          <w:szCs w:val="21"/>
          <w:shd w:val="clear" w:color="auto" w:fill="FFFFFF"/>
          <w:rPrChange w:id="453" w:author="Noncolour" w:date="2025-10-31T14:12:57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454" w:author="Noncolour" w:date="2025-10-31T14:12:57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color w:val="000000" w:themeColor="text1"/>
          <w:sz w:val="21"/>
          <w:szCs w:val="21"/>
          <w:shd w:val="clear" w:color="auto" w:fill="FFFFFF"/>
          <w:rPrChange w:id="455" w:author="Noncolour" w:date="2025-10-31T14:12:57Z">
            <w:rPr>
              <w:rFonts w:hint="eastAsia" w:ascii="宋体" w:hAnsi="宋体" w:eastAsia="宋体" w:cs="宋体"/>
              <w:color w:val="00B050"/>
              <w:sz w:val="21"/>
              <w:szCs w:val="21"/>
              <w:shd w:val="clear" w:color="auto" w:fill="FFFFFF"/>
            </w:rPr>
          </w:rPrChange>
          <w14:textFill>
            <w14:solidFill>
              <w14:schemeClr w14:val="tx1"/>
            </w14:solidFill>
          </w14:textFill>
        </w:rPr>
        <w:t>：用户查询个人在所有项目中的收入和支出记录。</w:t>
      </w:r>
      <w:r>
        <w:rPr>
          <w:rFonts w:hint="eastAsia" w:ascii="宋体" w:hAnsi="宋体" w:eastAsia="宋体" w:cs="宋体"/>
          <w:color w:val="000000" w:themeColor="text1"/>
          <w:sz w:val="21"/>
          <w:szCs w:val="21"/>
          <w:shd w:val="clear" w:color="auto" w:fill="FFFFFF"/>
          <w:rPrChange w:id="456" w:author="Noncolour" w:date="2025-10-31T14:12:57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457" w:author="Noncolour" w:date="2025-10-31T14:12:57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color w:val="000000" w:themeColor="text1"/>
          <w:sz w:val="21"/>
          <w:szCs w:val="21"/>
          <w:shd w:val="clear" w:color="auto" w:fill="FFFFFF"/>
          <w:rPrChange w:id="458" w:author="Noncolour" w:date="2025-10-31T14:12:57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color w:val="000000" w:themeColor="text1"/>
          <w:sz w:val="21"/>
          <w:szCs w:val="21"/>
          <w:shd w:val="clear" w:color="auto" w:fill="FFFFFF"/>
          <w:rPrChange w:id="459" w:author="Noncolour" w:date="2025-10-31T14:12:57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460" w:author="Noncolour" w:date="2025-10-31T14:12:57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color w:val="000000" w:themeColor="text1"/>
          <w:sz w:val="21"/>
          <w:szCs w:val="21"/>
          <w:shd w:val="clear" w:color="auto" w:fill="FFFFFF"/>
          <w:rPrChange w:id="461" w:author="Noncolour" w:date="2025-10-31T14:12:57Z">
            <w:rPr>
              <w:rFonts w:hint="eastAsia" w:ascii="宋体" w:hAnsi="宋体" w:eastAsia="宋体" w:cs="宋体"/>
              <w:color w:val="00B050"/>
              <w:sz w:val="21"/>
              <w:szCs w:val="21"/>
              <w:shd w:val="clear" w:color="auto" w:fill="FFFFFF"/>
            </w:rPr>
          </w:rPrChange>
          <w14:textFill>
            <w14:solidFill>
              <w14:schemeClr w14:val="tx1"/>
            </w14:solidFill>
          </w14:textFill>
        </w:rPr>
        <w:t>：用户已登录。</w:t>
      </w:r>
      <w:r>
        <w:rPr>
          <w:rFonts w:hint="eastAsia" w:ascii="宋体" w:hAnsi="宋体" w:eastAsia="宋体" w:cs="宋体"/>
          <w:color w:val="000000" w:themeColor="text1"/>
          <w:sz w:val="21"/>
          <w:szCs w:val="21"/>
          <w:shd w:val="clear" w:color="auto" w:fill="FFFFFF"/>
          <w:rPrChange w:id="462" w:author="Noncolour" w:date="2025-10-31T14:12:57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463" w:author="Noncolour" w:date="2025-10-31T14:12:57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color w:val="000000" w:themeColor="text1"/>
          <w:sz w:val="21"/>
          <w:szCs w:val="21"/>
          <w:shd w:val="clear" w:color="auto" w:fill="FFFFFF"/>
          <w:rPrChange w:id="464" w:author="Noncolour" w:date="2025-10-31T14:12:57Z">
            <w:rPr>
              <w:rFonts w:hint="eastAsia" w:ascii="宋体" w:hAnsi="宋体" w:eastAsia="宋体" w:cs="宋体"/>
              <w:color w:val="00B050"/>
              <w:sz w:val="21"/>
              <w:szCs w:val="21"/>
              <w:shd w:val="clear" w:color="auto" w:fill="FFFFFF"/>
            </w:rPr>
          </w:rPrChange>
          <w14:textFill>
            <w14:solidFill>
              <w14:schemeClr w14:val="tx1"/>
            </w14:solidFill>
          </w14:textFill>
        </w:rPr>
        <w:t>：</w:t>
      </w:r>
    </w:p>
    <w:p w14:paraId="5F555EE4">
      <w:pPr>
        <w:snapToGrid w:val="0"/>
        <w:spacing w:line="360" w:lineRule="auto"/>
        <w:jc w:val="center"/>
        <w:rPr>
          <w:rFonts w:ascii="Times New Roman" w:hAnsi="Times New Roman" w:eastAsia="宋体"/>
          <w:color w:val="00B050"/>
          <w:szCs w:val="21"/>
        </w:rPr>
      </w:pPr>
      <w:r>
        <w:rPr>
          <w:rFonts w:ascii="Times New Roman" w:hAnsi="Times New Roman" w:eastAsia="宋体"/>
          <w:color w:val="00B050"/>
          <w:szCs w:val="21"/>
        </w:rPr>
        <w:drawing>
          <wp:inline distT="0" distB="0" distL="114300" distR="114300">
            <wp:extent cx="3124200" cy="4743450"/>
            <wp:effectExtent l="0" t="0" r="0" b="0"/>
            <wp:docPr id="18"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1"/>
                    <pic:cNvPicPr>
                      <a:picLocks noChangeAspect="1"/>
                    </pic:cNvPicPr>
                  </pic:nvPicPr>
                  <pic:blipFill>
                    <a:blip r:embed="rId24"/>
                    <a:stretch>
                      <a:fillRect/>
                    </a:stretch>
                  </pic:blipFill>
                  <pic:spPr>
                    <a:xfrm>
                      <a:off x="0" y="0"/>
                      <a:ext cx="3124200" cy="4743450"/>
                    </a:xfrm>
                    <a:prstGeom prst="rect">
                      <a:avLst/>
                    </a:prstGeom>
                    <a:noFill/>
                    <a:ln>
                      <a:noFill/>
                    </a:ln>
                  </pic:spPr>
                </pic:pic>
              </a:graphicData>
            </a:graphic>
          </wp:inline>
        </w:drawing>
      </w:r>
    </w:p>
    <w:p w14:paraId="4E73DD11">
      <w:pPr>
        <w:snapToGrid w:val="0"/>
        <w:spacing w:line="360" w:lineRule="auto"/>
        <w:jc w:val="center"/>
        <w:rPr>
          <w:rFonts w:ascii="Times New Roman" w:hAnsi="Times New Roman" w:eastAsia="宋体"/>
          <w:color w:val="000000" w:themeColor="text1"/>
          <w:szCs w:val="21"/>
          <w:rPrChange w:id="465" w:author="Noncolour" w:date="2025-10-31T14:13:01Z">
            <w:rPr>
              <w:rFonts w:ascii="Times New Roman" w:hAnsi="Times New Roman" w:eastAsia="宋体"/>
              <w:color w:val="00B050"/>
              <w:szCs w:val="21"/>
            </w:rPr>
          </w:rPrChange>
          <w14:textFill>
            <w14:solidFill>
              <w14:schemeClr w14:val="tx1"/>
            </w14:solidFill>
          </w14:textFill>
        </w:rPr>
      </w:pPr>
      <w:r>
        <w:rPr>
          <w:rFonts w:hint="eastAsia" w:ascii="宋体" w:hAnsi="宋体" w:eastAsia="宋体" w:cs="宋体"/>
          <w:color w:val="000000" w:themeColor="text1"/>
          <w:rPrChange w:id="466" w:author="Noncolour" w:date="2025-10-31T14:13:01Z">
            <w:rPr>
              <w:rFonts w:hint="eastAsia" w:ascii="宋体" w:hAnsi="宋体" w:eastAsia="宋体" w:cs="宋体"/>
              <w:color w:val="00B050"/>
            </w:rPr>
          </w:rPrChange>
          <w14:textFill>
            <w14:solidFill>
              <w14:schemeClr w14:val="tx1"/>
            </w14:solidFill>
          </w14:textFill>
        </w:rPr>
        <w:t>图 1.4.</w:t>
      </w:r>
      <w:ins w:id="467" w:author="Noncolour" w:date="2025-10-31T14:35:00Z">
        <w:r>
          <w:rPr>
            <w:rFonts w:hint="eastAsia" w:ascii="宋体" w:hAnsi="宋体" w:eastAsia="宋体" w:cs="宋体"/>
            <w:color w:val="000000" w:themeColor="text1"/>
            <w:lang w:val="en-US" w:eastAsia="zh-CN"/>
            <w14:textFill>
              <w14:solidFill>
                <w14:schemeClr w14:val="tx1"/>
              </w14:solidFill>
            </w14:textFill>
          </w:rPr>
          <w:t>1</w:t>
        </w:r>
      </w:ins>
      <w:del w:id="468" w:author="Noncolour" w:date="2025-10-31T14:35:00Z">
        <w:r>
          <w:rPr>
            <w:rFonts w:hint="eastAsia" w:ascii="宋体" w:hAnsi="宋体" w:eastAsia="宋体" w:cs="宋体"/>
            <w:color w:val="000000" w:themeColor="text1"/>
            <w:rPrChange w:id="469" w:author="Noncolour" w:date="2025-10-31T14:13:01Z">
              <w:rPr>
                <w:rFonts w:hint="eastAsia" w:ascii="宋体" w:hAnsi="宋体" w:eastAsia="宋体" w:cs="宋体"/>
                <w:color w:val="00B050"/>
              </w:rPr>
            </w:rPrChange>
            <w14:textFill>
              <w14:solidFill>
                <w14:schemeClr w14:val="tx1"/>
              </w14:solidFill>
            </w14:textFill>
          </w:rPr>
          <w:delText>2</w:delText>
        </w:r>
      </w:del>
      <w:r>
        <w:rPr>
          <w:rFonts w:hint="eastAsia" w:ascii="宋体" w:hAnsi="宋体" w:eastAsia="宋体" w:cs="宋体"/>
          <w:color w:val="000000" w:themeColor="text1"/>
          <w:rPrChange w:id="470" w:author="Noncolour" w:date="2025-10-31T14:13:01Z">
            <w:rPr>
              <w:rFonts w:hint="eastAsia" w:ascii="宋体" w:hAnsi="宋体" w:eastAsia="宋体" w:cs="宋体"/>
              <w:color w:val="00B050"/>
            </w:rPr>
          </w:rPrChange>
          <w14:textFill>
            <w14:solidFill>
              <w14:schemeClr w14:val="tx1"/>
            </w14:solidFill>
          </w14:textFill>
        </w:rPr>
        <w:t>8 个人收支查询活动图</w:t>
      </w:r>
    </w:p>
    <w:p w14:paraId="7910E5F9">
      <w:pPr>
        <w:pStyle w:val="4"/>
        <w:keepNext w:val="0"/>
        <w:keepLines w:val="0"/>
        <w:widowControl/>
        <w:shd w:val="clear" w:color="auto" w:fill="FFFFFF"/>
        <w:snapToGrid w:val="0"/>
        <w:spacing w:before="0" w:after="0" w:line="360" w:lineRule="auto"/>
        <w:rPr>
          <w:rFonts w:ascii="Times New Roman" w:hAnsi="Times New Roman" w:eastAsia="宋体"/>
          <w:color w:val="000000" w:themeColor="text1"/>
          <w:sz w:val="21"/>
          <w:szCs w:val="21"/>
          <w:shd w:val="clear" w:color="auto" w:fill="FFFFFF"/>
          <w:rPrChange w:id="471" w:author="Noncolour" w:date="2025-10-31T14:13:01Z">
            <w:rPr>
              <w:rFonts w:ascii="Times New Roman" w:hAnsi="Times New Roman" w:eastAsia="宋体"/>
              <w:color w:val="0F1115"/>
              <w:sz w:val="21"/>
              <w:szCs w:val="21"/>
              <w:shd w:val="clear" w:color="auto" w:fill="FFFFFF"/>
            </w:rPr>
          </w:rPrChange>
          <w14:textFill>
            <w14:solidFill>
              <w14:schemeClr w14:val="tx1"/>
            </w14:solidFill>
          </w14:textFill>
        </w:rPr>
      </w:pPr>
    </w:p>
    <w:p w14:paraId="5D4A9182">
      <w:pPr>
        <w:pStyle w:val="4"/>
        <w:keepNext w:val="0"/>
        <w:keepLines w:val="0"/>
        <w:widowControl/>
        <w:shd w:val="clear" w:color="auto" w:fill="FFFFFF"/>
        <w:snapToGrid w:val="0"/>
        <w:spacing w:before="0" w:after="0" w:line="360" w:lineRule="auto"/>
        <w:rPr>
          <w:rFonts w:ascii="Times New Roman" w:hAnsi="Times New Roman" w:eastAsia="宋体"/>
          <w:color w:val="000000" w:themeColor="text1"/>
          <w:sz w:val="21"/>
          <w:szCs w:val="21"/>
          <w:shd w:val="clear" w:color="auto" w:fill="FFFFFF"/>
          <w:rPrChange w:id="472" w:author="Noncolour" w:date="2025-10-31T14:13:01Z">
            <w:rPr>
              <w:rFonts w:ascii="Times New Roman" w:hAnsi="Times New Roman" w:eastAsia="宋体"/>
              <w:color w:val="00B050"/>
              <w:sz w:val="21"/>
              <w:szCs w:val="21"/>
              <w:shd w:val="clear" w:color="auto" w:fill="FFFFFF"/>
            </w:rPr>
          </w:rPrChange>
          <w14:textFill>
            <w14:solidFill>
              <w14:schemeClr w14:val="tx1"/>
            </w14:solidFill>
          </w14:textFill>
        </w:rPr>
      </w:pPr>
      <w:r>
        <w:rPr>
          <w:rFonts w:hint="eastAsia" w:ascii="宋体" w:hAnsi="宋体" w:eastAsia="宋体" w:cs="宋体"/>
          <w:color w:val="000000" w:themeColor="text1"/>
          <w:sz w:val="21"/>
          <w:szCs w:val="21"/>
          <w:rPrChange w:id="473" w:author="Noncolour" w:date="2025-10-31T14:13:01Z">
            <w:rPr>
              <w:rFonts w:hint="eastAsia" w:ascii="宋体" w:hAnsi="宋体" w:eastAsia="宋体" w:cs="宋体"/>
              <w:color w:val="00B050"/>
              <w:sz w:val="21"/>
              <w:szCs w:val="21"/>
            </w:rPr>
          </w:rPrChange>
          <w14:textFill>
            <w14:solidFill>
              <w14:schemeClr w14:val="tx1"/>
            </w14:solidFill>
          </w14:textFill>
        </w:rPr>
        <w:t>1.4.</w:t>
      </w:r>
      <w:ins w:id="474" w:author="Noncolour" w:date="2025-10-31T14:35:04Z">
        <w:del w:id="475" w:author="张1384433822" w:date="2025-10-31T14:50:15Z">
          <w:r>
            <w:rPr>
              <w:rFonts w:hint="default" w:ascii="宋体" w:hAnsi="宋体" w:eastAsia="宋体" w:cs="宋体"/>
              <w:color w:val="000000" w:themeColor="text1"/>
              <w:sz w:val="21"/>
              <w:szCs w:val="21"/>
              <w:lang w:val="en-US" w:eastAsia="zh-CN"/>
              <w14:textFill>
                <w14:solidFill>
                  <w14:schemeClr w14:val="tx1"/>
                </w14:solidFill>
              </w14:textFill>
            </w:rPr>
            <w:delText>2</w:delText>
          </w:r>
        </w:del>
      </w:ins>
      <w:del w:id="476" w:author="张1384433822" w:date="2025-10-31T14:50:15Z">
        <w:r>
          <w:rPr>
            <w:rFonts w:hint="default" w:ascii="宋体" w:hAnsi="宋体" w:eastAsia="宋体" w:cs="宋体"/>
            <w:color w:val="000000" w:themeColor="text1"/>
            <w:sz w:val="21"/>
            <w:szCs w:val="21"/>
            <w:rPrChange w:id="477" w:author="Noncolour" w:date="2025-10-31T14:13:01Z">
              <w:rPr>
                <w:rFonts w:hint="eastAsia" w:ascii="宋体" w:hAnsi="宋体" w:eastAsia="宋体" w:cs="宋体"/>
                <w:color w:val="00B050"/>
                <w:sz w:val="21"/>
                <w:szCs w:val="21"/>
              </w:rPr>
            </w:rPrChange>
            <w14:textFill>
              <w14:solidFill>
                <w14:schemeClr w14:val="tx1"/>
              </w14:solidFill>
            </w14:textFill>
          </w:rPr>
          <w:delText>3</w:delText>
        </w:r>
      </w:del>
      <w:del w:id="478" w:author="张1384433822" w:date="2025-10-31T14:50:15Z">
        <w:r>
          <w:rPr>
            <w:rFonts w:hint="default" w:ascii="宋体" w:hAnsi="宋体" w:eastAsia="宋体" w:cs="宋体"/>
            <w:color w:val="000000" w:themeColor="text1"/>
            <w:sz w:val="21"/>
            <w:szCs w:val="21"/>
            <w:rPrChange w:id="479" w:author="Noncolour" w:date="2025-10-31T14:13:01Z">
              <w:rPr>
                <w:rFonts w:hint="eastAsia" w:ascii="宋体" w:hAnsi="宋体" w:eastAsia="宋体" w:cs="宋体"/>
                <w:color w:val="00B050"/>
                <w:sz w:val="21"/>
                <w:szCs w:val="21"/>
              </w:rPr>
            </w:rPrChange>
            <w14:textFill>
              <w14:solidFill>
                <w14:schemeClr w14:val="tx1"/>
              </w14:solidFill>
            </w14:textFill>
          </w:rPr>
          <w:delText>0</w:delText>
        </w:r>
      </w:del>
      <w:ins w:id="480" w:author="张1384433822" w:date="2025-10-31T14:50:15Z">
        <w:r>
          <w:rPr>
            <w:rFonts w:hint="eastAsia" w:ascii="宋体" w:hAnsi="宋体" w:eastAsia="宋体" w:cs="宋体"/>
            <w:color w:val="000000" w:themeColor="text1"/>
            <w:sz w:val="21"/>
            <w:szCs w:val="21"/>
            <w:lang w:val="en-US" w:eastAsia="zh-CN"/>
            <w14:textFill>
              <w14:solidFill>
                <w14:schemeClr w14:val="tx1"/>
              </w14:solidFill>
            </w14:textFill>
          </w:rPr>
          <w:t>19</w:t>
        </w:r>
      </w:ins>
      <w:r>
        <w:rPr>
          <w:rFonts w:hint="eastAsia" w:ascii="宋体" w:hAnsi="宋体" w:eastAsia="宋体" w:cs="宋体"/>
          <w:color w:val="000000" w:themeColor="text1"/>
          <w:sz w:val="21"/>
          <w:szCs w:val="21"/>
          <w:rPrChange w:id="481" w:author="Noncolour" w:date="2025-10-31T14:13:01Z">
            <w:rPr>
              <w:rFonts w:hint="eastAsia" w:ascii="宋体" w:hAnsi="宋体" w:eastAsia="宋体" w:cs="宋体"/>
              <w:color w:val="00B050"/>
              <w:sz w:val="21"/>
              <w:szCs w:val="21"/>
            </w:rPr>
          </w:rPrChange>
          <w14:textFill>
            <w14:solidFill>
              <w14:schemeClr w14:val="tx1"/>
            </w14:solidFill>
          </w14:textFill>
        </w:rPr>
        <w:t>待结算项目查看</w:t>
      </w:r>
    </w:p>
    <w:p w14:paraId="4FE73AA3">
      <w:pPr>
        <w:pStyle w:val="4"/>
        <w:keepNext w:val="0"/>
        <w:keepLines w:val="0"/>
        <w:widowControl/>
        <w:shd w:val="clear" w:color="auto" w:fill="FFFFFF"/>
        <w:snapToGrid w:val="0"/>
        <w:spacing w:before="0" w:after="0" w:line="360" w:lineRule="auto"/>
        <w:rPr>
          <w:rFonts w:ascii="Times New Roman" w:hAnsi="Times New Roman" w:eastAsia="宋体"/>
          <w:color w:val="000000" w:themeColor="text1"/>
          <w:sz w:val="21"/>
          <w:szCs w:val="21"/>
          <w:shd w:val="clear" w:color="auto" w:fill="FFFFFF"/>
          <w:rPrChange w:id="482" w:author="Noncolour" w:date="2025-10-31T14:13:01Z">
            <w:rPr>
              <w:rFonts w:ascii="Times New Roman" w:hAnsi="Times New Roman" w:eastAsia="宋体"/>
              <w:color w:val="00B050"/>
              <w:sz w:val="21"/>
              <w:szCs w:val="21"/>
              <w:shd w:val="clear" w:color="auto" w:fill="FFFFFF"/>
            </w:rPr>
          </w:rPrChange>
          <w14:textFill>
            <w14:solidFill>
              <w14:schemeClr w14:val="tx1"/>
            </w14:solidFill>
          </w14:textFill>
        </w:rPr>
      </w:pPr>
    </w:p>
    <w:p w14:paraId="3725BC13">
      <w:pPr>
        <w:pStyle w:val="14"/>
        <w:widowControl/>
        <w:shd w:val="clear" w:color="auto" w:fill="FFFFFF"/>
        <w:snapToGrid w:val="0"/>
        <w:spacing w:line="360" w:lineRule="auto"/>
        <w:ind w:left="420" w:leftChars="200"/>
        <w:rPr>
          <w:rFonts w:ascii="Times New Roman" w:hAnsi="Times New Roman" w:eastAsia="宋体"/>
          <w:color w:val="000000" w:themeColor="text1"/>
          <w:sz w:val="21"/>
          <w:szCs w:val="21"/>
          <w:rPrChange w:id="483" w:author="Noncolour" w:date="2025-10-31T14:13:01Z">
            <w:rPr>
              <w:rFonts w:ascii="Times New Roman" w:hAnsi="Times New Roman" w:eastAsia="宋体"/>
              <w:color w:val="00B050"/>
              <w:sz w:val="21"/>
              <w:szCs w:val="21"/>
            </w:rPr>
          </w:rPrChange>
          <w14:textFill>
            <w14:solidFill>
              <w14:schemeClr w14:val="tx1"/>
            </w14:solidFill>
          </w14:textFill>
        </w:rPr>
      </w:pPr>
      <w:r>
        <w:rPr>
          <w:rStyle w:val="18"/>
          <w:rFonts w:hint="eastAsia" w:ascii="宋体" w:hAnsi="宋体" w:eastAsia="宋体" w:cs="宋体"/>
          <w:b/>
          <w:color w:val="000000" w:themeColor="text1"/>
          <w:sz w:val="21"/>
          <w:szCs w:val="21"/>
          <w:shd w:val="clear" w:color="auto" w:fill="FFFFFF"/>
          <w:rPrChange w:id="484" w:author="Noncolour" w:date="2025-10-31T14:13:01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color w:val="000000" w:themeColor="text1"/>
          <w:sz w:val="21"/>
          <w:szCs w:val="21"/>
          <w:shd w:val="clear" w:color="auto" w:fill="FFFFFF"/>
          <w:rPrChange w:id="485" w:author="Noncolour" w:date="2025-10-31T14:13:01Z">
            <w:rPr>
              <w:rFonts w:hint="eastAsia" w:ascii="宋体" w:hAnsi="宋体" w:eastAsia="宋体" w:cs="宋体"/>
              <w:color w:val="00B050"/>
              <w:sz w:val="21"/>
              <w:szCs w:val="21"/>
              <w:shd w:val="clear" w:color="auto" w:fill="FFFFFF"/>
            </w:rPr>
          </w:rPrChange>
          <w14:textFill>
            <w14:solidFill>
              <w14:schemeClr w14:val="tx1"/>
            </w14:solidFill>
          </w14:textFill>
        </w:rPr>
        <w:t>：待结算项目查看</w:t>
      </w:r>
      <w:r>
        <w:rPr>
          <w:rFonts w:hint="eastAsia" w:ascii="宋体" w:hAnsi="宋体" w:eastAsia="宋体" w:cs="宋体"/>
          <w:color w:val="000000" w:themeColor="text1"/>
          <w:sz w:val="21"/>
          <w:szCs w:val="21"/>
          <w:shd w:val="clear" w:color="auto" w:fill="FFFFFF"/>
          <w:rPrChange w:id="486" w:author="Noncolour" w:date="2025-10-31T14:13:01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487" w:author="Noncolour" w:date="2025-10-31T14:13:01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color w:val="000000" w:themeColor="text1"/>
          <w:sz w:val="21"/>
          <w:szCs w:val="21"/>
          <w:shd w:val="clear" w:color="auto" w:fill="FFFFFF"/>
          <w:rPrChange w:id="488" w:author="Noncolour" w:date="2025-10-31T14:13:01Z">
            <w:rPr>
              <w:rFonts w:hint="eastAsia" w:ascii="宋体" w:hAnsi="宋体" w:eastAsia="宋体" w:cs="宋体"/>
              <w:color w:val="00B050"/>
              <w:sz w:val="21"/>
              <w:szCs w:val="21"/>
              <w:shd w:val="clear" w:color="auto" w:fill="FFFFFF"/>
            </w:rPr>
          </w:rPrChange>
          <w14:textFill>
            <w14:solidFill>
              <w14:schemeClr w14:val="tx1"/>
            </w14:solidFill>
          </w14:textFill>
        </w:rPr>
        <w:t>：用户查看自己参与的所有待结算项目。</w:t>
      </w:r>
      <w:r>
        <w:rPr>
          <w:rFonts w:hint="eastAsia" w:ascii="宋体" w:hAnsi="宋体" w:eastAsia="宋体" w:cs="宋体"/>
          <w:color w:val="000000" w:themeColor="text1"/>
          <w:sz w:val="21"/>
          <w:szCs w:val="21"/>
          <w:shd w:val="clear" w:color="auto" w:fill="FFFFFF"/>
          <w:rPrChange w:id="489" w:author="Noncolour" w:date="2025-10-31T14:13:01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490" w:author="Noncolour" w:date="2025-10-31T14:13:01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color w:val="000000" w:themeColor="text1"/>
          <w:sz w:val="21"/>
          <w:szCs w:val="21"/>
          <w:shd w:val="clear" w:color="auto" w:fill="FFFFFF"/>
          <w:rPrChange w:id="491" w:author="Noncolour" w:date="2025-10-31T14:13:01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color w:val="000000" w:themeColor="text1"/>
          <w:sz w:val="21"/>
          <w:szCs w:val="21"/>
          <w:shd w:val="clear" w:color="auto" w:fill="FFFFFF"/>
          <w:rPrChange w:id="492" w:author="Noncolour" w:date="2025-10-31T14:13:01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493" w:author="Noncolour" w:date="2025-10-31T14:13:01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color w:val="000000" w:themeColor="text1"/>
          <w:sz w:val="21"/>
          <w:szCs w:val="21"/>
          <w:shd w:val="clear" w:color="auto" w:fill="FFFFFF"/>
          <w:rPrChange w:id="494" w:author="Noncolour" w:date="2025-10-31T14:13:01Z">
            <w:rPr>
              <w:rFonts w:hint="eastAsia" w:ascii="宋体" w:hAnsi="宋体" w:eastAsia="宋体" w:cs="宋体"/>
              <w:color w:val="00B050"/>
              <w:sz w:val="21"/>
              <w:szCs w:val="21"/>
              <w:shd w:val="clear" w:color="auto" w:fill="FFFFFF"/>
            </w:rPr>
          </w:rPrChange>
          <w14:textFill>
            <w14:solidFill>
              <w14:schemeClr w14:val="tx1"/>
            </w14:solidFill>
          </w14:textFill>
        </w:rPr>
        <w:t>：用户已登录。</w:t>
      </w:r>
      <w:r>
        <w:rPr>
          <w:rFonts w:hint="eastAsia" w:ascii="宋体" w:hAnsi="宋体" w:eastAsia="宋体" w:cs="宋体"/>
          <w:color w:val="000000" w:themeColor="text1"/>
          <w:sz w:val="21"/>
          <w:szCs w:val="21"/>
          <w:shd w:val="clear" w:color="auto" w:fill="FFFFFF"/>
          <w:rPrChange w:id="495" w:author="Noncolour" w:date="2025-10-31T14:13:01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color w:val="000000" w:themeColor="text1"/>
          <w:sz w:val="21"/>
          <w:szCs w:val="21"/>
          <w:shd w:val="clear" w:color="auto" w:fill="FFFFFF"/>
          <w:rPrChange w:id="496" w:author="Noncolour" w:date="2025-10-31T14:13:01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color w:val="000000" w:themeColor="text1"/>
          <w:sz w:val="21"/>
          <w:szCs w:val="21"/>
          <w:shd w:val="clear" w:color="auto" w:fill="FFFFFF"/>
          <w:rPrChange w:id="497" w:author="Noncolour" w:date="2025-10-31T14:13:01Z">
            <w:rPr>
              <w:rFonts w:hint="eastAsia" w:ascii="宋体" w:hAnsi="宋体" w:eastAsia="宋体" w:cs="宋体"/>
              <w:color w:val="00B050"/>
              <w:sz w:val="21"/>
              <w:szCs w:val="21"/>
              <w:shd w:val="clear" w:color="auto" w:fill="FFFFFF"/>
            </w:rPr>
          </w:rPrChange>
          <w14:textFill>
            <w14:solidFill>
              <w14:schemeClr w14:val="tx1"/>
            </w14:solidFill>
          </w14:textFill>
        </w:rPr>
        <w:t>：</w:t>
      </w:r>
    </w:p>
    <w:p w14:paraId="1032D46F">
      <w:pPr>
        <w:snapToGrid w:val="0"/>
        <w:spacing w:line="360" w:lineRule="auto"/>
        <w:jc w:val="center"/>
        <w:rPr>
          <w:rFonts w:ascii="Times New Roman" w:hAnsi="Times New Roman" w:eastAsia="宋体"/>
          <w:color w:val="00B050"/>
          <w:szCs w:val="21"/>
        </w:rPr>
      </w:pPr>
      <w:r>
        <w:rPr>
          <w:rFonts w:ascii="Times New Roman" w:hAnsi="Times New Roman" w:eastAsia="宋体"/>
          <w:color w:val="00B050"/>
          <w:szCs w:val="21"/>
        </w:rPr>
        <w:drawing>
          <wp:inline distT="0" distB="0" distL="114300" distR="114300">
            <wp:extent cx="1257300" cy="3400425"/>
            <wp:effectExtent l="0" t="0" r="0" b="0"/>
            <wp:docPr id="1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2"/>
                    <pic:cNvPicPr>
                      <a:picLocks noChangeAspect="1"/>
                    </pic:cNvPicPr>
                  </pic:nvPicPr>
                  <pic:blipFill>
                    <a:blip r:embed="rId25"/>
                    <a:stretch>
                      <a:fillRect/>
                    </a:stretch>
                  </pic:blipFill>
                  <pic:spPr>
                    <a:xfrm>
                      <a:off x="0" y="0"/>
                      <a:ext cx="1257300" cy="3400425"/>
                    </a:xfrm>
                    <a:prstGeom prst="rect">
                      <a:avLst/>
                    </a:prstGeom>
                    <a:noFill/>
                    <a:ln>
                      <a:noFill/>
                    </a:ln>
                  </pic:spPr>
                </pic:pic>
              </a:graphicData>
            </a:graphic>
          </wp:inline>
        </w:drawing>
      </w:r>
    </w:p>
    <w:p w14:paraId="3275C50D">
      <w:pPr>
        <w:snapToGrid w:val="0"/>
        <w:spacing w:line="360" w:lineRule="auto"/>
        <w:jc w:val="center"/>
        <w:rPr>
          <w:rFonts w:hint="eastAsia" w:ascii="宋体" w:hAnsi="宋体" w:eastAsia="宋体" w:cs="宋体"/>
          <w:color w:val="000000" w:themeColor="text1"/>
          <w:rPrChange w:id="498" w:author="Noncolour" w:date="2025-10-31T14:13:05Z">
            <w:rPr>
              <w:rFonts w:hint="eastAsia" w:ascii="宋体" w:hAnsi="宋体" w:eastAsia="宋体" w:cs="宋体"/>
              <w:color w:val="00B050"/>
            </w:rPr>
          </w:rPrChange>
          <w14:textFill>
            <w14:solidFill>
              <w14:schemeClr w14:val="tx1"/>
            </w14:solidFill>
          </w14:textFill>
        </w:rPr>
      </w:pPr>
      <w:r>
        <w:rPr>
          <w:rFonts w:hint="eastAsia" w:ascii="宋体" w:hAnsi="宋体" w:eastAsia="宋体" w:cs="宋体"/>
          <w:color w:val="000000" w:themeColor="text1"/>
          <w:rPrChange w:id="499" w:author="Noncolour" w:date="2025-10-31T14:13:05Z">
            <w:rPr>
              <w:rFonts w:hint="eastAsia" w:ascii="宋体" w:hAnsi="宋体" w:eastAsia="宋体" w:cs="宋体"/>
              <w:color w:val="00B050"/>
            </w:rPr>
          </w:rPrChange>
          <w14:textFill>
            <w14:solidFill>
              <w14:schemeClr w14:val="tx1"/>
            </w14:solidFill>
          </w14:textFill>
        </w:rPr>
        <w:t>图 1.4.</w:t>
      </w:r>
      <w:ins w:id="500" w:author="Noncolour" w:date="2025-10-31T14:35:13Z">
        <w:del w:id="501" w:author="张1384433822" w:date="2025-10-31T14:50:31Z">
          <w:r>
            <w:rPr>
              <w:rFonts w:hint="default" w:ascii="宋体" w:hAnsi="宋体" w:eastAsia="宋体" w:cs="宋体"/>
              <w:color w:val="000000" w:themeColor="text1"/>
              <w:lang w:val="en-US" w:eastAsia="zh-CN"/>
              <w14:textFill>
                <w14:solidFill>
                  <w14:schemeClr w14:val="tx1"/>
                </w14:solidFill>
              </w14:textFill>
            </w:rPr>
            <w:delText>2</w:delText>
          </w:r>
        </w:del>
      </w:ins>
      <w:del w:id="502" w:author="张1384433822" w:date="2025-10-31T14:50:31Z">
        <w:r>
          <w:rPr>
            <w:rFonts w:hint="default" w:ascii="宋体" w:hAnsi="宋体" w:eastAsia="宋体" w:cs="宋体"/>
            <w:color w:val="000000" w:themeColor="text1"/>
            <w:rPrChange w:id="503" w:author="Noncolour" w:date="2025-10-31T14:13:05Z">
              <w:rPr>
                <w:rFonts w:hint="eastAsia" w:ascii="宋体" w:hAnsi="宋体" w:eastAsia="宋体" w:cs="宋体"/>
                <w:color w:val="00B050"/>
              </w:rPr>
            </w:rPrChange>
            <w14:textFill>
              <w14:solidFill>
                <w14:schemeClr w14:val="tx1"/>
              </w14:solidFill>
            </w14:textFill>
          </w:rPr>
          <w:delText>3</w:delText>
        </w:r>
      </w:del>
      <w:del w:id="504" w:author="张1384433822" w:date="2025-10-31T14:50:31Z">
        <w:r>
          <w:rPr>
            <w:rFonts w:hint="default" w:ascii="宋体" w:hAnsi="宋体" w:eastAsia="宋体" w:cs="宋体"/>
            <w:color w:val="000000" w:themeColor="text1"/>
            <w:rPrChange w:id="505" w:author="Noncolour" w:date="2025-10-31T14:13:05Z">
              <w:rPr>
                <w:rFonts w:hint="eastAsia" w:ascii="宋体" w:hAnsi="宋体" w:eastAsia="宋体" w:cs="宋体"/>
                <w:color w:val="00B050"/>
              </w:rPr>
            </w:rPrChange>
            <w14:textFill>
              <w14:solidFill>
                <w14:schemeClr w14:val="tx1"/>
              </w14:solidFill>
            </w14:textFill>
          </w:rPr>
          <w:delText>0</w:delText>
        </w:r>
      </w:del>
      <w:ins w:id="506" w:author="张1384433822" w:date="2025-10-31T14:50:31Z">
        <w:r>
          <w:rPr>
            <w:rFonts w:hint="eastAsia" w:ascii="宋体" w:hAnsi="宋体" w:eastAsia="宋体" w:cs="宋体"/>
            <w:color w:val="000000" w:themeColor="text1"/>
            <w:lang w:val="en-US" w:eastAsia="zh-CN"/>
            <w14:textFill>
              <w14:solidFill>
                <w14:schemeClr w14:val="tx1"/>
              </w14:solidFill>
            </w14:textFill>
          </w:rPr>
          <w:t>19</w:t>
        </w:r>
      </w:ins>
      <w:r>
        <w:rPr>
          <w:rFonts w:hint="eastAsia" w:ascii="宋体" w:hAnsi="宋体" w:eastAsia="宋体" w:cs="宋体"/>
          <w:color w:val="000000" w:themeColor="text1"/>
          <w:rPrChange w:id="507" w:author="Noncolour" w:date="2025-10-31T14:13:05Z">
            <w:rPr>
              <w:rFonts w:hint="eastAsia" w:ascii="宋体" w:hAnsi="宋体" w:eastAsia="宋体" w:cs="宋体"/>
              <w:color w:val="00B050"/>
            </w:rPr>
          </w:rPrChange>
          <w14:textFill>
            <w14:solidFill>
              <w14:schemeClr w14:val="tx1"/>
            </w14:solidFill>
          </w14:textFill>
        </w:rPr>
        <w:t xml:space="preserve"> 待结算项目查看活动图</w:t>
      </w:r>
    </w:p>
    <w:p w14:paraId="17D61C31">
      <w:pPr>
        <w:snapToGrid w:val="0"/>
        <w:spacing w:line="360" w:lineRule="auto"/>
        <w:jc w:val="center"/>
        <w:rPr>
          <w:rFonts w:hint="eastAsia" w:ascii="宋体" w:hAnsi="宋体" w:eastAsia="宋体" w:cs="宋体"/>
          <w:color w:val="000000" w:themeColor="text1"/>
          <w:rPrChange w:id="508" w:author="Noncolour" w:date="2025-10-31T14:13:05Z">
            <w:rPr>
              <w:rFonts w:hint="eastAsia" w:ascii="宋体" w:hAnsi="宋体" w:eastAsia="宋体" w:cs="宋体"/>
              <w:color w:val="00B050"/>
            </w:rPr>
          </w:rPrChange>
          <w14:textFill>
            <w14:solidFill>
              <w14:schemeClr w14:val="tx1"/>
            </w14:solidFill>
          </w14:textFill>
        </w:rPr>
      </w:pPr>
    </w:p>
    <w:p w14:paraId="79E19BB0">
      <w:pPr>
        <w:pStyle w:val="4"/>
        <w:keepNext w:val="0"/>
        <w:keepLines w:val="0"/>
        <w:widowControl/>
        <w:shd w:val="clear" w:color="auto" w:fill="FFFFFF"/>
        <w:snapToGrid w:val="0"/>
        <w:spacing w:before="0" w:after="0" w:line="360" w:lineRule="auto"/>
        <w:rPr>
          <w:rFonts w:hint="default" w:ascii="Times New Roman" w:hAnsi="Times New Roman" w:eastAsia="宋体"/>
          <w:color w:val="000000" w:themeColor="text1"/>
          <w:sz w:val="21"/>
          <w:szCs w:val="21"/>
          <w:shd w:val="clear" w:color="auto" w:fill="FFFFFF"/>
          <w:lang w:val="en-US" w:eastAsia="zh-CN"/>
          <w:rPrChange w:id="509" w:author="Noncolour" w:date="2025-10-31T14:13:05Z">
            <w:rPr>
              <w:rFonts w:hint="default" w:ascii="Times New Roman" w:hAnsi="Times New Roman" w:eastAsia="宋体"/>
              <w:color w:val="00B050"/>
              <w:sz w:val="21"/>
              <w:szCs w:val="21"/>
              <w:shd w:val="clear" w:color="auto" w:fill="FFFFFF"/>
              <w:lang w:val="en-US" w:eastAsia="zh-CN"/>
            </w:rPr>
          </w:rPrChange>
          <w14:textFill>
            <w14:solidFill>
              <w14:schemeClr w14:val="tx1"/>
            </w14:solidFill>
          </w14:textFill>
        </w:rPr>
      </w:pPr>
      <w:r>
        <w:rPr>
          <w:rFonts w:hint="eastAsia" w:ascii="宋体" w:hAnsi="宋体" w:eastAsia="宋体" w:cs="宋体"/>
          <w:color w:val="000000" w:themeColor="text1"/>
          <w:sz w:val="21"/>
          <w:szCs w:val="21"/>
          <w:rPrChange w:id="510" w:author="Noncolour" w:date="2025-10-31T14:13:05Z">
            <w:rPr>
              <w:rFonts w:hint="eastAsia" w:ascii="宋体" w:hAnsi="宋体" w:eastAsia="宋体" w:cs="宋体"/>
              <w:color w:val="00B050"/>
              <w:sz w:val="21"/>
              <w:szCs w:val="21"/>
            </w:rPr>
          </w:rPrChange>
          <w14:textFill>
            <w14:solidFill>
              <w14:schemeClr w14:val="tx1"/>
            </w14:solidFill>
          </w14:textFill>
        </w:rPr>
        <w:t>1.4.</w:t>
      </w:r>
      <w:ins w:id="511" w:author="Noncolour" w:date="2025-10-31T14:35:18Z">
        <w:r>
          <w:rPr>
            <w:rFonts w:hint="eastAsia" w:ascii="宋体" w:hAnsi="宋体" w:eastAsia="宋体" w:cs="宋体"/>
            <w:color w:val="000000" w:themeColor="text1"/>
            <w:sz w:val="21"/>
            <w:szCs w:val="21"/>
            <w:lang w:val="en-US" w:eastAsia="zh-CN"/>
            <w14:textFill>
              <w14:solidFill>
                <w14:schemeClr w14:val="tx1"/>
              </w14:solidFill>
            </w14:textFill>
          </w:rPr>
          <w:t>2</w:t>
        </w:r>
      </w:ins>
      <w:ins w:id="512" w:author="Noncolour" w:date="2025-10-31T14:35:18Z">
        <w:del w:id="513" w:author="张1384433822" w:date="2025-10-31T14:50:23Z">
          <w:r>
            <w:rPr>
              <w:rFonts w:hint="default" w:ascii="宋体" w:hAnsi="宋体" w:eastAsia="宋体" w:cs="宋体"/>
              <w:color w:val="000000" w:themeColor="text1"/>
              <w:sz w:val="21"/>
              <w:szCs w:val="21"/>
              <w:lang w:val="en-US" w:eastAsia="zh-CN"/>
              <w14:textFill>
                <w14:solidFill>
                  <w14:schemeClr w14:val="tx1"/>
                </w14:solidFill>
              </w14:textFill>
            </w:rPr>
            <w:delText>1</w:delText>
          </w:r>
        </w:del>
      </w:ins>
      <w:ins w:id="514" w:author="张1384433822" w:date="2025-10-31T14:50:23Z">
        <w:r>
          <w:rPr>
            <w:rFonts w:hint="eastAsia" w:ascii="宋体" w:hAnsi="宋体" w:eastAsia="宋体" w:cs="宋体"/>
            <w:color w:val="000000" w:themeColor="text1"/>
            <w:sz w:val="21"/>
            <w:szCs w:val="21"/>
            <w:lang w:val="en-US" w:eastAsia="zh-CN"/>
            <w14:textFill>
              <w14:solidFill>
                <w14:schemeClr w14:val="tx1"/>
              </w14:solidFill>
            </w14:textFill>
          </w:rPr>
          <w:t>0</w:t>
        </w:r>
      </w:ins>
      <w:del w:id="515" w:author="Noncolour" w:date="2025-10-31T14:35:16Z">
        <w:r>
          <w:rPr>
            <w:rFonts w:hint="eastAsia" w:ascii="宋体" w:hAnsi="宋体" w:eastAsia="宋体" w:cs="宋体"/>
            <w:color w:val="000000" w:themeColor="text1"/>
            <w:sz w:val="21"/>
            <w:szCs w:val="21"/>
            <w:lang w:val="en-US" w:eastAsia="zh-CN"/>
            <w:rPrChange w:id="516" w:author="Noncolour" w:date="2025-10-31T14:13:05Z">
              <w:rPr>
                <w:rFonts w:hint="eastAsia" w:ascii="宋体" w:hAnsi="宋体" w:eastAsia="宋体" w:cs="宋体"/>
                <w:color w:val="00B050"/>
                <w:sz w:val="21"/>
                <w:szCs w:val="21"/>
                <w:lang w:val="en-US" w:eastAsia="zh-CN"/>
              </w:rPr>
            </w:rPrChange>
            <w14:textFill>
              <w14:solidFill>
                <w14:schemeClr w14:val="tx1"/>
              </w14:solidFill>
            </w14:textFill>
          </w:rPr>
          <w:delText>x</w:delText>
        </w:r>
      </w:del>
      <w:r>
        <w:rPr>
          <w:rFonts w:hint="eastAsia" w:ascii="宋体" w:hAnsi="宋体" w:eastAsia="宋体" w:cs="宋体"/>
          <w:color w:val="000000" w:themeColor="text1"/>
          <w:sz w:val="21"/>
          <w:szCs w:val="21"/>
          <w:lang w:val="en-US" w:eastAsia="zh-CN"/>
          <w:rPrChange w:id="517" w:author="Noncolour" w:date="2025-10-31T14:13:05Z">
            <w:rPr>
              <w:rFonts w:hint="eastAsia" w:ascii="宋体" w:hAnsi="宋体" w:eastAsia="宋体" w:cs="宋体"/>
              <w:color w:val="00B050"/>
              <w:sz w:val="21"/>
              <w:szCs w:val="21"/>
              <w:lang w:val="en-US" w:eastAsia="zh-CN"/>
            </w:rPr>
          </w:rPrChange>
          <w14:textFill>
            <w14:solidFill>
              <w14:schemeClr w14:val="tx1"/>
            </w14:solidFill>
          </w14:textFill>
        </w:rPr>
        <w:t>发布举报</w:t>
      </w:r>
    </w:p>
    <w:p w14:paraId="18ACDA7E">
      <w:pPr>
        <w:pStyle w:val="4"/>
        <w:keepNext w:val="0"/>
        <w:keepLines w:val="0"/>
        <w:widowControl/>
        <w:shd w:val="clear" w:color="auto" w:fill="FFFFFF"/>
        <w:snapToGrid w:val="0"/>
        <w:spacing w:before="0" w:after="0" w:line="360" w:lineRule="auto"/>
        <w:rPr>
          <w:rFonts w:ascii="Times New Roman" w:hAnsi="Times New Roman" w:eastAsia="宋体"/>
          <w:color w:val="000000" w:themeColor="text1"/>
          <w:sz w:val="21"/>
          <w:szCs w:val="21"/>
          <w:shd w:val="clear" w:color="auto" w:fill="FFFFFF"/>
          <w:rPrChange w:id="518" w:author="Noncolour" w:date="2025-10-31T14:13:05Z">
            <w:rPr>
              <w:rFonts w:ascii="Times New Roman" w:hAnsi="Times New Roman" w:eastAsia="宋体"/>
              <w:color w:val="00B050"/>
              <w:sz w:val="21"/>
              <w:szCs w:val="21"/>
              <w:shd w:val="clear" w:color="auto" w:fill="FFFFFF"/>
            </w:rPr>
          </w:rPrChange>
          <w14:textFill>
            <w14:solidFill>
              <w14:schemeClr w14:val="tx1"/>
            </w14:solidFill>
          </w14:textFill>
        </w:rPr>
      </w:pPr>
    </w:p>
    <w:p w14:paraId="5DFB1B4E">
      <w:pPr>
        <w:pStyle w:val="14"/>
        <w:widowControl/>
        <w:shd w:val="clear" w:color="auto" w:fill="FFFFFF"/>
        <w:snapToGrid w:val="0"/>
        <w:spacing w:line="360" w:lineRule="auto"/>
        <w:ind w:left="420" w:leftChars="200"/>
        <w:rPr>
          <w:rFonts w:ascii="Times New Roman" w:hAnsi="Times New Roman" w:eastAsia="宋体"/>
          <w:bCs/>
          <w:color w:val="000000" w:themeColor="text1"/>
          <w:sz w:val="21"/>
          <w:szCs w:val="21"/>
          <w:rPrChange w:id="519" w:author="Noncolour" w:date="2025-10-31T14:35:21Z">
            <w:rPr>
              <w:rFonts w:ascii="Times New Roman" w:hAnsi="Times New Roman" w:eastAsia="宋体"/>
              <w:color w:val="00B050"/>
              <w:sz w:val="21"/>
              <w:szCs w:val="21"/>
            </w:rPr>
          </w:rPrChange>
          <w14:textFill>
            <w14:solidFill>
              <w14:schemeClr w14:val="tx1"/>
            </w14:solidFill>
          </w14:textFill>
        </w:rPr>
      </w:pPr>
      <w:r>
        <w:rPr>
          <w:rStyle w:val="18"/>
          <w:rFonts w:hint="eastAsia" w:ascii="宋体" w:hAnsi="宋体" w:eastAsia="宋体" w:cs="宋体"/>
          <w:b w:val="0"/>
          <w:bCs/>
          <w:color w:val="000000" w:themeColor="text1"/>
          <w:sz w:val="21"/>
          <w:szCs w:val="21"/>
          <w:shd w:val="clear" w:color="auto" w:fill="FFFFFF"/>
          <w:rPrChange w:id="520" w:author="Noncolour" w:date="2025-10-31T14:35:21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bCs/>
          <w:color w:val="000000" w:themeColor="text1"/>
          <w:sz w:val="21"/>
          <w:szCs w:val="21"/>
          <w:shd w:val="clear" w:color="auto" w:fill="FFFFFF"/>
          <w:rPrChange w:id="521" w:author="Noncolour" w:date="2025-10-31T14:35:21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lang w:val="en-US" w:eastAsia="zh-CN"/>
          <w:rPrChange w:id="522" w:author="Noncolour" w:date="2025-10-31T14:35:21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发布举报</w:t>
      </w:r>
      <w:r>
        <w:rPr>
          <w:rFonts w:hint="eastAsia" w:ascii="宋体" w:hAnsi="宋体" w:eastAsia="宋体" w:cs="宋体"/>
          <w:bCs/>
          <w:color w:val="000000" w:themeColor="text1"/>
          <w:sz w:val="21"/>
          <w:szCs w:val="21"/>
          <w:shd w:val="clear" w:color="auto" w:fill="FFFFFF"/>
          <w:rPrChange w:id="523" w:author="Noncolour" w:date="2025-10-31T14:35:21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524" w:author="Noncolour" w:date="2025-10-31T14:35:21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bCs/>
          <w:color w:val="000000" w:themeColor="text1"/>
          <w:sz w:val="21"/>
          <w:szCs w:val="21"/>
          <w:shd w:val="clear" w:color="auto" w:fill="FFFFFF"/>
          <w:rPrChange w:id="525" w:author="Noncolour" w:date="2025-10-31T14:35:21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bCs/>
          <w:color w:val="000000" w:themeColor="text1"/>
          <w:sz w:val="21"/>
          <w:szCs w:val="21"/>
          <w:shd w:val="clear" w:color="auto" w:fill="FFFFFF"/>
          <w:lang w:val="en-US" w:eastAsia="zh-CN"/>
          <w:rPrChange w:id="526" w:author="Noncolour" w:date="2025-10-31T14:35:21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举报他人</w:t>
      </w:r>
      <w:ins w:id="527" w:author="Noncolour" w:date="2025-10-31T14:43:36Z">
        <w:r>
          <w:rPr>
            <w:rFonts w:hint="eastAsia" w:ascii="宋体" w:hAnsi="宋体" w:eastAsia="宋体" w:cs="宋体"/>
            <w:bCs/>
            <w:color w:val="000000" w:themeColor="text1"/>
            <w:sz w:val="21"/>
            <w:szCs w:val="21"/>
            <w:shd w:val="clear" w:color="auto" w:fill="FFFFFF"/>
            <w:lang w:val="en-US" w:eastAsia="zh-CN"/>
            <w14:textFill>
              <w14:solidFill>
                <w14:schemeClr w14:val="tx1"/>
              </w14:solidFill>
            </w14:textFill>
          </w:rPr>
          <w:t>不合规</w:t>
        </w:r>
      </w:ins>
      <w:del w:id="528" w:author="Noncolour" w:date="2025-10-31T14:43:35Z">
        <w:r>
          <w:rPr>
            <w:rFonts w:hint="eastAsia" w:ascii="宋体" w:hAnsi="宋体" w:eastAsia="宋体" w:cs="宋体"/>
            <w:bCs/>
            <w:color w:val="000000" w:themeColor="text1"/>
            <w:sz w:val="21"/>
            <w:szCs w:val="21"/>
            <w:shd w:val="clear" w:color="auto" w:fill="FFFFFF"/>
            <w:lang w:val="en-US" w:eastAsia="zh-CN"/>
            <w:rPrChange w:id="529" w:author="Noncolour" w:date="2025-10-31T14:35:21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delText>滥</w:delText>
        </w:r>
      </w:del>
      <w:del w:id="530" w:author="Noncolour" w:date="2025-10-31T14:43:35Z">
        <w:r>
          <w:rPr>
            <w:rFonts w:hint="eastAsia" w:ascii="宋体" w:hAnsi="宋体" w:eastAsia="宋体" w:cs="宋体"/>
            <w:bCs/>
            <w:color w:val="000000" w:themeColor="text1"/>
            <w:sz w:val="21"/>
            <w:szCs w:val="21"/>
            <w:shd w:val="clear" w:color="auto" w:fill="FFFFFF"/>
            <w:lang w:val="en-US" w:eastAsia="zh-CN"/>
            <w:rPrChange w:id="531" w:author="Noncolour" w:date="2025-10-31T14:35:21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delText>用</w:delText>
        </w:r>
      </w:del>
      <w:del w:id="532" w:author="Noncolour" w:date="2025-10-31T14:43:34Z">
        <w:r>
          <w:rPr>
            <w:rFonts w:hint="eastAsia" w:ascii="宋体" w:hAnsi="宋体" w:eastAsia="宋体" w:cs="宋体"/>
            <w:bCs/>
            <w:color w:val="000000" w:themeColor="text1"/>
            <w:sz w:val="21"/>
            <w:szCs w:val="21"/>
            <w:shd w:val="clear" w:color="auto" w:fill="FFFFFF"/>
            <w:lang w:val="en-US" w:eastAsia="zh-CN"/>
            <w:rPrChange w:id="533" w:author="Noncolour" w:date="2025-10-31T14:35:21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delText>该</w:delText>
        </w:r>
      </w:del>
      <w:del w:id="534" w:author="Noncolour" w:date="2025-10-31T14:43:34Z">
        <w:r>
          <w:rPr>
            <w:rFonts w:hint="eastAsia" w:ascii="宋体" w:hAnsi="宋体" w:eastAsia="宋体" w:cs="宋体"/>
            <w:bCs/>
            <w:color w:val="000000" w:themeColor="text1"/>
            <w:sz w:val="21"/>
            <w:szCs w:val="21"/>
            <w:shd w:val="clear" w:color="auto" w:fill="FFFFFF"/>
            <w:lang w:val="en-US" w:eastAsia="zh-CN"/>
            <w:rPrChange w:id="535" w:author="Noncolour" w:date="2025-10-31T14:35:21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delText>软</w:delText>
        </w:r>
      </w:del>
      <w:del w:id="536" w:author="Noncolour" w:date="2025-10-31T14:43:34Z">
        <w:r>
          <w:rPr>
            <w:rFonts w:hint="eastAsia" w:ascii="宋体" w:hAnsi="宋体" w:eastAsia="宋体" w:cs="宋体"/>
            <w:bCs/>
            <w:color w:val="000000" w:themeColor="text1"/>
            <w:sz w:val="21"/>
            <w:szCs w:val="21"/>
            <w:shd w:val="clear" w:color="auto" w:fill="FFFFFF"/>
            <w:lang w:val="en-US" w:eastAsia="zh-CN"/>
            <w:rPrChange w:id="537" w:author="Noncolour" w:date="2025-10-31T14:35:21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delText>件</w:delText>
        </w:r>
      </w:del>
      <w:r>
        <w:rPr>
          <w:rFonts w:hint="eastAsia" w:ascii="宋体" w:hAnsi="宋体" w:eastAsia="宋体" w:cs="宋体"/>
          <w:bCs/>
          <w:color w:val="000000" w:themeColor="text1"/>
          <w:sz w:val="21"/>
          <w:szCs w:val="21"/>
          <w:shd w:val="clear" w:color="auto" w:fill="FFFFFF"/>
          <w:lang w:val="en-US" w:eastAsia="zh-CN"/>
          <w:rPrChange w:id="538" w:author="Noncolour" w:date="2025-10-31T14:35:21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的行为</w:t>
      </w:r>
      <w:r>
        <w:rPr>
          <w:rFonts w:hint="eastAsia" w:ascii="宋体" w:hAnsi="宋体" w:eastAsia="宋体" w:cs="宋体"/>
          <w:bCs/>
          <w:color w:val="000000" w:themeColor="text1"/>
          <w:sz w:val="21"/>
          <w:szCs w:val="21"/>
          <w:shd w:val="clear" w:color="auto" w:fill="FFFFFF"/>
          <w:rPrChange w:id="539" w:author="Noncolour" w:date="2025-10-31T14:35:21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rPrChange w:id="540" w:author="Noncolour" w:date="2025-10-31T14:35:21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541" w:author="Noncolour" w:date="2025-10-31T14:35:21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bCs/>
          <w:color w:val="000000" w:themeColor="text1"/>
          <w:sz w:val="21"/>
          <w:szCs w:val="21"/>
          <w:shd w:val="clear" w:color="auto" w:fill="FFFFFF"/>
          <w:rPrChange w:id="542" w:author="Noncolour" w:date="2025-10-31T14:35:21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bCs/>
          <w:color w:val="000000" w:themeColor="text1"/>
          <w:sz w:val="21"/>
          <w:szCs w:val="21"/>
          <w:shd w:val="clear" w:color="auto" w:fill="FFFFFF"/>
          <w:rPrChange w:id="543" w:author="Noncolour" w:date="2025-10-31T14:35:21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544" w:author="Noncolour" w:date="2025-10-31T14:35:21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bCs/>
          <w:color w:val="000000" w:themeColor="text1"/>
          <w:sz w:val="21"/>
          <w:szCs w:val="21"/>
          <w:shd w:val="clear" w:color="auto" w:fill="FFFFFF"/>
          <w:rPrChange w:id="545" w:author="Noncolour" w:date="2025-10-31T14:35:21Z">
            <w:rPr>
              <w:rFonts w:hint="eastAsia" w:ascii="宋体" w:hAnsi="宋体" w:eastAsia="宋体" w:cs="宋体"/>
              <w:color w:val="00B050"/>
              <w:sz w:val="21"/>
              <w:szCs w:val="21"/>
              <w:shd w:val="clear" w:color="auto" w:fill="FFFFFF"/>
            </w:rPr>
          </w:rPrChange>
          <w14:textFill>
            <w14:solidFill>
              <w14:schemeClr w14:val="tx1"/>
            </w14:solidFill>
          </w14:textFill>
        </w:rPr>
        <w:t>：用户已登录。</w:t>
      </w:r>
      <w:r>
        <w:rPr>
          <w:rFonts w:hint="eastAsia" w:ascii="宋体" w:hAnsi="宋体" w:eastAsia="宋体" w:cs="宋体"/>
          <w:bCs/>
          <w:color w:val="000000" w:themeColor="text1"/>
          <w:sz w:val="21"/>
          <w:szCs w:val="21"/>
          <w:shd w:val="clear" w:color="auto" w:fill="FFFFFF"/>
          <w:rPrChange w:id="546" w:author="Noncolour" w:date="2025-10-31T14:35:21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547" w:author="Noncolour" w:date="2025-10-31T14:35:21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bCs/>
          <w:color w:val="000000" w:themeColor="text1"/>
          <w:sz w:val="21"/>
          <w:szCs w:val="21"/>
          <w:shd w:val="clear" w:color="auto" w:fill="FFFFFF"/>
          <w:rPrChange w:id="548" w:author="Noncolour" w:date="2025-10-31T14:35:21Z">
            <w:rPr>
              <w:rFonts w:hint="eastAsia" w:ascii="宋体" w:hAnsi="宋体" w:eastAsia="宋体" w:cs="宋体"/>
              <w:color w:val="00B050"/>
              <w:sz w:val="21"/>
              <w:szCs w:val="21"/>
              <w:shd w:val="clear" w:color="auto" w:fill="FFFFFF"/>
            </w:rPr>
          </w:rPrChange>
          <w14:textFill>
            <w14:solidFill>
              <w14:schemeClr w14:val="tx1"/>
            </w14:solidFill>
          </w14:textFill>
        </w:rPr>
        <w:t>：</w:t>
      </w:r>
    </w:p>
    <w:p w14:paraId="273E4720"/>
    <w:p w14:paraId="52748678">
      <w:pPr>
        <w:jc w:val="center"/>
      </w:pPr>
    </w:p>
    <w:p w14:paraId="135D23D6">
      <w:pPr>
        <w:jc w:val="center"/>
      </w:pPr>
      <w:r>
        <w:drawing>
          <wp:inline distT="0" distB="0" distL="114300" distR="114300">
            <wp:extent cx="3614420" cy="4569460"/>
            <wp:effectExtent l="0" t="0" r="0" b="0"/>
            <wp:docPr id="2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5"/>
                    <pic:cNvPicPr>
                      <a:picLocks noChangeAspect="1"/>
                    </pic:cNvPicPr>
                  </pic:nvPicPr>
                  <pic:blipFill>
                    <a:blip r:embed="rId26"/>
                    <a:srcRect r="30333" b="31586"/>
                    <a:stretch>
                      <a:fillRect/>
                    </a:stretch>
                  </pic:blipFill>
                  <pic:spPr>
                    <a:xfrm>
                      <a:off x="0" y="0"/>
                      <a:ext cx="3614420" cy="4569460"/>
                    </a:xfrm>
                    <a:prstGeom prst="rect">
                      <a:avLst/>
                    </a:prstGeom>
                    <a:noFill/>
                    <a:ln>
                      <a:noFill/>
                    </a:ln>
                  </pic:spPr>
                </pic:pic>
              </a:graphicData>
            </a:graphic>
          </wp:inline>
        </w:drawing>
      </w:r>
    </w:p>
    <w:p w14:paraId="2C2BE70D">
      <w:pPr>
        <w:snapToGrid w:val="0"/>
        <w:spacing w:line="360" w:lineRule="auto"/>
        <w:jc w:val="center"/>
        <w:rPr>
          <w:rFonts w:hint="eastAsia" w:ascii="宋体" w:hAnsi="宋体" w:eastAsia="宋体" w:cs="宋体"/>
          <w:color w:val="000000" w:themeColor="text1"/>
          <w:rPrChange w:id="549" w:author="Noncolour" w:date="2025-10-31T14:13:30Z">
            <w:rPr>
              <w:rFonts w:hint="eastAsia" w:ascii="宋体" w:hAnsi="宋体" w:eastAsia="宋体" w:cs="宋体"/>
              <w:color w:val="00B050"/>
            </w:rPr>
          </w:rPrChange>
          <w14:textFill>
            <w14:solidFill>
              <w14:schemeClr w14:val="tx1"/>
            </w14:solidFill>
          </w14:textFill>
        </w:rPr>
      </w:pPr>
      <w:r>
        <w:rPr>
          <w:rFonts w:hint="eastAsia" w:ascii="宋体" w:hAnsi="宋体" w:eastAsia="宋体" w:cs="宋体"/>
          <w:color w:val="000000" w:themeColor="text1"/>
          <w:rPrChange w:id="550" w:author="Noncolour" w:date="2025-10-31T14:13:30Z">
            <w:rPr>
              <w:rFonts w:hint="eastAsia" w:ascii="宋体" w:hAnsi="宋体" w:eastAsia="宋体" w:cs="宋体"/>
              <w:color w:val="00B050"/>
            </w:rPr>
          </w:rPrChange>
          <w14:textFill>
            <w14:solidFill>
              <w14:schemeClr w14:val="tx1"/>
            </w14:solidFill>
          </w14:textFill>
        </w:rPr>
        <w:t>图 1.4.</w:t>
      </w:r>
      <w:ins w:id="551" w:author="Noncolour" w:date="2025-10-31T14:35:25Z">
        <w:r>
          <w:rPr>
            <w:rFonts w:hint="eastAsia" w:ascii="宋体" w:hAnsi="宋体" w:eastAsia="宋体" w:cs="宋体"/>
            <w:color w:val="000000" w:themeColor="text1"/>
            <w:lang w:val="en-US" w:eastAsia="zh-CN"/>
            <w14:textFill>
              <w14:solidFill>
                <w14:schemeClr w14:val="tx1"/>
              </w14:solidFill>
            </w14:textFill>
          </w:rPr>
          <w:t>2</w:t>
        </w:r>
      </w:ins>
      <w:ins w:id="552" w:author="Noncolour" w:date="2025-10-31T14:35:25Z">
        <w:del w:id="553" w:author="张1384433822" w:date="2025-10-31T14:50:34Z">
          <w:r>
            <w:rPr>
              <w:rFonts w:hint="default" w:ascii="宋体" w:hAnsi="宋体" w:eastAsia="宋体" w:cs="宋体"/>
              <w:color w:val="000000" w:themeColor="text1"/>
              <w:lang w:val="en-US" w:eastAsia="zh-CN"/>
              <w14:textFill>
                <w14:solidFill>
                  <w14:schemeClr w14:val="tx1"/>
                </w14:solidFill>
              </w14:textFill>
            </w:rPr>
            <w:delText>1</w:delText>
          </w:r>
        </w:del>
      </w:ins>
      <w:ins w:id="554" w:author="张1384433822" w:date="2025-10-31T14:50:34Z">
        <w:r>
          <w:rPr>
            <w:rFonts w:hint="eastAsia" w:ascii="宋体" w:hAnsi="宋体" w:eastAsia="宋体" w:cs="宋体"/>
            <w:color w:val="000000" w:themeColor="text1"/>
            <w:lang w:val="en-US" w:eastAsia="zh-CN"/>
            <w14:textFill>
              <w14:solidFill>
                <w14:schemeClr w14:val="tx1"/>
              </w14:solidFill>
            </w14:textFill>
          </w:rPr>
          <w:t>0</w:t>
        </w:r>
      </w:ins>
      <w:ins w:id="555" w:author="Noncolour" w:date="2025-10-31T14:35:33Z">
        <w:r>
          <w:rPr>
            <w:rFonts w:hint="eastAsia" w:ascii="宋体" w:hAnsi="宋体" w:eastAsia="宋体" w:cs="宋体"/>
            <w:color w:val="000000" w:themeColor="text1"/>
            <w:lang w:val="en-US" w:eastAsia="zh-CN"/>
            <w14:textFill>
              <w14:solidFill>
                <w14:schemeClr w14:val="tx1"/>
              </w14:solidFill>
            </w14:textFill>
          </w:rPr>
          <w:t xml:space="preserve"> </w:t>
        </w:r>
      </w:ins>
      <w:del w:id="556" w:author="Noncolour" w:date="2025-10-31T14:35:25Z">
        <w:r>
          <w:rPr>
            <w:rFonts w:hint="eastAsia" w:ascii="宋体" w:hAnsi="宋体" w:eastAsia="宋体" w:cs="宋体"/>
            <w:color w:val="000000" w:themeColor="text1"/>
            <w:lang w:val="en-US" w:eastAsia="zh-CN"/>
            <w:rPrChange w:id="557" w:author="Noncolour" w:date="2025-10-31T14:13:30Z">
              <w:rPr>
                <w:rFonts w:hint="eastAsia" w:ascii="宋体" w:hAnsi="宋体" w:eastAsia="宋体" w:cs="宋体"/>
                <w:color w:val="00B050"/>
                <w:lang w:val="en-US" w:eastAsia="zh-CN"/>
              </w:rPr>
            </w:rPrChange>
            <w14:textFill>
              <w14:solidFill>
                <w14:schemeClr w14:val="tx1"/>
              </w14:solidFill>
            </w14:textFill>
          </w:rPr>
          <w:delText>x</w:delText>
        </w:r>
      </w:del>
      <w:del w:id="558" w:author="Noncolour" w:date="2025-10-31T14:35:27Z">
        <w:r>
          <w:rPr>
            <w:rFonts w:hint="eastAsia" w:ascii="宋体" w:hAnsi="宋体" w:eastAsia="宋体" w:cs="宋体"/>
            <w:color w:val="000000" w:themeColor="text1"/>
            <w:rPrChange w:id="559" w:author="Noncolour" w:date="2025-10-31T14:13:30Z">
              <w:rPr>
                <w:rFonts w:hint="eastAsia" w:ascii="宋体" w:hAnsi="宋体" w:eastAsia="宋体" w:cs="宋体"/>
                <w:color w:val="00B050"/>
              </w:rPr>
            </w:rPrChange>
            <w14:textFill>
              <w14:solidFill>
                <w14:schemeClr w14:val="tx1"/>
              </w14:solidFill>
            </w14:textFill>
          </w:rPr>
          <w:delText xml:space="preserve"> </w:delText>
        </w:r>
      </w:del>
      <w:r>
        <w:rPr>
          <w:rFonts w:hint="eastAsia" w:ascii="宋体" w:hAnsi="宋体" w:eastAsia="宋体" w:cs="宋体"/>
          <w:color w:val="000000" w:themeColor="text1"/>
          <w:lang w:val="en-US" w:eastAsia="zh-CN"/>
          <w:rPrChange w:id="560" w:author="Noncolour" w:date="2025-10-31T14:13:30Z">
            <w:rPr>
              <w:rFonts w:hint="eastAsia" w:ascii="宋体" w:hAnsi="宋体" w:eastAsia="宋体" w:cs="宋体"/>
              <w:color w:val="00B050"/>
              <w:lang w:val="en-US" w:eastAsia="zh-CN"/>
            </w:rPr>
          </w:rPrChange>
          <w14:textFill>
            <w14:solidFill>
              <w14:schemeClr w14:val="tx1"/>
            </w14:solidFill>
          </w14:textFill>
        </w:rPr>
        <w:t>发布举报</w:t>
      </w:r>
      <w:r>
        <w:rPr>
          <w:rFonts w:hint="eastAsia" w:ascii="宋体" w:hAnsi="宋体" w:eastAsia="宋体" w:cs="宋体"/>
          <w:color w:val="000000" w:themeColor="text1"/>
          <w:rPrChange w:id="561" w:author="Noncolour" w:date="2025-10-31T14:13:30Z">
            <w:rPr>
              <w:rFonts w:hint="eastAsia" w:ascii="宋体" w:hAnsi="宋体" w:eastAsia="宋体" w:cs="宋体"/>
              <w:color w:val="00B050"/>
            </w:rPr>
          </w:rPrChange>
          <w14:textFill>
            <w14:solidFill>
              <w14:schemeClr w14:val="tx1"/>
            </w14:solidFill>
          </w14:textFill>
        </w:rPr>
        <w:t>活动图</w:t>
      </w:r>
    </w:p>
    <w:p w14:paraId="4A70B954">
      <w:pPr>
        <w:snapToGrid w:val="0"/>
        <w:spacing w:line="360" w:lineRule="auto"/>
        <w:jc w:val="center"/>
        <w:rPr>
          <w:del w:id="562" w:author="Noncolour" w:date="2025-10-31T14:45:01Z"/>
          <w:rFonts w:hint="eastAsia" w:ascii="宋体" w:hAnsi="宋体" w:eastAsia="宋体" w:cs="宋体"/>
          <w:color w:val="000000" w:themeColor="text1"/>
          <w:rPrChange w:id="563" w:author="Noncolour" w:date="2025-10-31T14:13:30Z">
            <w:rPr>
              <w:del w:id="564" w:author="Noncolour" w:date="2025-10-31T14:45:01Z"/>
              <w:rFonts w:hint="eastAsia" w:ascii="宋体" w:hAnsi="宋体" w:eastAsia="宋体" w:cs="宋体"/>
              <w:color w:val="00B050"/>
            </w:rPr>
          </w:rPrChange>
          <w14:textFill>
            <w14:solidFill>
              <w14:schemeClr w14:val="tx1"/>
            </w14:solidFill>
          </w14:textFill>
        </w:rPr>
      </w:pPr>
    </w:p>
    <w:p w14:paraId="7168A784">
      <w:pPr>
        <w:snapToGrid w:val="0"/>
        <w:spacing w:line="360" w:lineRule="auto"/>
        <w:jc w:val="both"/>
        <w:rPr>
          <w:rFonts w:hint="eastAsia" w:ascii="宋体" w:hAnsi="宋体" w:eastAsia="宋体" w:cs="宋体"/>
          <w:color w:val="000000" w:themeColor="text1"/>
          <w:rPrChange w:id="566" w:author="Noncolour" w:date="2025-10-31T14:13:30Z">
            <w:rPr>
              <w:rFonts w:hint="eastAsia" w:ascii="宋体" w:hAnsi="宋体" w:eastAsia="宋体" w:cs="宋体"/>
              <w:color w:val="00B050"/>
            </w:rPr>
          </w:rPrChange>
          <w14:textFill>
            <w14:solidFill>
              <w14:schemeClr w14:val="tx1"/>
            </w14:solidFill>
          </w14:textFill>
        </w:rPr>
        <w:pPrChange w:id="565" w:author="Noncolour" w:date="2025-10-31T14:45:00Z">
          <w:pPr>
            <w:snapToGrid w:val="0"/>
            <w:spacing w:line="360" w:lineRule="auto"/>
            <w:jc w:val="center"/>
          </w:pPr>
        </w:pPrChange>
      </w:pPr>
    </w:p>
    <w:p w14:paraId="6601EEC1">
      <w:pPr>
        <w:pStyle w:val="4"/>
        <w:keepNext w:val="0"/>
        <w:keepLines w:val="0"/>
        <w:widowControl/>
        <w:shd w:val="clear" w:color="auto" w:fill="FFFFFF"/>
        <w:snapToGrid w:val="0"/>
        <w:spacing w:before="0" w:after="0" w:line="360" w:lineRule="auto"/>
        <w:rPr>
          <w:rFonts w:hint="default" w:ascii="Times New Roman" w:hAnsi="Times New Roman" w:eastAsia="宋体"/>
          <w:color w:val="000000" w:themeColor="text1"/>
          <w:sz w:val="21"/>
          <w:szCs w:val="21"/>
          <w:shd w:val="clear" w:color="auto" w:fill="FFFFFF"/>
          <w:lang w:val="en-US" w:eastAsia="zh-CN"/>
          <w:rPrChange w:id="567" w:author="Noncolour" w:date="2025-10-31T14:13:30Z">
            <w:rPr>
              <w:rFonts w:hint="default" w:ascii="Times New Roman" w:hAnsi="Times New Roman" w:eastAsia="宋体"/>
              <w:color w:val="00B050"/>
              <w:sz w:val="21"/>
              <w:szCs w:val="21"/>
              <w:shd w:val="clear" w:color="auto" w:fill="FFFFFF"/>
              <w:lang w:val="en-US" w:eastAsia="zh-CN"/>
            </w:rPr>
          </w:rPrChange>
          <w14:textFill>
            <w14:solidFill>
              <w14:schemeClr w14:val="tx1"/>
            </w14:solidFill>
          </w14:textFill>
        </w:rPr>
      </w:pPr>
      <w:r>
        <w:rPr>
          <w:rFonts w:hint="eastAsia" w:ascii="宋体" w:hAnsi="宋体" w:eastAsia="宋体" w:cs="宋体"/>
          <w:color w:val="000000" w:themeColor="text1"/>
          <w:sz w:val="21"/>
          <w:szCs w:val="21"/>
          <w:rPrChange w:id="568" w:author="Noncolour" w:date="2025-10-31T14:13:30Z">
            <w:rPr>
              <w:rFonts w:hint="eastAsia" w:ascii="宋体" w:hAnsi="宋体" w:eastAsia="宋体" w:cs="宋体"/>
              <w:color w:val="00B050"/>
              <w:sz w:val="21"/>
              <w:szCs w:val="21"/>
            </w:rPr>
          </w:rPrChange>
          <w14:textFill>
            <w14:solidFill>
              <w14:schemeClr w14:val="tx1"/>
            </w14:solidFill>
          </w14:textFill>
        </w:rPr>
        <w:t>1.4.</w:t>
      </w:r>
      <w:ins w:id="569" w:author="Noncolour" w:date="2025-10-31T14:35:51Z">
        <w:r>
          <w:rPr>
            <w:rFonts w:hint="eastAsia" w:ascii="宋体" w:hAnsi="宋体" w:eastAsia="宋体" w:cs="宋体"/>
            <w:color w:val="000000" w:themeColor="text1"/>
            <w:sz w:val="21"/>
            <w:szCs w:val="21"/>
            <w:lang w:val="en-US" w:eastAsia="zh-CN"/>
            <w14:textFill>
              <w14:solidFill>
                <w14:schemeClr w14:val="tx1"/>
              </w14:solidFill>
            </w14:textFill>
          </w:rPr>
          <w:t>2</w:t>
        </w:r>
      </w:ins>
      <w:ins w:id="570" w:author="Noncolour" w:date="2025-10-31T14:35:51Z">
        <w:del w:id="571" w:author="张1384433822" w:date="2025-10-31T14:50:26Z">
          <w:r>
            <w:rPr>
              <w:rFonts w:hint="default" w:ascii="宋体" w:hAnsi="宋体" w:eastAsia="宋体" w:cs="宋体"/>
              <w:color w:val="000000" w:themeColor="text1"/>
              <w:sz w:val="21"/>
              <w:szCs w:val="21"/>
              <w:lang w:val="en-US" w:eastAsia="zh-CN"/>
              <w14:textFill>
                <w14:solidFill>
                  <w14:schemeClr w14:val="tx1"/>
                </w14:solidFill>
              </w14:textFill>
            </w:rPr>
            <w:delText>2</w:delText>
          </w:r>
        </w:del>
      </w:ins>
      <w:ins w:id="572" w:author="张1384433822" w:date="2025-10-31T14:50:26Z">
        <w:r>
          <w:rPr>
            <w:rFonts w:hint="eastAsia" w:ascii="宋体" w:hAnsi="宋体" w:eastAsia="宋体" w:cs="宋体"/>
            <w:color w:val="000000" w:themeColor="text1"/>
            <w:sz w:val="21"/>
            <w:szCs w:val="21"/>
            <w:lang w:val="en-US" w:eastAsia="zh-CN"/>
            <w14:textFill>
              <w14:solidFill>
                <w14:schemeClr w14:val="tx1"/>
              </w14:solidFill>
            </w14:textFill>
          </w:rPr>
          <w:t>1</w:t>
        </w:r>
      </w:ins>
      <w:del w:id="573" w:author="Noncolour" w:date="2025-10-31T14:35:39Z">
        <w:r>
          <w:rPr>
            <w:rFonts w:hint="eastAsia" w:ascii="宋体" w:hAnsi="宋体" w:eastAsia="宋体" w:cs="宋体"/>
            <w:color w:val="000000" w:themeColor="text1"/>
            <w:sz w:val="21"/>
            <w:szCs w:val="21"/>
            <w:lang w:val="en-US" w:eastAsia="zh-CN"/>
            <w:rPrChange w:id="574" w:author="Noncolour" w:date="2025-10-31T14:13:30Z">
              <w:rPr>
                <w:rFonts w:hint="eastAsia" w:ascii="宋体" w:hAnsi="宋体" w:eastAsia="宋体" w:cs="宋体"/>
                <w:color w:val="00B050"/>
                <w:sz w:val="21"/>
                <w:szCs w:val="21"/>
                <w:lang w:val="en-US" w:eastAsia="zh-CN"/>
              </w:rPr>
            </w:rPrChange>
            <w14:textFill>
              <w14:solidFill>
                <w14:schemeClr w14:val="tx1"/>
              </w14:solidFill>
            </w14:textFill>
          </w:rPr>
          <w:delText>x</w:delText>
        </w:r>
      </w:del>
      <w:r>
        <w:rPr>
          <w:rFonts w:hint="eastAsia" w:ascii="宋体" w:hAnsi="宋体" w:eastAsia="宋体" w:cs="宋体"/>
          <w:color w:val="000000" w:themeColor="text1"/>
          <w:sz w:val="21"/>
          <w:szCs w:val="21"/>
          <w:lang w:val="en-US" w:eastAsia="zh-CN"/>
          <w:rPrChange w:id="575" w:author="Noncolour" w:date="2025-10-31T14:13:30Z">
            <w:rPr>
              <w:rFonts w:hint="eastAsia" w:ascii="宋体" w:hAnsi="宋体" w:eastAsia="宋体" w:cs="宋体"/>
              <w:color w:val="00B050"/>
              <w:sz w:val="21"/>
              <w:szCs w:val="21"/>
              <w:lang w:val="en-US" w:eastAsia="zh-CN"/>
            </w:rPr>
          </w:rPrChange>
          <w14:textFill>
            <w14:solidFill>
              <w14:schemeClr w14:val="tx1"/>
            </w14:solidFill>
          </w14:textFill>
        </w:rPr>
        <w:t>撤销举报</w:t>
      </w:r>
    </w:p>
    <w:p w14:paraId="577FF690">
      <w:pPr>
        <w:pStyle w:val="4"/>
        <w:keepNext w:val="0"/>
        <w:keepLines w:val="0"/>
        <w:widowControl/>
        <w:shd w:val="clear" w:color="auto" w:fill="FFFFFF"/>
        <w:snapToGrid w:val="0"/>
        <w:spacing w:before="0" w:after="0" w:line="360" w:lineRule="auto"/>
        <w:rPr>
          <w:rFonts w:ascii="Times New Roman" w:hAnsi="Times New Roman" w:eastAsia="宋体"/>
          <w:color w:val="000000" w:themeColor="text1"/>
          <w:sz w:val="21"/>
          <w:szCs w:val="21"/>
          <w:shd w:val="clear" w:color="auto" w:fill="FFFFFF"/>
          <w:rPrChange w:id="576" w:author="Noncolour" w:date="2025-10-31T14:13:30Z">
            <w:rPr>
              <w:rFonts w:ascii="Times New Roman" w:hAnsi="Times New Roman" w:eastAsia="宋体"/>
              <w:color w:val="00B050"/>
              <w:sz w:val="21"/>
              <w:szCs w:val="21"/>
              <w:shd w:val="clear" w:color="auto" w:fill="FFFFFF"/>
            </w:rPr>
          </w:rPrChange>
          <w14:textFill>
            <w14:solidFill>
              <w14:schemeClr w14:val="tx1"/>
            </w14:solidFill>
          </w14:textFill>
        </w:rPr>
      </w:pPr>
    </w:p>
    <w:p w14:paraId="6270FC97">
      <w:pPr>
        <w:pStyle w:val="14"/>
        <w:widowControl/>
        <w:shd w:val="clear" w:color="auto" w:fill="FFFFFF"/>
        <w:snapToGrid w:val="0"/>
        <w:spacing w:line="360" w:lineRule="auto"/>
        <w:ind w:left="420" w:leftChars="200"/>
        <w:rPr>
          <w:rFonts w:ascii="Times New Roman" w:hAnsi="Times New Roman" w:eastAsia="宋体"/>
          <w:bCs/>
          <w:color w:val="000000" w:themeColor="text1"/>
          <w:sz w:val="21"/>
          <w:szCs w:val="21"/>
          <w:rPrChange w:id="577" w:author="Noncolour" w:date="2025-10-31T14:35:42Z">
            <w:rPr>
              <w:rFonts w:ascii="Times New Roman" w:hAnsi="Times New Roman" w:eastAsia="宋体"/>
              <w:color w:val="00B050"/>
              <w:sz w:val="21"/>
              <w:szCs w:val="21"/>
            </w:rPr>
          </w:rPrChange>
          <w14:textFill>
            <w14:solidFill>
              <w14:schemeClr w14:val="tx1"/>
            </w14:solidFill>
          </w14:textFill>
        </w:rPr>
      </w:pPr>
      <w:r>
        <w:rPr>
          <w:rStyle w:val="18"/>
          <w:rFonts w:hint="eastAsia" w:ascii="宋体" w:hAnsi="宋体" w:eastAsia="宋体" w:cs="宋体"/>
          <w:b w:val="0"/>
          <w:bCs/>
          <w:color w:val="000000" w:themeColor="text1"/>
          <w:sz w:val="21"/>
          <w:szCs w:val="21"/>
          <w:shd w:val="clear" w:color="auto" w:fill="FFFFFF"/>
          <w:rPrChange w:id="578" w:author="Noncolour" w:date="2025-10-31T14:35:42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bCs/>
          <w:color w:val="000000" w:themeColor="text1"/>
          <w:sz w:val="21"/>
          <w:szCs w:val="21"/>
          <w:shd w:val="clear" w:color="auto" w:fill="FFFFFF"/>
          <w:rPrChange w:id="579" w:author="Noncolour" w:date="2025-10-31T14:35:42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lang w:val="en-US" w:eastAsia="zh-CN"/>
          <w:rPrChange w:id="580" w:author="Noncolour" w:date="2025-10-31T14:35:42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撤销举报</w:t>
      </w:r>
      <w:r>
        <w:rPr>
          <w:rFonts w:hint="eastAsia" w:ascii="宋体" w:hAnsi="宋体" w:eastAsia="宋体" w:cs="宋体"/>
          <w:bCs/>
          <w:color w:val="000000" w:themeColor="text1"/>
          <w:sz w:val="21"/>
          <w:szCs w:val="21"/>
          <w:shd w:val="clear" w:color="auto" w:fill="FFFFFF"/>
          <w:rPrChange w:id="581" w:author="Noncolour" w:date="2025-10-31T14:35:42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582" w:author="Noncolour" w:date="2025-10-31T14:35:42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bCs/>
          <w:color w:val="000000" w:themeColor="text1"/>
          <w:sz w:val="21"/>
          <w:szCs w:val="21"/>
          <w:shd w:val="clear" w:color="auto" w:fill="FFFFFF"/>
          <w:rPrChange w:id="583" w:author="Noncolour" w:date="2025-10-31T14:35:42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bCs/>
          <w:color w:val="000000" w:themeColor="text1"/>
          <w:sz w:val="21"/>
          <w:szCs w:val="21"/>
          <w:shd w:val="clear" w:color="auto" w:fill="FFFFFF"/>
          <w:lang w:val="en-US" w:eastAsia="zh-CN"/>
          <w:rPrChange w:id="584" w:author="Noncolour" w:date="2025-10-31T14:35:42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撤销已发出的举报</w:t>
      </w:r>
      <w:r>
        <w:rPr>
          <w:rFonts w:hint="eastAsia" w:ascii="宋体" w:hAnsi="宋体" w:eastAsia="宋体" w:cs="宋体"/>
          <w:bCs/>
          <w:color w:val="000000" w:themeColor="text1"/>
          <w:sz w:val="21"/>
          <w:szCs w:val="21"/>
          <w:shd w:val="clear" w:color="auto" w:fill="FFFFFF"/>
          <w:rPrChange w:id="585" w:author="Noncolour" w:date="2025-10-31T14:35:42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rPrChange w:id="586" w:author="Noncolour" w:date="2025-10-31T14:35:42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587" w:author="Noncolour" w:date="2025-10-31T14:35:42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bCs/>
          <w:color w:val="000000" w:themeColor="text1"/>
          <w:sz w:val="21"/>
          <w:szCs w:val="21"/>
          <w:shd w:val="clear" w:color="auto" w:fill="FFFFFF"/>
          <w:rPrChange w:id="588" w:author="Noncolour" w:date="2025-10-31T14:35:42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bCs/>
          <w:color w:val="000000" w:themeColor="text1"/>
          <w:sz w:val="21"/>
          <w:szCs w:val="21"/>
          <w:shd w:val="clear" w:color="auto" w:fill="FFFFFF"/>
          <w:rPrChange w:id="589" w:author="Noncolour" w:date="2025-10-31T14:35:42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590" w:author="Noncolour" w:date="2025-10-31T14:35:42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bCs/>
          <w:color w:val="000000" w:themeColor="text1"/>
          <w:sz w:val="21"/>
          <w:szCs w:val="21"/>
          <w:shd w:val="clear" w:color="auto" w:fill="FFFFFF"/>
          <w:rPrChange w:id="591" w:author="Noncolour" w:date="2025-10-31T14:35:42Z">
            <w:rPr>
              <w:rFonts w:hint="eastAsia" w:ascii="宋体" w:hAnsi="宋体" w:eastAsia="宋体" w:cs="宋体"/>
              <w:color w:val="00B050"/>
              <w:sz w:val="21"/>
              <w:szCs w:val="21"/>
              <w:shd w:val="clear" w:color="auto" w:fill="FFFFFF"/>
            </w:rPr>
          </w:rPrChange>
          <w14:textFill>
            <w14:solidFill>
              <w14:schemeClr w14:val="tx1"/>
            </w14:solidFill>
          </w14:textFill>
        </w:rPr>
        <w:t>：用户</w:t>
      </w:r>
      <w:r>
        <w:rPr>
          <w:rFonts w:hint="eastAsia" w:ascii="宋体" w:hAnsi="宋体" w:eastAsia="宋体" w:cs="宋体"/>
          <w:bCs/>
          <w:color w:val="000000" w:themeColor="text1"/>
          <w:sz w:val="21"/>
          <w:szCs w:val="21"/>
          <w:shd w:val="clear" w:color="auto" w:fill="FFFFFF"/>
          <w:lang w:val="en-US" w:eastAsia="zh-CN"/>
          <w:rPrChange w:id="592" w:author="Noncolour" w:date="2025-10-31T14:35:42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有已发布但未被管理员审核的举报</w:t>
      </w:r>
      <w:r>
        <w:rPr>
          <w:rFonts w:hint="eastAsia" w:ascii="宋体" w:hAnsi="宋体" w:eastAsia="宋体" w:cs="宋体"/>
          <w:bCs/>
          <w:color w:val="000000" w:themeColor="text1"/>
          <w:sz w:val="21"/>
          <w:szCs w:val="21"/>
          <w:shd w:val="clear" w:color="auto" w:fill="FFFFFF"/>
          <w:rPrChange w:id="593" w:author="Noncolour" w:date="2025-10-31T14:35:42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rPrChange w:id="594" w:author="Noncolour" w:date="2025-10-31T14:35:42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595" w:author="Noncolour" w:date="2025-10-31T14:35:42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bCs/>
          <w:color w:val="000000" w:themeColor="text1"/>
          <w:sz w:val="21"/>
          <w:szCs w:val="21"/>
          <w:shd w:val="clear" w:color="auto" w:fill="FFFFFF"/>
          <w:rPrChange w:id="596" w:author="Noncolour" w:date="2025-10-31T14:35:42Z">
            <w:rPr>
              <w:rFonts w:hint="eastAsia" w:ascii="宋体" w:hAnsi="宋体" w:eastAsia="宋体" w:cs="宋体"/>
              <w:color w:val="00B050"/>
              <w:sz w:val="21"/>
              <w:szCs w:val="21"/>
              <w:shd w:val="clear" w:color="auto" w:fill="FFFFFF"/>
            </w:rPr>
          </w:rPrChange>
          <w14:textFill>
            <w14:solidFill>
              <w14:schemeClr w14:val="tx1"/>
            </w14:solidFill>
          </w14:textFill>
        </w:rPr>
        <w:t>：</w:t>
      </w:r>
    </w:p>
    <w:p w14:paraId="00AC6FDE">
      <w:pPr>
        <w:snapToGrid w:val="0"/>
        <w:spacing w:line="360" w:lineRule="auto"/>
        <w:jc w:val="both"/>
      </w:pPr>
    </w:p>
    <w:p w14:paraId="1F1B7E44">
      <w:pPr>
        <w:snapToGrid w:val="0"/>
        <w:spacing w:line="360" w:lineRule="auto"/>
        <w:jc w:val="center"/>
        <w:rPr>
          <w:rFonts w:hint="eastAsia" w:ascii="宋体" w:hAnsi="宋体" w:eastAsia="宋体" w:cs="宋体"/>
          <w:color w:val="00B050"/>
        </w:rPr>
      </w:pPr>
      <w:r>
        <w:drawing>
          <wp:inline distT="0" distB="0" distL="114300" distR="114300">
            <wp:extent cx="3599815" cy="3940810"/>
            <wp:effectExtent l="0" t="0" r="0" b="0"/>
            <wp:docPr id="2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6"/>
                    <pic:cNvPicPr>
                      <a:picLocks noChangeAspect="1"/>
                    </pic:cNvPicPr>
                  </pic:nvPicPr>
                  <pic:blipFill>
                    <a:blip r:embed="rId27"/>
                    <a:srcRect r="32840" b="32750"/>
                    <a:stretch>
                      <a:fillRect/>
                    </a:stretch>
                  </pic:blipFill>
                  <pic:spPr>
                    <a:xfrm>
                      <a:off x="0" y="0"/>
                      <a:ext cx="3599815" cy="3940810"/>
                    </a:xfrm>
                    <a:prstGeom prst="rect">
                      <a:avLst/>
                    </a:prstGeom>
                    <a:noFill/>
                    <a:ln>
                      <a:noFill/>
                    </a:ln>
                  </pic:spPr>
                </pic:pic>
              </a:graphicData>
            </a:graphic>
          </wp:inline>
        </w:drawing>
      </w:r>
    </w:p>
    <w:p w14:paraId="0F9D5D2D">
      <w:pPr>
        <w:snapToGrid w:val="0"/>
        <w:spacing w:line="360" w:lineRule="auto"/>
        <w:jc w:val="center"/>
        <w:rPr>
          <w:rFonts w:hint="eastAsia" w:ascii="宋体" w:hAnsi="宋体" w:eastAsia="宋体" w:cs="宋体"/>
          <w:color w:val="00B050"/>
        </w:rPr>
      </w:pPr>
      <w:r>
        <w:rPr>
          <w:rFonts w:hint="eastAsia" w:ascii="宋体" w:hAnsi="宋体" w:eastAsia="宋体" w:cs="宋体"/>
          <w:color w:val="000000" w:themeColor="text1"/>
          <w:rPrChange w:id="597" w:author="Noncolour" w:date="2025-10-31T14:13:27Z">
            <w:rPr>
              <w:rFonts w:hint="eastAsia" w:ascii="宋体" w:hAnsi="宋体" w:eastAsia="宋体" w:cs="宋体"/>
              <w:color w:val="00B050"/>
            </w:rPr>
          </w:rPrChange>
          <w14:textFill>
            <w14:solidFill>
              <w14:schemeClr w14:val="tx1"/>
            </w14:solidFill>
          </w14:textFill>
        </w:rPr>
        <w:t>图 1.4.</w:t>
      </w:r>
      <w:ins w:id="598" w:author="Noncolour" w:date="2025-10-31T14:35:47Z">
        <w:r>
          <w:rPr>
            <w:rFonts w:hint="eastAsia" w:ascii="宋体" w:hAnsi="宋体" w:eastAsia="宋体" w:cs="宋体"/>
            <w:color w:val="000000" w:themeColor="text1"/>
            <w:lang w:val="en-US" w:eastAsia="zh-CN"/>
            <w14:textFill>
              <w14:solidFill>
                <w14:schemeClr w14:val="tx1"/>
              </w14:solidFill>
            </w14:textFill>
          </w:rPr>
          <w:t>2</w:t>
        </w:r>
      </w:ins>
      <w:ins w:id="599" w:author="Noncolour" w:date="2025-10-31T14:35:47Z">
        <w:del w:id="600" w:author="张1384433822" w:date="2025-10-31T14:50:38Z">
          <w:r>
            <w:rPr>
              <w:rFonts w:hint="default" w:ascii="宋体" w:hAnsi="宋体" w:eastAsia="宋体" w:cs="宋体"/>
              <w:color w:val="000000" w:themeColor="text1"/>
              <w:lang w:val="en-US" w:eastAsia="zh-CN"/>
              <w14:textFill>
                <w14:solidFill>
                  <w14:schemeClr w14:val="tx1"/>
                </w14:solidFill>
              </w14:textFill>
            </w:rPr>
            <w:delText>2</w:delText>
          </w:r>
        </w:del>
      </w:ins>
      <w:ins w:id="601" w:author="张1384433822" w:date="2025-10-31T14:50:38Z">
        <w:r>
          <w:rPr>
            <w:rFonts w:hint="eastAsia" w:ascii="宋体" w:hAnsi="宋体" w:eastAsia="宋体" w:cs="宋体"/>
            <w:color w:val="000000" w:themeColor="text1"/>
            <w:lang w:val="en-US" w:eastAsia="zh-CN"/>
            <w14:textFill>
              <w14:solidFill>
                <w14:schemeClr w14:val="tx1"/>
              </w14:solidFill>
            </w14:textFill>
          </w:rPr>
          <w:t>1</w:t>
        </w:r>
      </w:ins>
      <w:del w:id="602" w:author="Noncolour" w:date="2025-10-31T14:35:46Z">
        <w:r>
          <w:rPr>
            <w:rFonts w:hint="eastAsia" w:ascii="宋体" w:hAnsi="宋体" w:eastAsia="宋体" w:cs="宋体"/>
            <w:color w:val="000000" w:themeColor="text1"/>
            <w:lang w:val="en-US" w:eastAsia="zh-CN"/>
            <w:rPrChange w:id="603" w:author="Noncolour" w:date="2025-10-31T14:13:27Z">
              <w:rPr>
                <w:rFonts w:hint="eastAsia" w:ascii="宋体" w:hAnsi="宋体" w:eastAsia="宋体" w:cs="宋体"/>
                <w:color w:val="00B050"/>
                <w:lang w:val="en-US" w:eastAsia="zh-CN"/>
              </w:rPr>
            </w:rPrChange>
            <w14:textFill>
              <w14:solidFill>
                <w14:schemeClr w14:val="tx1"/>
              </w14:solidFill>
            </w14:textFill>
          </w:rPr>
          <w:delText>x</w:delText>
        </w:r>
      </w:del>
      <w:r>
        <w:rPr>
          <w:rFonts w:hint="eastAsia" w:ascii="宋体" w:hAnsi="宋体" w:eastAsia="宋体" w:cs="宋体"/>
          <w:color w:val="000000" w:themeColor="text1"/>
          <w:rPrChange w:id="604" w:author="Noncolour" w:date="2025-10-31T14:13:27Z">
            <w:rPr>
              <w:rFonts w:hint="eastAsia" w:ascii="宋体" w:hAnsi="宋体" w:eastAsia="宋体" w:cs="宋体"/>
              <w:color w:val="00B050"/>
            </w:rPr>
          </w:rPrChange>
          <w14:textFill>
            <w14:solidFill>
              <w14:schemeClr w14:val="tx1"/>
            </w14:solidFill>
          </w14:textFill>
        </w:rPr>
        <w:t xml:space="preserve"> </w:t>
      </w:r>
      <w:r>
        <w:rPr>
          <w:rFonts w:hint="eastAsia" w:ascii="宋体" w:hAnsi="宋体" w:eastAsia="宋体" w:cs="宋体"/>
          <w:color w:val="000000" w:themeColor="text1"/>
          <w:lang w:val="en-US" w:eastAsia="zh-CN"/>
          <w:rPrChange w:id="605" w:author="Noncolour" w:date="2025-10-31T14:13:27Z">
            <w:rPr>
              <w:rFonts w:hint="eastAsia" w:ascii="宋体" w:hAnsi="宋体" w:eastAsia="宋体" w:cs="宋体"/>
              <w:color w:val="00B050"/>
              <w:lang w:val="en-US" w:eastAsia="zh-CN"/>
            </w:rPr>
          </w:rPrChange>
          <w14:textFill>
            <w14:solidFill>
              <w14:schemeClr w14:val="tx1"/>
            </w14:solidFill>
          </w14:textFill>
        </w:rPr>
        <w:t>撤销举报</w:t>
      </w:r>
      <w:r>
        <w:rPr>
          <w:rFonts w:hint="eastAsia" w:ascii="宋体" w:hAnsi="宋体" w:eastAsia="宋体" w:cs="宋体"/>
          <w:color w:val="000000" w:themeColor="text1"/>
          <w:rPrChange w:id="606" w:author="Noncolour" w:date="2025-10-31T14:13:27Z">
            <w:rPr>
              <w:rFonts w:hint="eastAsia" w:ascii="宋体" w:hAnsi="宋体" w:eastAsia="宋体" w:cs="宋体"/>
              <w:color w:val="00B050"/>
            </w:rPr>
          </w:rPrChange>
          <w14:textFill>
            <w14:solidFill>
              <w14:schemeClr w14:val="tx1"/>
            </w14:solidFill>
          </w14:textFill>
        </w:rPr>
        <w:t>活动图</w:t>
      </w:r>
    </w:p>
    <w:p w14:paraId="5A62FAA2">
      <w:pPr>
        <w:snapToGrid w:val="0"/>
        <w:spacing w:line="360" w:lineRule="auto"/>
        <w:jc w:val="both"/>
        <w:rPr>
          <w:del w:id="607" w:author="Noncolour" w:date="2025-10-31T14:35:55Z"/>
          <w:rFonts w:hint="eastAsia" w:ascii="宋体" w:hAnsi="宋体" w:eastAsia="宋体" w:cs="宋体"/>
          <w:color w:val="00B050"/>
        </w:rPr>
      </w:pPr>
    </w:p>
    <w:p w14:paraId="18638C22">
      <w:pPr>
        <w:snapToGrid w:val="0"/>
        <w:spacing w:line="360" w:lineRule="auto"/>
        <w:jc w:val="both"/>
        <w:rPr>
          <w:del w:id="608" w:author="Noncolour" w:date="2025-10-31T14:35:54Z"/>
          <w:rFonts w:hint="eastAsia" w:ascii="宋体" w:hAnsi="宋体" w:eastAsia="宋体" w:cs="宋体"/>
          <w:color w:val="00B050"/>
        </w:rPr>
      </w:pPr>
    </w:p>
    <w:p w14:paraId="4F089717">
      <w:pPr>
        <w:snapToGrid w:val="0"/>
        <w:spacing w:line="360" w:lineRule="auto"/>
        <w:jc w:val="both"/>
      </w:pPr>
    </w:p>
    <w:p w14:paraId="3757B845">
      <w:pPr>
        <w:pStyle w:val="4"/>
        <w:keepNext w:val="0"/>
        <w:keepLines w:val="0"/>
        <w:widowControl/>
        <w:shd w:val="clear" w:color="auto" w:fill="FFFFFF"/>
        <w:snapToGrid w:val="0"/>
        <w:spacing w:before="0" w:after="0" w:line="360" w:lineRule="auto"/>
        <w:rPr>
          <w:rFonts w:hint="default" w:ascii="Times New Roman" w:hAnsi="Times New Roman" w:eastAsia="宋体"/>
          <w:color w:val="000000" w:themeColor="text1"/>
          <w:sz w:val="21"/>
          <w:szCs w:val="21"/>
          <w:shd w:val="clear" w:color="auto" w:fill="FFFFFF"/>
          <w:lang w:val="en-US" w:eastAsia="zh-CN"/>
          <w:rPrChange w:id="609" w:author="Noncolour" w:date="2025-10-31T14:13:24Z">
            <w:rPr>
              <w:rFonts w:hint="default" w:ascii="Times New Roman" w:hAnsi="Times New Roman" w:eastAsia="宋体"/>
              <w:color w:val="00B050"/>
              <w:sz w:val="21"/>
              <w:szCs w:val="21"/>
              <w:shd w:val="clear" w:color="auto" w:fill="FFFFFF"/>
              <w:lang w:val="en-US" w:eastAsia="zh-CN"/>
            </w:rPr>
          </w:rPrChange>
          <w14:textFill>
            <w14:solidFill>
              <w14:schemeClr w14:val="tx1"/>
            </w14:solidFill>
          </w14:textFill>
        </w:rPr>
      </w:pPr>
      <w:r>
        <w:rPr>
          <w:rFonts w:hint="eastAsia" w:ascii="宋体" w:hAnsi="宋体" w:eastAsia="宋体" w:cs="宋体"/>
          <w:color w:val="000000" w:themeColor="text1"/>
          <w:sz w:val="21"/>
          <w:szCs w:val="21"/>
          <w:rPrChange w:id="610" w:author="Noncolour" w:date="2025-10-31T14:13:24Z">
            <w:rPr>
              <w:rFonts w:hint="eastAsia" w:ascii="宋体" w:hAnsi="宋体" w:eastAsia="宋体" w:cs="宋体"/>
              <w:color w:val="00B050"/>
              <w:sz w:val="21"/>
              <w:szCs w:val="21"/>
            </w:rPr>
          </w:rPrChange>
          <w14:textFill>
            <w14:solidFill>
              <w14:schemeClr w14:val="tx1"/>
            </w14:solidFill>
          </w14:textFill>
        </w:rPr>
        <w:t>1.4.</w:t>
      </w:r>
      <w:ins w:id="611" w:author="Noncolour" w:date="2025-10-31T14:35:57Z">
        <w:r>
          <w:rPr>
            <w:rFonts w:hint="eastAsia" w:ascii="宋体" w:hAnsi="宋体" w:eastAsia="宋体" w:cs="宋体"/>
            <w:color w:val="000000" w:themeColor="text1"/>
            <w:sz w:val="21"/>
            <w:szCs w:val="21"/>
            <w:lang w:val="en-US" w:eastAsia="zh-CN"/>
            <w14:textFill>
              <w14:solidFill>
                <w14:schemeClr w14:val="tx1"/>
              </w14:solidFill>
            </w14:textFill>
          </w:rPr>
          <w:t>2</w:t>
        </w:r>
      </w:ins>
      <w:ins w:id="612" w:author="Noncolour" w:date="2025-10-31T14:35:57Z">
        <w:del w:id="613" w:author="张1384433822" w:date="2025-10-31T14:50:40Z">
          <w:r>
            <w:rPr>
              <w:rFonts w:hint="default" w:ascii="宋体" w:hAnsi="宋体" w:eastAsia="宋体" w:cs="宋体"/>
              <w:color w:val="000000" w:themeColor="text1"/>
              <w:sz w:val="21"/>
              <w:szCs w:val="21"/>
              <w:lang w:val="en-US" w:eastAsia="zh-CN"/>
              <w14:textFill>
                <w14:solidFill>
                  <w14:schemeClr w14:val="tx1"/>
                </w14:solidFill>
              </w14:textFill>
            </w:rPr>
            <w:delText>3</w:delText>
          </w:r>
        </w:del>
      </w:ins>
      <w:ins w:id="614" w:author="张1384433822" w:date="2025-10-31T14:50:40Z">
        <w:r>
          <w:rPr>
            <w:rFonts w:hint="eastAsia" w:ascii="宋体" w:hAnsi="宋体" w:eastAsia="宋体" w:cs="宋体"/>
            <w:color w:val="000000" w:themeColor="text1"/>
            <w:sz w:val="21"/>
            <w:szCs w:val="21"/>
            <w:lang w:val="en-US" w:eastAsia="zh-CN"/>
            <w14:textFill>
              <w14:solidFill>
                <w14:schemeClr w14:val="tx1"/>
              </w14:solidFill>
            </w14:textFill>
          </w:rPr>
          <w:t>2</w:t>
        </w:r>
      </w:ins>
      <w:del w:id="615" w:author="Noncolour" w:date="2025-10-31T14:35:57Z">
        <w:r>
          <w:rPr>
            <w:rFonts w:hint="eastAsia" w:ascii="宋体" w:hAnsi="宋体" w:eastAsia="宋体" w:cs="宋体"/>
            <w:color w:val="000000" w:themeColor="text1"/>
            <w:sz w:val="21"/>
            <w:szCs w:val="21"/>
            <w:lang w:val="en-US" w:eastAsia="zh-CN"/>
            <w:rPrChange w:id="616" w:author="Noncolour" w:date="2025-10-31T14:13:24Z">
              <w:rPr>
                <w:rFonts w:hint="eastAsia" w:ascii="宋体" w:hAnsi="宋体" w:eastAsia="宋体" w:cs="宋体"/>
                <w:color w:val="00B050"/>
                <w:sz w:val="21"/>
                <w:szCs w:val="21"/>
                <w:lang w:val="en-US" w:eastAsia="zh-CN"/>
              </w:rPr>
            </w:rPrChange>
            <w14:textFill>
              <w14:solidFill>
                <w14:schemeClr w14:val="tx1"/>
              </w14:solidFill>
            </w14:textFill>
          </w:rPr>
          <w:delText>x</w:delText>
        </w:r>
      </w:del>
      <w:r>
        <w:rPr>
          <w:rFonts w:hint="eastAsia" w:ascii="宋体" w:hAnsi="宋体" w:eastAsia="宋体" w:cs="宋体"/>
          <w:color w:val="000000" w:themeColor="text1"/>
          <w:sz w:val="21"/>
          <w:szCs w:val="21"/>
          <w:lang w:val="en-US" w:eastAsia="zh-CN"/>
          <w:rPrChange w:id="617" w:author="Noncolour" w:date="2025-10-31T14:13:24Z">
            <w:rPr>
              <w:rFonts w:hint="eastAsia" w:ascii="宋体" w:hAnsi="宋体" w:eastAsia="宋体" w:cs="宋体"/>
              <w:color w:val="00B050"/>
              <w:sz w:val="21"/>
              <w:szCs w:val="21"/>
              <w:lang w:val="en-US" w:eastAsia="zh-CN"/>
            </w:rPr>
          </w:rPrChange>
          <w14:textFill>
            <w14:solidFill>
              <w14:schemeClr w14:val="tx1"/>
            </w14:solidFill>
          </w14:textFill>
        </w:rPr>
        <w:t>审核举报</w:t>
      </w:r>
    </w:p>
    <w:p w14:paraId="433B9F0D">
      <w:pPr>
        <w:pStyle w:val="4"/>
        <w:keepNext w:val="0"/>
        <w:keepLines w:val="0"/>
        <w:widowControl/>
        <w:shd w:val="clear" w:color="auto" w:fill="FFFFFF"/>
        <w:snapToGrid w:val="0"/>
        <w:spacing w:before="0" w:after="0" w:line="360" w:lineRule="auto"/>
        <w:rPr>
          <w:rFonts w:ascii="Times New Roman" w:hAnsi="Times New Roman" w:eastAsia="宋体"/>
          <w:color w:val="000000" w:themeColor="text1"/>
          <w:sz w:val="21"/>
          <w:szCs w:val="21"/>
          <w:shd w:val="clear" w:color="auto" w:fill="FFFFFF"/>
          <w:rPrChange w:id="618" w:author="Noncolour" w:date="2025-10-31T14:13:24Z">
            <w:rPr>
              <w:rFonts w:ascii="Times New Roman" w:hAnsi="Times New Roman" w:eastAsia="宋体"/>
              <w:color w:val="00B050"/>
              <w:sz w:val="21"/>
              <w:szCs w:val="21"/>
              <w:shd w:val="clear" w:color="auto" w:fill="FFFFFF"/>
            </w:rPr>
          </w:rPrChange>
          <w14:textFill>
            <w14:solidFill>
              <w14:schemeClr w14:val="tx1"/>
            </w14:solidFill>
          </w14:textFill>
        </w:rPr>
      </w:pPr>
    </w:p>
    <w:p w14:paraId="186AF1A0">
      <w:pPr>
        <w:pStyle w:val="14"/>
        <w:widowControl/>
        <w:shd w:val="clear" w:color="auto" w:fill="FFFFFF"/>
        <w:snapToGrid w:val="0"/>
        <w:spacing w:line="360" w:lineRule="auto"/>
        <w:ind w:left="420" w:leftChars="200"/>
        <w:rPr>
          <w:rFonts w:ascii="Times New Roman" w:hAnsi="Times New Roman" w:eastAsia="宋体"/>
          <w:bCs/>
          <w:color w:val="000000" w:themeColor="text1"/>
          <w:sz w:val="21"/>
          <w:szCs w:val="21"/>
          <w:rPrChange w:id="619" w:author="Noncolour" w:date="2025-10-31T14:36:02Z">
            <w:rPr>
              <w:rFonts w:ascii="Times New Roman" w:hAnsi="Times New Roman" w:eastAsia="宋体"/>
              <w:color w:val="00B050"/>
              <w:sz w:val="21"/>
              <w:szCs w:val="21"/>
            </w:rPr>
          </w:rPrChange>
          <w14:textFill>
            <w14:solidFill>
              <w14:schemeClr w14:val="tx1"/>
            </w14:solidFill>
          </w14:textFill>
        </w:rPr>
      </w:pPr>
      <w:r>
        <w:rPr>
          <w:rStyle w:val="18"/>
          <w:rFonts w:hint="eastAsia" w:ascii="宋体" w:hAnsi="宋体" w:eastAsia="宋体" w:cs="宋体"/>
          <w:b w:val="0"/>
          <w:bCs/>
          <w:color w:val="000000" w:themeColor="text1"/>
          <w:sz w:val="21"/>
          <w:szCs w:val="21"/>
          <w:shd w:val="clear" w:color="auto" w:fill="FFFFFF"/>
          <w:rPrChange w:id="620" w:author="Noncolour" w:date="2025-10-31T14:36:02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bCs/>
          <w:color w:val="000000" w:themeColor="text1"/>
          <w:sz w:val="21"/>
          <w:szCs w:val="21"/>
          <w:shd w:val="clear" w:color="auto" w:fill="FFFFFF"/>
          <w:rPrChange w:id="621" w:author="Noncolour" w:date="2025-10-31T14:36:02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lang w:val="en-US" w:eastAsia="zh-CN"/>
          <w:rPrChange w:id="622" w:author="Noncolour" w:date="2025-10-31T14:36:02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审核举报</w:t>
      </w:r>
      <w:r>
        <w:rPr>
          <w:rFonts w:hint="eastAsia" w:ascii="宋体" w:hAnsi="宋体" w:eastAsia="宋体" w:cs="宋体"/>
          <w:bCs/>
          <w:color w:val="000000" w:themeColor="text1"/>
          <w:sz w:val="21"/>
          <w:szCs w:val="21"/>
          <w:shd w:val="clear" w:color="auto" w:fill="FFFFFF"/>
          <w:rPrChange w:id="623" w:author="Noncolour" w:date="2025-10-31T14:36:02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624" w:author="Noncolour" w:date="2025-10-31T14:36:02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bCs/>
          <w:color w:val="000000" w:themeColor="text1"/>
          <w:sz w:val="21"/>
          <w:szCs w:val="21"/>
          <w:shd w:val="clear" w:color="auto" w:fill="FFFFFF"/>
          <w:rPrChange w:id="625" w:author="Noncolour" w:date="2025-10-31T14:36:02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lang w:val="en-US" w:eastAsia="zh-CN"/>
          <w:rPrChange w:id="626" w:author="Noncolour" w:date="2025-10-31T14:36:02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管理员审核用户发布的举报</w:t>
      </w:r>
      <w:r>
        <w:rPr>
          <w:rFonts w:hint="eastAsia" w:ascii="宋体" w:hAnsi="宋体" w:eastAsia="宋体" w:cs="宋体"/>
          <w:bCs/>
          <w:color w:val="000000" w:themeColor="text1"/>
          <w:sz w:val="21"/>
          <w:szCs w:val="21"/>
          <w:shd w:val="clear" w:color="auto" w:fill="FFFFFF"/>
          <w:rPrChange w:id="627" w:author="Noncolour" w:date="2025-10-31T14:36:02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rPrChange w:id="628" w:author="Noncolour" w:date="2025-10-31T14:36:02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629" w:author="Noncolour" w:date="2025-10-31T14:36:02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bCs/>
          <w:color w:val="000000" w:themeColor="text1"/>
          <w:sz w:val="21"/>
          <w:szCs w:val="21"/>
          <w:shd w:val="clear" w:color="auto" w:fill="FFFFFF"/>
          <w:rPrChange w:id="630" w:author="Noncolour" w:date="2025-10-31T14:36:02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lang w:val="en-US" w:eastAsia="zh-CN"/>
          <w:rPrChange w:id="631" w:author="Noncolour" w:date="2025-10-31T14:36:02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管理员</w:t>
      </w:r>
      <w:r>
        <w:rPr>
          <w:rFonts w:hint="eastAsia" w:ascii="宋体" w:hAnsi="宋体" w:eastAsia="宋体" w:cs="宋体"/>
          <w:bCs/>
          <w:color w:val="000000" w:themeColor="text1"/>
          <w:sz w:val="21"/>
          <w:szCs w:val="21"/>
          <w:shd w:val="clear" w:color="auto" w:fill="FFFFFF"/>
          <w:rPrChange w:id="632" w:author="Noncolour" w:date="2025-10-31T14:36:02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633" w:author="Noncolour" w:date="2025-10-31T14:36:02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bCs/>
          <w:color w:val="000000" w:themeColor="text1"/>
          <w:sz w:val="21"/>
          <w:szCs w:val="21"/>
          <w:shd w:val="clear" w:color="auto" w:fill="FFFFFF"/>
          <w:rPrChange w:id="634" w:author="Noncolour" w:date="2025-10-31T14:36:02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lang w:val="en-US" w:eastAsia="zh-CN"/>
          <w:rPrChange w:id="635" w:author="Noncolour" w:date="2025-10-31T14:36:02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有已发布且未被审核的举报</w:t>
      </w:r>
      <w:r>
        <w:rPr>
          <w:rFonts w:hint="eastAsia" w:ascii="宋体" w:hAnsi="宋体" w:eastAsia="宋体" w:cs="宋体"/>
          <w:bCs/>
          <w:color w:val="000000" w:themeColor="text1"/>
          <w:sz w:val="21"/>
          <w:szCs w:val="21"/>
          <w:shd w:val="clear" w:color="auto" w:fill="FFFFFF"/>
          <w:rPrChange w:id="636" w:author="Noncolour" w:date="2025-10-31T14:36:02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rPrChange w:id="637" w:author="Noncolour" w:date="2025-10-31T14:36:02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638" w:author="Noncolour" w:date="2025-10-31T14:36:02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bCs/>
          <w:color w:val="000000" w:themeColor="text1"/>
          <w:sz w:val="21"/>
          <w:szCs w:val="21"/>
          <w:shd w:val="clear" w:color="auto" w:fill="FFFFFF"/>
          <w:rPrChange w:id="639" w:author="Noncolour" w:date="2025-10-31T14:36:02Z">
            <w:rPr>
              <w:rFonts w:hint="eastAsia" w:ascii="宋体" w:hAnsi="宋体" w:eastAsia="宋体" w:cs="宋体"/>
              <w:color w:val="00B050"/>
              <w:sz w:val="21"/>
              <w:szCs w:val="21"/>
              <w:shd w:val="clear" w:color="auto" w:fill="FFFFFF"/>
            </w:rPr>
          </w:rPrChange>
          <w14:textFill>
            <w14:solidFill>
              <w14:schemeClr w14:val="tx1"/>
            </w14:solidFill>
          </w14:textFill>
        </w:rPr>
        <w:t>：</w:t>
      </w:r>
    </w:p>
    <w:p w14:paraId="010BEE37">
      <w:pPr>
        <w:snapToGrid w:val="0"/>
        <w:spacing w:line="360" w:lineRule="auto"/>
        <w:jc w:val="both"/>
      </w:pPr>
    </w:p>
    <w:p w14:paraId="4CAB049B">
      <w:pPr>
        <w:snapToGrid w:val="0"/>
        <w:spacing w:line="360" w:lineRule="auto"/>
        <w:jc w:val="both"/>
      </w:pPr>
    </w:p>
    <w:p w14:paraId="4E0845CE">
      <w:pPr>
        <w:snapToGrid w:val="0"/>
        <w:spacing w:line="360" w:lineRule="auto"/>
        <w:jc w:val="both"/>
      </w:pPr>
    </w:p>
    <w:p w14:paraId="04D44A29">
      <w:pPr>
        <w:snapToGrid w:val="0"/>
        <w:spacing w:line="360" w:lineRule="auto"/>
        <w:jc w:val="both"/>
      </w:pPr>
    </w:p>
    <w:p w14:paraId="06F0CE6A">
      <w:pPr>
        <w:snapToGrid w:val="0"/>
        <w:spacing w:line="360" w:lineRule="auto"/>
        <w:jc w:val="both"/>
      </w:pPr>
    </w:p>
    <w:p w14:paraId="33C851E8">
      <w:pPr>
        <w:snapToGrid w:val="0"/>
        <w:spacing w:line="360" w:lineRule="auto"/>
        <w:jc w:val="both"/>
      </w:pPr>
    </w:p>
    <w:p w14:paraId="7D956336">
      <w:pPr>
        <w:snapToGrid w:val="0"/>
        <w:spacing w:line="360" w:lineRule="auto"/>
        <w:jc w:val="center"/>
      </w:pPr>
      <w:r>
        <w:drawing>
          <wp:inline distT="0" distB="0" distL="114300" distR="114300">
            <wp:extent cx="4099560" cy="4013835"/>
            <wp:effectExtent l="0" t="0" r="0" b="0"/>
            <wp:docPr id="2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3"/>
                    <pic:cNvPicPr>
                      <a:picLocks noChangeAspect="1"/>
                    </pic:cNvPicPr>
                  </pic:nvPicPr>
                  <pic:blipFill>
                    <a:blip r:embed="rId28"/>
                    <a:srcRect r="29836" b="31311"/>
                    <a:stretch>
                      <a:fillRect/>
                    </a:stretch>
                  </pic:blipFill>
                  <pic:spPr>
                    <a:xfrm>
                      <a:off x="0" y="0"/>
                      <a:ext cx="4099560" cy="4013835"/>
                    </a:xfrm>
                    <a:prstGeom prst="rect">
                      <a:avLst/>
                    </a:prstGeom>
                    <a:noFill/>
                    <a:ln>
                      <a:noFill/>
                    </a:ln>
                  </pic:spPr>
                </pic:pic>
              </a:graphicData>
            </a:graphic>
          </wp:inline>
        </w:drawing>
      </w:r>
    </w:p>
    <w:p w14:paraId="12990DA3">
      <w:pPr>
        <w:snapToGrid w:val="0"/>
        <w:spacing w:line="360" w:lineRule="auto"/>
        <w:jc w:val="center"/>
        <w:rPr>
          <w:rFonts w:hint="eastAsia" w:ascii="宋体" w:hAnsi="宋体" w:eastAsia="宋体" w:cs="宋体"/>
          <w:color w:val="00B050"/>
        </w:rPr>
      </w:pPr>
      <w:r>
        <w:rPr>
          <w:rFonts w:hint="eastAsia" w:ascii="宋体" w:hAnsi="宋体" w:eastAsia="宋体" w:cs="宋体"/>
          <w:color w:val="000000" w:themeColor="text1"/>
          <w:rPrChange w:id="640" w:author="Noncolour" w:date="2025-10-31T14:13:21Z">
            <w:rPr>
              <w:rFonts w:hint="eastAsia" w:ascii="宋体" w:hAnsi="宋体" w:eastAsia="宋体" w:cs="宋体"/>
              <w:color w:val="00B050"/>
            </w:rPr>
          </w:rPrChange>
          <w14:textFill>
            <w14:solidFill>
              <w14:schemeClr w14:val="tx1"/>
            </w14:solidFill>
          </w14:textFill>
        </w:rPr>
        <w:t>图 1.4.</w:t>
      </w:r>
      <w:ins w:id="641" w:author="Noncolour" w:date="2025-10-31T14:36:07Z">
        <w:r>
          <w:rPr>
            <w:rFonts w:hint="eastAsia" w:ascii="宋体" w:hAnsi="宋体" w:eastAsia="宋体" w:cs="宋体"/>
            <w:color w:val="000000" w:themeColor="text1"/>
            <w:lang w:val="en-US" w:eastAsia="zh-CN"/>
            <w14:textFill>
              <w14:solidFill>
                <w14:schemeClr w14:val="tx1"/>
              </w14:solidFill>
            </w14:textFill>
          </w:rPr>
          <w:t>2</w:t>
        </w:r>
      </w:ins>
      <w:ins w:id="642" w:author="Noncolour" w:date="2025-10-31T14:36:07Z">
        <w:del w:id="643" w:author="张1384433822" w:date="2025-10-31T14:50:42Z">
          <w:r>
            <w:rPr>
              <w:rFonts w:hint="default" w:ascii="宋体" w:hAnsi="宋体" w:eastAsia="宋体" w:cs="宋体"/>
              <w:color w:val="000000" w:themeColor="text1"/>
              <w:lang w:val="en-US" w:eastAsia="zh-CN"/>
              <w14:textFill>
                <w14:solidFill>
                  <w14:schemeClr w14:val="tx1"/>
                </w14:solidFill>
              </w14:textFill>
            </w:rPr>
            <w:delText>3</w:delText>
          </w:r>
        </w:del>
      </w:ins>
      <w:ins w:id="644" w:author="张1384433822" w:date="2025-10-31T14:50:42Z">
        <w:r>
          <w:rPr>
            <w:rFonts w:hint="eastAsia" w:ascii="宋体" w:hAnsi="宋体" w:eastAsia="宋体" w:cs="宋体"/>
            <w:color w:val="000000" w:themeColor="text1"/>
            <w:lang w:val="en-US" w:eastAsia="zh-CN"/>
            <w14:textFill>
              <w14:solidFill>
                <w14:schemeClr w14:val="tx1"/>
              </w14:solidFill>
            </w14:textFill>
          </w:rPr>
          <w:t>2</w:t>
        </w:r>
      </w:ins>
      <w:del w:id="645" w:author="Noncolour" w:date="2025-10-31T14:36:07Z">
        <w:r>
          <w:rPr>
            <w:rFonts w:hint="eastAsia" w:ascii="宋体" w:hAnsi="宋体" w:eastAsia="宋体" w:cs="宋体"/>
            <w:color w:val="000000" w:themeColor="text1"/>
            <w:lang w:val="en-US" w:eastAsia="zh-CN"/>
            <w:rPrChange w:id="646" w:author="Noncolour" w:date="2025-10-31T14:13:21Z">
              <w:rPr>
                <w:rFonts w:hint="eastAsia" w:ascii="宋体" w:hAnsi="宋体" w:eastAsia="宋体" w:cs="宋体"/>
                <w:color w:val="00B050"/>
                <w:lang w:val="en-US" w:eastAsia="zh-CN"/>
              </w:rPr>
            </w:rPrChange>
            <w14:textFill>
              <w14:solidFill>
                <w14:schemeClr w14:val="tx1"/>
              </w14:solidFill>
            </w14:textFill>
          </w:rPr>
          <w:delText>x</w:delText>
        </w:r>
      </w:del>
      <w:r>
        <w:rPr>
          <w:rFonts w:hint="eastAsia" w:ascii="宋体" w:hAnsi="宋体" w:eastAsia="宋体" w:cs="宋体"/>
          <w:color w:val="000000" w:themeColor="text1"/>
          <w:rPrChange w:id="647" w:author="Noncolour" w:date="2025-10-31T14:13:21Z">
            <w:rPr>
              <w:rFonts w:hint="eastAsia" w:ascii="宋体" w:hAnsi="宋体" w:eastAsia="宋体" w:cs="宋体"/>
              <w:color w:val="00B050"/>
            </w:rPr>
          </w:rPrChange>
          <w14:textFill>
            <w14:solidFill>
              <w14:schemeClr w14:val="tx1"/>
            </w14:solidFill>
          </w14:textFill>
        </w:rPr>
        <w:t xml:space="preserve"> </w:t>
      </w:r>
      <w:r>
        <w:rPr>
          <w:rFonts w:hint="eastAsia" w:ascii="宋体" w:hAnsi="宋体" w:eastAsia="宋体" w:cs="宋体"/>
          <w:color w:val="000000" w:themeColor="text1"/>
          <w:lang w:val="en-US" w:eastAsia="zh-CN"/>
          <w:rPrChange w:id="648" w:author="Noncolour" w:date="2025-10-31T14:13:21Z">
            <w:rPr>
              <w:rFonts w:hint="eastAsia" w:ascii="宋体" w:hAnsi="宋体" w:eastAsia="宋体" w:cs="宋体"/>
              <w:color w:val="00B050"/>
              <w:lang w:val="en-US" w:eastAsia="zh-CN"/>
            </w:rPr>
          </w:rPrChange>
          <w14:textFill>
            <w14:solidFill>
              <w14:schemeClr w14:val="tx1"/>
            </w14:solidFill>
          </w14:textFill>
        </w:rPr>
        <w:t>审核举报</w:t>
      </w:r>
      <w:r>
        <w:rPr>
          <w:rFonts w:hint="eastAsia" w:ascii="宋体" w:hAnsi="宋体" w:eastAsia="宋体" w:cs="宋体"/>
          <w:color w:val="000000" w:themeColor="text1"/>
          <w:rPrChange w:id="649" w:author="Noncolour" w:date="2025-10-31T14:13:21Z">
            <w:rPr>
              <w:rFonts w:hint="eastAsia" w:ascii="宋体" w:hAnsi="宋体" w:eastAsia="宋体" w:cs="宋体"/>
              <w:color w:val="00B050"/>
            </w:rPr>
          </w:rPrChange>
          <w14:textFill>
            <w14:solidFill>
              <w14:schemeClr w14:val="tx1"/>
            </w14:solidFill>
          </w14:textFill>
        </w:rPr>
        <w:t>活动图</w:t>
      </w:r>
    </w:p>
    <w:p w14:paraId="0F9CBE60">
      <w:pPr>
        <w:snapToGrid w:val="0"/>
        <w:spacing w:line="360" w:lineRule="auto"/>
        <w:jc w:val="both"/>
        <w:rPr>
          <w:del w:id="650" w:author="Noncolour" w:date="2025-10-31T14:36:08Z"/>
        </w:rPr>
      </w:pPr>
    </w:p>
    <w:p w14:paraId="6956CD64">
      <w:pPr>
        <w:snapToGrid w:val="0"/>
        <w:spacing w:line="360" w:lineRule="auto"/>
        <w:jc w:val="both"/>
      </w:pPr>
    </w:p>
    <w:p w14:paraId="7E70D341">
      <w:pPr>
        <w:pStyle w:val="4"/>
        <w:keepNext w:val="0"/>
        <w:keepLines w:val="0"/>
        <w:widowControl/>
        <w:shd w:val="clear" w:color="auto" w:fill="FFFFFF"/>
        <w:snapToGrid w:val="0"/>
        <w:spacing w:before="0" w:after="0" w:line="360" w:lineRule="auto"/>
        <w:rPr>
          <w:rFonts w:hint="default" w:ascii="Times New Roman" w:hAnsi="Times New Roman" w:eastAsia="宋体"/>
          <w:color w:val="000000" w:themeColor="text1"/>
          <w:sz w:val="21"/>
          <w:szCs w:val="21"/>
          <w:shd w:val="clear" w:color="auto" w:fill="FFFFFF"/>
          <w:lang w:val="en-US" w:eastAsia="zh-CN"/>
          <w:rPrChange w:id="651" w:author="Noncolour" w:date="2025-10-31T14:13:18Z">
            <w:rPr>
              <w:rFonts w:hint="default" w:ascii="Times New Roman" w:hAnsi="Times New Roman" w:eastAsia="宋体"/>
              <w:color w:val="00B050"/>
              <w:sz w:val="21"/>
              <w:szCs w:val="21"/>
              <w:shd w:val="clear" w:color="auto" w:fill="FFFFFF"/>
              <w:lang w:val="en-US" w:eastAsia="zh-CN"/>
            </w:rPr>
          </w:rPrChange>
          <w14:textFill>
            <w14:solidFill>
              <w14:schemeClr w14:val="tx1"/>
            </w14:solidFill>
          </w14:textFill>
        </w:rPr>
      </w:pPr>
      <w:r>
        <w:rPr>
          <w:rFonts w:hint="eastAsia" w:ascii="宋体" w:hAnsi="宋体" w:eastAsia="宋体" w:cs="宋体"/>
          <w:color w:val="000000" w:themeColor="text1"/>
          <w:sz w:val="21"/>
          <w:szCs w:val="21"/>
          <w:rPrChange w:id="652" w:author="Noncolour" w:date="2025-10-31T14:13:18Z">
            <w:rPr>
              <w:rFonts w:hint="eastAsia" w:ascii="宋体" w:hAnsi="宋体" w:eastAsia="宋体" w:cs="宋体"/>
              <w:color w:val="00B050"/>
              <w:sz w:val="21"/>
              <w:szCs w:val="21"/>
            </w:rPr>
          </w:rPrChange>
          <w14:textFill>
            <w14:solidFill>
              <w14:schemeClr w14:val="tx1"/>
            </w14:solidFill>
          </w14:textFill>
        </w:rPr>
        <w:t>1.4.</w:t>
      </w:r>
      <w:ins w:id="653" w:author="Noncolour" w:date="2025-10-31T14:36:10Z">
        <w:r>
          <w:rPr>
            <w:rFonts w:hint="eastAsia" w:ascii="宋体" w:hAnsi="宋体" w:eastAsia="宋体" w:cs="宋体"/>
            <w:color w:val="000000" w:themeColor="text1"/>
            <w:sz w:val="21"/>
            <w:szCs w:val="21"/>
            <w:lang w:val="en-US" w:eastAsia="zh-CN"/>
            <w14:textFill>
              <w14:solidFill>
                <w14:schemeClr w14:val="tx1"/>
              </w14:solidFill>
            </w14:textFill>
          </w:rPr>
          <w:t>2</w:t>
        </w:r>
      </w:ins>
      <w:ins w:id="654" w:author="Noncolour" w:date="2025-10-31T14:36:10Z">
        <w:del w:id="655" w:author="张1384433822" w:date="2025-10-31T14:50:44Z">
          <w:r>
            <w:rPr>
              <w:rFonts w:hint="default" w:ascii="宋体" w:hAnsi="宋体" w:eastAsia="宋体" w:cs="宋体"/>
              <w:color w:val="000000" w:themeColor="text1"/>
              <w:sz w:val="21"/>
              <w:szCs w:val="21"/>
              <w:lang w:val="en-US" w:eastAsia="zh-CN"/>
              <w14:textFill>
                <w14:solidFill>
                  <w14:schemeClr w14:val="tx1"/>
                </w14:solidFill>
              </w14:textFill>
            </w:rPr>
            <w:delText>4</w:delText>
          </w:r>
        </w:del>
      </w:ins>
      <w:ins w:id="656" w:author="张1384433822" w:date="2025-10-31T14:50:44Z">
        <w:r>
          <w:rPr>
            <w:rFonts w:hint="eastAsia" w:ascii="宋体" w:hAnsi="宋体" w:eastAsia="宋体" w:cs="宋体"/>
            <w:color w:val="000000" w:themeColor="text1"/>
            <w:sz w:val="21"/>
            <w:szCs w:val="21"/>
            <w:lang w:val="en-US" w:eastAsia="zh-CN"/>
            <w14:textFill>
              <w14:solidFill>
                <w14:schemeClr w14:val="tx1"/>
              </w14:solidFill>
            </w14:textFill>
          </w:rPr>
          <w:t>3</w:t>
        </w:r>
      </w:ins>
      <w:del w:id="657" w:author="Noncolour" w:date="2025-10-31T14:36:10Z">
        <w:r>
          <w:rPr>
            <w:rFonts w:hint="eastAsia" w:ascii="宋体" w:hAnsi="宋体" w:eastAsia="宋体" w:cs="宋体"/>
            <w:color w:val="000000" w:themeColor="text1"/>
            <w:sz w:val="21"/>
            <w:szCs w:val="21"/>
            <w:lang w:val="en-US" w:eastAsia="zh-CN"/>
            <w:rPrChange w:id="658" w:author="Noncolour" w:date="2025-10-31T14:13:18Z">
              <w:rPr>
                <w:rFonts w:hint="eastAsia" w:ascii="宋体" w:hAnsi="宋体" w:eastAsia="宋体" w:cs="宋体"/>
                <w:color w:val="00B050"/>
                <w:sz w:val="21"/>
                <w:szCs w:val="21"/>
                <w:lang w:val="en-US" w:eastAsia="zh-CN"/>
              </w:rPr>
            </w:rPrChange>
            <w14:textFill>
              <w14:solidFill>
                <w14:schemeClr w14:val="tx1"/>
              </w14:solidFill>
            </w14:textFill>
          </w:rPr>
          <w:delText>x</w:delText>
        </w:r>
      </w:del>
      <w:r>
        <w:rPr>
          <w:rFonts w:hint="eastAsia" w:ascii="宋体" w:hAnsi="宋体" w:eastAsia="宋体" w:cs="宋体"/>
          <w:color w:val="000000" w:themeColor="text1"/>
          <w:sz w:val="21"/>
          <w:szCs w:val="21"/>
          <w:lang w:val="en-US" w:eastAsia="zh-CN"/>
          <w:rPrChange w:id="659" w:author="Noncolour" w:date="2025-10-31T14:13:18Z">
            <w:rPr>
              <w:rFonts w:hint="eastAsia" w:ascii="宋体" w:hAnsi="宋体" w:eastAsia="宋体" w:cs="宋体"/>
              <w:color w:val="00B050"/>
              <w:sz w:val="21"/>
              <w:szCs w:val="21"/>
              <w:lang w:val="en-US" w:eastAsia="zh-CN"/>
            </w:rPr>
          </w:rPrChange>
          <w14:textFill>
            <w14:solidFill>
              <w14:schemeClr w14:val="tx1"/>
            </w14:solidFill>
          </w14:textFill>
        </w:rPr>
        <w:t>查看举报</w:t>
      </w:r>
    </w:p>
    <w:p w14:paraId="0573727C">
      <w:pPr>
        <w:pStyle w:val="4"/>
        <w:keepNext w:val="0"/>
        <w:keepLines w:val="0"/>
        <w:widowControl/>
        <w:shd w:val="clear" w:color="auto" w:fill="FFFFFF"/>
        <w:snapToGrid w:val="0"/>
        <w:spacing w:before="0" w:after="0" w:line="360" w:lineRule="auto"/>
        <w:rPr>
          <w:rFonts w:ascii="Times New Roman" w:hAnsi="Times New Roman" w:eastAsia="宋体"/>
          <w:color w:val="000000" w:themeColor="text1"/>
          <w:sz w:val="21"/>
          <w:szCs w:val="21"/>
          <w:shd w:val="clear" w:color="auto" w:fill="FFFFFF"/>
          <w:rPrChange w:id="660" w:author="Noncolour" w:date="2025-10-31T14:13:18Z">
            <w:rPr>
              <w:rFonts w:ascii="Times New Roman" w:hAnsi="Times New Roman" w:eastAsia="宋体"/>
              <w:color w:val="00B050"/>
              <w:sz w:val="21"/>
              <w:szCs w:val="21"/>
              <w:shd w:val="clear" w:color="auto" w:fill="FFFFFF"/>
            </w:rPr>
          </w:rPrChange>
          <w14:textFill>
            <w14:solidFill>
              <w14:schemeClr w14:val="tx1"/>
            </w14:solidFill>
          </w14:textFill>
        </w:rPr>
      </w:pPr>
    </w:p>
    <w:p w14:paraId="7EDBF05B">
      <w:pPr>
        <w:pStyle w:val="14"/>
        <w:widowControl/>
        <w:shd w:val="clear" w:color="auto" w:fill="FFFFFF"/>
        <w:snapToGrid w:val="0"/>
        <w:spacing w:line="360" w:lineRule="auto"/>
        <w:ind w:left="420" w:leftChars="200"/>
        <w:rPr>
          <w:rFonts w:ascii="Times New Roman" w:hAnsi="Times New Roman" w:eastAsia="宋体"/>
          <w:bCs/>
          <w:color w:val="000000" w:themeColor="text1"/>
          <w:sz w:val="21"/>
          <w:szCs w:val="21"/>
          <w:rPrChange w:id="661" w:author="Noncolour" w:date="2025-10-31T14:36:14Z">
            <w:rPr>
              <w:rFonts w:ascii="Times New Roman" w:hAnsi="Times New Roman" w:eastAsia="宋体"/>
              <w:color w:val="00B050"/>
              <w:sz w:val="21"/>
              <w:szCs w:val="21"/>
            </w:rPr>
          </w:rPrChange>
          <w14:textFill>
            <w14:solidFill>
              <w14:schemeClr w14:val="tx1"/>
            </w14:solidFill>
          </w14:textFill>
        </w:rPr>
      </w:pPr>
      <w:r>
        <w:rPr>
          <w:rStyle w:val="18"/>
          <w:rFonts w:hint="eastAsia" w:ascii="宋体" w:hAnsi="宋体" w:eastAsia="宋体" w:cs="宋体"/>
          <w:b w:val="0"/>
          <w:bCs/>
          <w:color w:val="000000" w:themeColor="text1"/>
          <w:sz w:val="21"/>
          <w:szCs w:val="21"/>
          <w:shd w:val="clear" w:color="auto" w:fill="FFFFFF"/>
          <w:rPrChange w:id="662" w:author="Noncolour" w:date="2025-10-31T14:36:14Z">
            <w:rPr>
              <w:rStyle w:val="18"/>
              <w:rFonts w:hint="eastAsia" w:ascii="宋体" w:hAnsi="宋体" w:eastAsia="宋体" w:cs="宋体"/>
              <w:b/>
              <w:color w:val="00B050"/>
              <w:sz w:val="21"/>
              <w:szCs w:val="21"/>
              <w:shd w:val="clear" w:color="auto" w:fill="FFFFFF"/>
            </w:rPr>
          </w:rPrChange>
          <w14:textFill>
            <w14:solidFill>
              <w14:schemeClr w14:val="tx1"/>
            </w14:solidFill>
          </w14:textFill>
        </w:rPr>
        <w:t>用例名</w:t>
      </w:r>
      <w:r>
        <w:rPr>
          <w:rFonts w:hint="eastAsia" w:ascii="宋体" w:hAnsi="宋体" w:eastAsia="宋体" w:cs="宋体"/>
          <w:bCs/>
          <w:color w:val="000000" w:themeColor="text1"/>
          <w:sz w:val="21"/>
          <w:szCs w:val="21"/>
          <w:shd w:val="clear" w:color="auto" w:fill="FFFFFF"/>
          <w:rPrChange w:id="663" w:author="Noncolour" w:date="2025-10-31T14:36:14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lang w:val="en-US" w:eastAsia="zh-CN"/>
          <w:rPrChange w:id="664" w:author="Noncolour" w:date="2025-10-31T14:36:14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查看举报</w:t>
      </w:r>
      <w:r>
        <w:rPr>
          <w:rFonts w:hint="eastAsia" w:ascii="宋体" w:hAnsi="宋体" w:eastAsia="宋体" w:cs="宋体"/>
          <w:bCs/>
          <w:color w:val="000000" w:themeColor="text1"/>
          <w:sz w:val="21"/>
          <w:szCs w:val="21"/>
          <w:shd w:val="clear" w:color="auto" w:fill="FFFFFF"/>
          <w:rPrChange w:id="665" w:author="Noncolour" w:date="2025-10-31T14:36:14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666" w:author="Noncolour" w:date="2025-10-31T14:36:14Z">
            <w:rPr>
              <w:rStyle w:val="18"/>
              <w:rFonts w:hint="eastAsia" w:ascii="宋体" w:hAnsi="宋体" w:eastAsia="宋体" w:cs="宋体"/>
              <w:b/>
              <w:color w:val="00B050"/>
              <w:sz w:val="21"/>
              <w:szCs w:val="21"/>
              <w:shd w:val="clear" w:color="auto" w:fill="FFFFFF"/>
            </w:rPr>
          </w:rPrChange>
          <w14:textFill>
            <w14:solidFill>
              <w14:schemeClr w14:val="tx1"/>
            </w14:solidFill>
          </w14:textFill>
        </w:rPr>
        <w:t>描述</w:t>
      </w:r>
      <w:r>
        <w:rPr>
          <w:rFonts w:hint="eastAsia" w:ascii="宋体" w:hAnsi="宋体" w:eastAsia="宋体" w:cs="宋体"/>
          <w:bCs/>
          <w:color w:val="000000" w:themeColor="text1"/>
          <w:sz w:val="21"/>
          <w:szCs w:val="21"/>
          <w:shd w:val="clear" w:color="auto" w:fill="FFFFFF"/>
          <w:rPrChange w:id="667" w:author="Noncolour" w:date="2025-10-31T14:36:14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lang w:val="en-US" w:eastAsia="zh-CN"/>
          <w:rPrChange w:id="668" w:author="Noncolour" w:date="2025-10-31T14:36:14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用户或管理员查看符合筛选条件的举报</w:t>
      </w:r>
      <w:r>
        <w:rPr>
          <w:rFonts w:hint="eastAsia" w:ascii="宋体" w:hAnsi="宋体" w:eastAsia="宋体" w:cs="宋体"/>
          <w:bCs/>
          <w:color w:val="000000" w:themeColor="text1"/>
          <w:sz w:val="21"/>
          <w:szCs w:val="21"/>
          <w:shd w:val="clear" w:color="auto" w:fill="FFFFFF"/>
          <w:rPrChange w:id="669" w:author="Noncolour" w:date="2025-10-31T14:36:14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rPrChange w:id="670" w:author="Noncolour" w:date="2025-10-31T14:36:14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671" w:author="Noncolour" w:date="2025-10-31T14:36:14Z">
            <w:rPr>
              <w:rStyle w:val="18"/>
              <w:rFonts w:hint="eastAsia" w:ascii="宋体" w:hAnsi="宋体" w:eastAsia="宋体" w:cs="宋体"/>
              <w:b/>
              <w:color w:val="00B050"/>
              <w:sz w:val="21"/>
              <w:szCs w:val="21"/>
              <w:shd w:val="clear" w:color="auto" w:fill="FFFFFF"/>
            </w:rPr>
          </w:rPrChange>
          <w14:textFill>
            <w14:solidFill>
              <w14:schemeClr w14:val="tx1"/>
            </w14:solidFill>
          </w14:textFill>
        </w:rPr>
        <w:t>参与者</w:t>
      </w:r>
      <w:r>
        <w:rPr>
          <w:rFonts w:hint="eastAsia" w:ascii="宋体" w:hAnsi="宋体" w:eastAsia="宋体" w:cs="宋体"/>
          <w:bCs/>
          <w:color w:val="000000" w:themeColor="text1"/>
          <w:sz w:val="21"/>
          <w:szCs w:val="21"/>
          <w:shd w:val="clear" w:color="auto" w:fill="FFFFFF"/>
          <w:rPrChange w:id="672" w:author="Noncolour" w:date="2025-10-31T14:36:14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lang w:val="en-US" w:eastAsia="zh-CN"/>
          <w:rPrChange w:id="673" w:author="Noncolour" w:date="2025-10-31T14:36:14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用户，管理员</w:t>
      </w:r>
      <w:r>
        <w:rPr>
          <w:rFonts w:hint="eastAsia" w:ascii="宋体" w:hAnsi="宋体" w:eastAsia="宋体" w:cs="宋体"/>
          <w:bCs/>
          <w:color w:val="000000" w:themeColor="text1"/>
          <w:sz w:val="21"/>
          <w:szCs w:val="21"/>
          <w:shd w:val="clear" w:color="auto" w:fill="FFFFFF"/>
          <w:rPrChange w:id="674" w:author="Noncolour" w:date="2025-10-31T14:36:14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675" w:author="Noncolour" w:date="2025-10-31T14:36:14Z">
            <w:rPr>
              <w:rStyle w:val="18"/>
              <w:rFonts w:hint="eastAsia" w:ascii="宋体" w:hAnsi="宋体" w:eastAsia="宋体" w:cs="宋体"/>
              <w:b/>
              <w:color w:val="00B050"/>
              <w:sz w:val="21"/>
              <w:szCs w:val="21"/>
              <w:shd w:val="clear" w:color="auto" w:fill="FFFFFF"/>
            </w:rPr>
          </w:rPrChange>
          <w14:textFill>
            <w14:solidFill>
              <w14:schemeClr w14:val="tx1"/>
            </w14:solidFill>
          </w14:textFill>
        </w:rPr>
        <w:t>前置条件</w:t>
      </w:r>
      <w:r>
        <w:rPr>
          <w:rFonts w:hint="eastAsia" w:ascii="宋体" w:hAnsi="宋体" w:eastAsia="宋体" w:cs="宋体"/>
          <w:bCs/>
          <w:color w:val="000000" w:themeColor="text1"/>
          <w:sz w:val="21"/>
          <w:szCs w:val="21"/>
          <w:shd w:val="clear" w:color="auto" w:fill="FFFFFF"/>
          <w:rPrChange w:id="676" w:author="Noncolour" w:date="2025-10-31T14:36:14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lang w:val="en-US" w:eastAsia="zh-CN"/>
          <w:rPrChange w:id="677" w:author="Noncolour" w:date="2025-10-31T14:36:14Z">
            <w:rPr>
              <w:rFonts w:hint="eastAsia" w:ascii="宋体" w:hAnsi="宋体" w:eastAsia="宋体" w:cs="宋体"/>
              <w:color w:val="00B050"/>
              <w:sz w:val="21"/>
              <w:szCs w:val="21"/>
              <w:shd w:val="clear" w:color="auto" w:fill="FFFFFF"/>
              <w:lang w:val="en-US" w:eastAsia="zh-CN"/>
            </w:rPr>
          </w:rPrChange>
          <w14:textFill>
            <w14:solidFill>
              <w14:schemeClr w14:val="tx1"/>
            </w14:solidFill>
          </w14:textFill>
        </w:rPr>
        <w:t>有已发布的举报</w:t>
      </w:r>
      <w:r>
        <w:rPr>
          <w:rFonts w:hint="eastAsia" w:ascii="宋体" w:hAnsi="宋体" w:eastAsia="宋体" w:cs="宋体"/>
          <w:bCs/>
          <w:color w:val="000000" w:themeColor="text1"/>
          <w:sz w:val="21"/>
          <w:szCs w:val="21"/>
          <w:shd w:val="clear" w:color="auto" w:fill="FFFFFF"/>
          <w:rPrChange w:id="678" w:author="Noncolour" w:date="2025-10-31T14:36:14Z">
            <w:rPr>
              <w:rFonts w:hint="eastAsia" w:ascii="宋体" w:hAnsi="宋体" w:eastAsia="宋体" w:cs="宋体"/>
              <w:color w:val="00B050"/>
              <w:sz w:val="21"/>
              <w:szCs w:val="21"/>
              <w:shd w:val="clear" w:color="auto" w:fill="FFFFFF"/>
            </w:rPr>
          </w:rPrChange>
          <w14:textFill>
            <w14:solidFill>
              <w14:schemeClr w14:val="tx1"/>
            </w14:solidFill>
          </w14:textFill>
        </w:rPr>
        <w:t>。</w:t>
      </w:r>
      <w:r>
        <w:rPr>
          <w:rFonts w:hint="eastAsia" w:ascii="宋体" w:hAnsi="宋体" w:eastAsia="宋体" w:cs="宋体"/>
          <w:bCs/>
          <w:color w:val="000000" w:themeColor="text1"/>
          <w:sz w:val="21"/>
          <w:szCs w:val="21"/>
          <w:shd w:val="clear" w:color="auto" w:fill="FFFFFF"/>
          <w:rPrChange w:id="679" w:author="Noncolour" w:date="2025-10-31T14:36:14Z">
            <w:rPr>
              <w:rFonts w:hint="eastAsia" w:ascii="宋体" w:hAnsi="宋体" w:eastAsia="宋体" w:cs="宋体"/>
              <w:color w:val="00B050"/>
              <w:sz w:val="21"/>
              <w:szCs w:val="21"/>
              <w:shd w:val="clear" w:color="auto" w:fill="FFFFFF"/>
            </w:rPr>
          </w:rPrChange>
          <w14:textFill>
            <w14:solidFill>
              <w14:schemeClr w14:val="tx1"/>
            </w14:solidFill>
          </w14:textFill>
        </w:rPr>
        <w:br w:type="textWrapping"/>
      </w:r>
      <w:r>
        <w:rPr>
          <w:rStyle w:val="18"/>
          <w:rFonts w:hint="eastAsia" w:ascii="宋体" w:hAnsi="宋体" w:eastAsia="宋体" w:cs="宋体"/>
          <w:b w:val="0"/>
          <w:bCs/>
          <w:color w:val="000000" w:themeColor="text1"/>
          <w:sz w:val="21"/>
          <w:szCs w:val="21"/>
          <w:shd w:val="clear" w:color="auto" w:fill="FFFFFF"/>
          <w:rPrChange w:id="680" w:author="Noncolour" w:date="2025-10-31T14:36:14Z">
            <w:rPr>
              <w:rStyle w:val="18"/>
              <w:rFonts w:hint="eastAsia" w:ascii="宋体" w:hAnsi="宋体" w:eastAsia="宋体" w:cs="宋体"/>
              <w:b/>
              <w:color w:val="00B050"/>
              <w:sz w:val="21"/>
              <w:szCs w:val="21"/>
              <w:shd w:val="clear" w:color="auto" w:fill="FFFFFF"/>
            </w:rPr>
          </w:rPrChange>
          <w14:textFill>
            <w14:solidFill>
              <w14:schemeClr w14:val="tx1"/>
            </w14:solidFill>
          </w14:textFill>
        </w:rPr>
        <w:t>活动图</w:t>
      </w:r>
      <w:r>
        <w:rPr>
          <w:rFonts w:hint="eastAsia" w:ascii="宋体" w:hAnsi="宋体" w:eastAsia="宋体" w:cs="宋体"/>
          <w:bCs/>
          <w:color w:val="000000" w:themeColor="text1"/>
          <w:sz w:val="21"/>
          <w:szCs w:val="21"/>
          <w:shd w:val="clear" w:color="auto" w:fill="FFFFFF"/>
          <w:rPrChange w:id="681" w:author="Noncolour" w:date="2025-10-31T14:36:14Z">
            <w:rPr>
              <w:rFonts w:hint="eastAsia" w:ascii="宋体" w:hAnsi="宋体" w:eastAsia="宋体" w:cs="宋体"/>
              <w:color w:val="00B050"/>
              <w:sz w:val="21"/>
              <w:szCs w:val="21"/>
              <w:shd w:val="clear" w:color="auto" w:fill="FFFFFF"/>
            </w:rPr>
          </w:rPrChange>
          <w14:textFill>
            <w14:solidFill>
              <w14:schemeClr w14:val="tx1"/>
            </w14:solidFill>
          </w14:textFill>
        </w:rPr>
        <w:t>：</w:t>
      </w:r>
    </w:p>
    <w:p w14:paraId="3524B65F">
      <w:pPr>
        <w:snapToGrid w:val="0"/>
        <w:spacing w:line="360" w:lineRule="auto"/>
        <w:jc w:val="both"/>
      </w:pPr>
    </w:p>
    <w:p w14:paraId="13A779B8">
      <w:pPr>
        <w:snapToGrid w:val="0"/>
        <w:spacing w:line="360" w:lineRule="auto"/>
        <w:jc w:val="center"/>
      </w:pPr>
    </w:p>
    <w:p w14:paraId="71C27188">
      <w:pPr>
        <w:snapToGrid w:val="0"/>
        <w:spacing w:line="360" w:lineRule="auto"/>
        <w:jc w:val="center"/>
      </w:pPr>
      <w:r>
        <w:drawing>
          <wp:inline distT="0" distB="0" distL="114300" distR="114300">
            <wp:extent cx="1452880" cy="5319395"/>
            <wp:effectExtent l="0" t="0" r="0" b="0"/>
            <wp:docPr id="2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7"/>
                    <pic:cNvPicPr>
                      <a:picLocks noChangeAspect="1"/>
                    </pic:cNvPicPr>
                  </pic:nvPicPr>
                  <pic:blipFill>
                    <a:blip r:embed="rId29"/>
                    <a:srcRect r="29121" b="32796"/>
                    <a:stretch>
                      <a:fillRect/>
                    </a:stretch>
                  </pic:blipFill>
                  <pic:spPr>
                    <a:xfrm>
                      <a:off x="0" y="0"/>
                      <a:ext cx="1452880" cy="5319395"/>
                    </a:xfrm>
                    <a:prstGeom prst="rect">
                      <a:avLst/>
                    </a:prstGeom>
                    <a:noFill/>
                    <a:ln>
                      <a:noFill/>
                    </a:ln>
                  </pic:spPr>
                </pic:pic>
              </a:graphicData>
            </a:graphic>
          </wp:inline>
        </w:drawing>
      </w:r>
    </w:p>
    <w:p w14:paraId="7F3B34CF">
      <w:pPr>
        <w:snapToGrid w:val="0"/>
        <w:spacing w:line="360" w:lineRule="auto"/>
        <w:jc w:val="center"/>
        <w:rPr>
          <w:del w:id="682" w:author="Noncolour" w:date="2025-10-31T14:36:47Z"/>
        </w:rPr>
      </w:pPr>
      <w:r>
        <w:rPr>
          <w:rFonts w:hint="eastAsia" w:ascii="宋体" w:hAnsi="宋体" w:eastAsia="宋体" w:cs="宋体"/>
          <w:color w:val="000000" w:themeColor="text1"/>
          <w:rPrChange w:id="683" w:author="Noncolour" w:date="2025-10-31T14:13:15Z">
            <w:rPr>
              <w:rFonts w:hint="eastAsia" w:ascii="宋体" w:hAnsi="宋体" w:eastAsia="宋体" w:cs="宋体"/>
              <w:color w:val="00B050"/>
            </w:rPr>
          </w:rPrChange>
          <w14:textFill>
            <w14:solidFill>
              <w14:schemeClr w14:val="tx1"/>
            </w14:solidFill>
          </w14:textFill>
        </w:rPr>
        <w:t>图 1.4.</w:t>
      </w:r>
      <w:ins w:id="684" w:author="Noncolour" w:date="2025-10-31T14:36:19Z">
        <w:r>
          <w:rPr>
            <w:rFonts w:hint="eastAsia" w:ascii="宋体" w:hAnsi="宋体" w:eastAsia="宋体" w:cs="宋体"/>
            <w:color w:val="000000" w:themeColor="text1"/>
            <w:lang w:val="en-US" w:eastAsia="zh-CN"/>
            <w14:textFill>
              <w14:solidFill>
                <w14:schemeClr w14:val="tx1"/>
              </w14:solidFill>
            </w14:textFill>
          </w:rPr>
          <w:t>2</w:t>
        </w:r>
      </w:ins>
      <w:ins w:id="685" w:author="Noncolour" w:date="2025-10-31T14:36:19Z">
        <w:del w:id="686" w:author="张1384433822" w:date="2025-10-31T14:50:46Z">
          <w:r>
            <w:rPr>
              <w:rFonts w:hint="default" w:ascii="宋体" w:hAnsi="宋体" w:eastAsia="宋体" w:cs="宋体"/>
              <w:color w:val="000000" w:themeColor="text1"/>
              <w:lang w:val="en-US" w:eastAsia="zh-CN"/>
              <w14:textFill>
                <w14:solidFill>
                  <w14:schemeClr w14:val="tx1"/>
                </w14:solidFill>
              </w14:textFill>
            </w:rPr>
            <w:delText>4</w:delText>
          </w:r>
        </w:del>
      </w:ins>
      <w:ins w:id="687" w:author="张1384433822" w:date="2025-10-31T14:50:46Z">
        <w:r>
          <w:rPr>
            <w:rFonts w:hint="eastAsia" w:ascii="宋体" w:hAnsi="宋体" w:eastAsia="宋体" w:cs="宋体"/>
            <w:color w:val="000000" w:themeColor="text1"/>
            <w:lang w:val="en-US" w:eastAsia="zh-CN"/>
            <w14:textFill>
              <w14:solidFill>
                <w14:schemeClr w14:val="tx1"/>
              </w14:solidFill>
            </w14:textFill>
          </w:rPr>
          <w:t>3</w:t>
        </w:r>
      </w:ins>
      <w:del w:id="688" w:author="Noncolour" w:date="2025-10-31T14:36:18Z">
        <w:r>
          <w:rPr>
            <w:rFonts w:hint="eastAsia" w:ascii="宋体" w:hAnsi="宋体" w:eastAsia="宋体" w:cs="宋体"/>
            <w:color w:val="000000" w:themeColor="text1"/>
            <w:lang w:val="en-US" w:eastAsia="zh-CN"/>
            <w:rPrChange w:id="689" w:author="Noncolour" w:date="2025-10-31T14:13:15Z">
              <w:rPr>
                <w:rFonts w:hint="eastAsia" w:ascii="宋体" w:hAnsi="宋体" w:eastAsia="宋体" w:cs="宋体"/>
                <w:color w:val="00B050"/>
                <w:lang w:val="en-US" w:eastAsia="zh-CN"/>
              </w:rPr>
            </w:rPrChange>
            <w14:textFill>
              <w14:solidFill>
                <w14:schemeClr w14:val="tx1"/>
              </w14:solidFill>
            </w14:textFill>
          </w:rPr>
          <w:delText>x</w:delText>
        </w:r>
      </w:del>
      <w:r>
        <w:rPr>
          <w:rFonts w:hint="eastAsia" w:ascii="宋体" w:hAnsi="宋体" w:eastAsia="宋体" w:cs="宋体"/>
          <w:color w:val="000000" w:themeColor="text1"/>
          <w:rPrChange w:id="690" w:author="Noncolour" w:date="2025-10-31T14:13:15Z">
            <w:rPr>
              <w:rFonts w:hint="eastAsia" w:ascii="宋体" w:hAnsi="宋体" w:eastAsia="宋体" w:cs="宋体"/>
              <w:color w:val="00B050"/>
            </w:rPr>
          </w:rPrChange>
          <w14:textFill>
            <w14:solidFill>
              <w14:schemeClr w14:val="tx1"/>
            </w14:solidFill>
          </w14:textFill>
        </w:rPr>
        <w:t xml:space="preserve"> </w:t>
      </w:r>
      <w:r>
        <w:rPr>
          <w:rFonts w:hint="eastAsia" w:ascii="宋体" w:hAnsi="宋体" w:eastAsia="宋体" w:cs="宋体"/>
          <w:color w:val="000000" w:themeColor="text1"/>
          <w:lang w:val="en-US" w:eastAsia="zh-CN"/>
          <w:rPrChange w:id="691" w:author="Noncolour" w:date="2025-10-31T14:13:15Z">
            <w:rPr>
              <w:rFonts w:hint="eastAsia" w:ascii="宋体" w:hAnsi="宋体" w:eastAsia="宋体" w:cs="宋体"/>
              <w:color w:val="00B050"/>
              <w:lang w:val="en-US" w:eastAsia="zh-CN"/>
            </w:rPr>
          </w:rPrChange>
          <w14:textFill>
            <w14:solidFill>
              <w14:schemeClr w14:val="tx1"/>
            </w14:solidFill>
          </w14:textFill>
        </w:rPr>
        <w:t>查看举报</w:t>
      </w:r>
      <w:r>
        <w:rPr>
          <w:rFonts w:hint="eastAsia" w:ascii="宋体" w:hAnsi="宋体" w:eastAsia="宋体" w:cs="宋体"/>
          <w:color w:val="000000" w:themeColor="text1"/>
          <w:rPrChange w:id="692" w:author="Noncolour" w:date="2025-10-31T14:13:15Z">
            <w:rPr>
              <w:rFonts w:hint="eastAsia" w:ascii="宋体" w:hAnsi="宋体" w:eastAsia="宋体" w:cs="宋体"/>
              <w:color w:val="00B050"/>
            </w:rPr>
          </w:rPrChange>
          <w14:textFill>
            <w14:solidFill>
              <w14:schemeClr w14:val="tx1"/>
            </w14:solidFill>
          </w14:textFill>
        </w:rPr>
        <w:t>活动图</w:t>
      </w:r>
    </w:p>
    <w:p w14:paraId="0A999F2A">
      <w:pPr>
        <w:snapToGrid w:val="0"/>
        <w:spacing w:line="360" w:lineRule="auto"/>
        <w:jc w:val="center"/>
        <w:rPr>
          <w:del w:id="694" w:author="Noncolour" w:date="2025-10-31T14:36:47Z"/>
        </w:rPr>
        <w:pPrChange w:id="693" w:author="Noncolour" w:date="2025-10-31T14:36:47Z">
          <w:pPr>
            <w:snapToGrid w:val="0"/>
            <w:spacing w:line="360" w:lineRule="auto"/>
            <w:jc w:val="both"/>
          </w:pPr>
        </w:pPrChange>
      </w:pPr>
    </w:p>
    <w:p w14:paraId="780CF664">
      <w:pPr>
        <w:snapToGrid w:val="0"/>
        <w:spacing w:line="360" w:lineRule="auto"/>
        <w:jc w:val="center"/>
        <w:rPr>
          <w:del w:id="696" w:author="Noncolour" w:date="2025-10-31T14:36:47Z"/>
        </w:rPr>
        <w:pPrChange w:id="695" w:author="Noncolour" w:date="2025-10-31T14:36:47Z">
          <w:pPr>
            <w:snapToGrid w:val="0"/>
            <w:spacing w:line="360" w:lineRule="auto"/>
            <w:jc w:val="both"/>
          </w:pPr>
        </w:pPrChange>
      </w:pPr>
    </w:p>
    <w:p w14:paraId="71F0711B">
      <w:pPr>
        <w:snapToGrid w:val="0"/>
        <w:spacing w:line="360" w:lineRule="auto"/>
        <w:jc w:val="center"/>
        <w:rPr>
          <w:del w:id="698" w:author="Noncolour" w:date="2025-10-31T14:36:46Z"/>
        </w:rPr>
        <w:pPrChange w:id="697" w:author="Noncolour" w:date="2025-10-31T14:36:47Z">
          <w:pPr>
            <w:snapToGrid w:val="0"/>
            <w:spacing w:line="360" w:lineRule="auto"/>
            <w:jc w:val="both"/>
          </w:pPr>
        </w:pPrChange>
      </w:pPr>
    </w:p>
    <w:p w14:paraId="5E9D6974">
      <w:pPr>
        <w:snapToGrid w:val="0"/>
        <w:spacing w:line="360" w:lineRule="auto"/>
        <w:jc w:val="center"/>
        <w:rPr>
          <w:del w:id="700" w:author="Noncolour" w:date="2025-10-31T14:36:46Z"/>
        </w:rPr>
        <w:pPrChange w:id="699" w:author="Noncolour" w:date="2025-10-31T14:36:47Z">
          <w:pPr>
            <w:snapToGrid w:val="0"/>
            <w:spacing w:line="360" w:lineRule="auto"/>
            <w:jc w:val="both"/>
          </w:pPr>
        </w:pPrChange>
      </w:pPr>
    </w:p>
    <w:p w14:paraId="42D8F1C2">
      <w:pPr>
        <w:snapToGrid w:val="0"/>
        <w:spacing w:line="360" w:lineRule="auto"/>
        <w:jc w:val="center"/>
        <w:rPr>
          <w:del w:id="702" w:author="Noncolour" w:date="2025-10-31T14:36:46Z"/>
        </w:rPr>
        <w:pPrChange w:id="701" w:author="Noncolour" w:date="2025-10-31T14:36:47Z">
          <w:pPr>
            <w:snapToGrid w:val="0"/>
            <w:spacing w:line="360" w:lineRule="auto"/>
            <w:jc w:val="both"/>
          </w:pPr>
        </w:pPrChange>
      </w:pPr>
    </w:p>
    <w:p w14:paraId="032C1B94">
      <w:pPr>
        <w:snapToGrid w:val="0"/>
        <w:spacing w:line="360" w:lineRule="auto"/>
        <w:jc w:val="center"/>
        <w:rPr>
          <w:del w:id="704" w:author="Noncolour" w:date="2025-10-31T14:36:46Z"/>
        </w:rPr>
        <w:pPrChange w:id="703" w:author="Noncolour" w:date="2025-10-31T14:36:47Z">
          <w:pPr>
            <w:snapToGrid w:val="0"/>
            <w:spacing w:line="360" w:lineRule="auto"/>
            <w:jc w:val="both"/>
          </w:pPr>
        </w:pPrChange>
      </w:pPr>
    </w:p>
    <w:p w14:paraId="7306AA01">
      <w:pPr>
        <w:snapToGrid w:val="0"/>
        <w:spacing w:line="360" w:lineRule="auto"/>
        <w:jc w:val="center"/>
        <w:rPr>
          <w:del w:id="706" w:author="Noncolour" w:date="2025-10-31T14:36:46Z"/>
        </w:rPr>
        <w:pPrChange w:id="705" w:author="Noncolour" w:date="2025-10-31T14:36:47Z">
          <w:pPr>
            <w:snapToGrid w:val="0"/>
            <w:spacing w:line="360" w:lineRule="auto"/>
            <w:jc w:val="both"/>
          </w:pPr>
        </w:pPrChange>
      </w:pPr>
    </w:p>
    <w:p w14:paraId="718DBF43">
      <w:pPr>
        <w:snapToGrid w:val="0"/>
        <w:spacing w:line="360" w:lineRule="auto"/>
        <w:jc w:val="center"/>
        <w:rPr>
          <w:del w:id="708" w:author="Noncolour" w:date="2025-10-31T14:36:45Z"/>
        </w:rPr>
        <w:pPrChange w:id="707" w:author="Noncolour" w:date="2025-10-31T14:36:47Z">
          <w:pPr>
            <w:snapToGrid w:val="0"/>
            <w:spacing w:line="360" w:lineRule="auto"/>
            <w:jc w:val="both"/>
          </w:pPr>
        </w:pPrChange>
      </w:pPr>
    </w:p>
    <w:p w14:paraId="5ECC5AA2">
      <w:pPr>
        <w:snapToGrid w:val="0"/>
        <w:spacing w:line="360" w:lineRule="auto"/>
        <w:jc w:val="center"/>
        <w:rPr>
          <w:del w:id="710" w:author="Noncolour" w:date="2025-10-31T14:36:45Z"/>
        </w:rPr>
        <w:pPrChange w:id="709" w:author="Noncolour" w:date="2025-10-31T14:36:47Z">
          <w:pPr>
            <w:snapToGrid w:val="0"/>
            <w:spacing w:line="360" w:lineRule="auto"/>
            <w:jc w:val="both"/>
          </w:pPr>
        </w:pPrChange>
      </w:pPr>
    </w:p>
    <w:p w14:paraId="687576A6">
      <w:pPr>
        <w:snapToGrid w:val="0"/>
        <w:spacing w:line="360" w:lineRule="auto"/>
        <w:jc w:val="center"/>
        <w:rPr>
          <w:del w:id="712" w:author="Noncolour" w:date="2025-10-31T14:36:45Z"/>
        </w:rPr>
        <w:pPrChange w:id="711" w:author="Noncolour" w:date="2025-10-31T14:36:47Z">
          <w:pPr>
            <w:snapToGrid w:val="0"/>
            <w:spacing w:line="360" w:lineRule="auto"/>
            <w:jc w:val="both"/>
          </w:pPr>
        </w:pPrChange>
      </w:pPr>
    </w:p>
    <w:p w14:paraId="676C566C">
      <w:pPr>
        <w:snapToGrid w:val="0"/>
        <w:spacing w:line="360" w:lineRule="auto"/>
        <w:jc w:val="center"/>
        <w:rPr>
          <w:rFonts w:hint="eastAsia" w:ascii="宋体" w:hAnsi="宋体" w:eastAsia="宋体" w:cs="宋体"/>
          <w:color w:val="00B050"/>
        </w:rPr>
        <w:pPrChange w:id="713" w:author="Noncolour" w:date="2025-10-31T14:36:47Z">
          <w:pPr>
            <w:snapToGrid w:val="0"/>
            <w:spacing w:line="360" w:lineRule="auto"/>
            <w:jc w:val="center"/>
          </w:pPr>
        </w:pPrChange>
      </w:pPr>
    </w:p>
    <w:p w14:paraId="6B6CBAF5">
      <w:pPr>
        <w:jc w:val="both"/>
        <w:pPrChange w:id="714" w:author="Noncolour" w:date="2025-10-31T14:36:50Z">
          <w:pPr>
            <w:jc w:val="center"/>
          </w:pPr>
        </w:pPrChange>
      </w:pPr>
    </w:p>
    <w:p w14:paraId="02CA9EF6">
      <w:pPr>
        <w:pStyle w:val="3"/>
        <w:rPr>
          <w:rFonts w:hint="eastAsia"/>
        </w:rPr>
      </w:pPr>
      <w:bookmarkStart w:id="17" w:name="_Toc148635500"/>
      <w:r>
        <w:rPr>
          <w:rFonts w:hint="eastAsia"/>
        </w:rPr>
        <w:t>2、性能规定</w:t>
      </w:r>
      <w:bookmarkEnd w:id="17"/>
    </w:p>
    <w:p w14:paraId="1BFC50B9">
      <w:pPr>
        <w:pStyle w:val="4"/>
        <w:rPr>
          <w:rFonts w:hint="eastAsia"/>
        </w:rPr>
      </w:pPr>
      <w:r>
        <w:tab/>
      </w:r>
      <w:bookmarkStart w:id="18" w:name="_Toc148635501"/>
      <w:r>
        <w:t>2.1</w:t>
      </w:r>
      <w:r>
        <w:rPr>
          <w:rFonts w:hint="eastAsia"/>
        </w:rPr>
        <w:t>精度</w:t>
      </w:r>
      <w:bookmarkEnd w:id="18"/>
    </w:p>
    <w:p w14:paraId="3EC0051C">
      <w:pPr>
        <w:ind w:firstLine="420" w:firstLineChars="200"/>
        <w:rPr>
          <w:rFonts w:hint="eastAsia" w:ascii="宋体" w:hAnsi="宋体" w:eastAsia="宋体" w:cs="宋体"/>
        </w:rPr>
      </w:pPr>
      <w:r>
        <w:rPr>
          <w:rFonts w:hint="eastAsia" w:ascii="宋体" w:hAnsi="宋体" w:eastAsia="宋体" w:cs="宋体"/>
        </w:rPr>
        <w:t>所有输入数据（如金额、用户信息、项目信息）需符合格式要求，否则系统提示重新输入。</w:t>
      </w:r>
    </w:p>
    <w:p w14:paraId="51BBED67">
      <w:pPr>
        <w:pStyle w:val="4"/>
        <w:rPr>
          <w:rFonts w:hint="eastAsia"/>
        </w:rPr>
      </w:pPr>
      <w:r>
        <w:tab/>
      </w:r>
      <w:bookmarkStart w:id="19" w:name="_Toc148635502"/>
      <w:r>
        <w:t>2.2</w:t>
      </w:r>
      <w:r>
        <w:rPr>
          <w:rFonts w:hint="eastAsia"/>
        </w:rPr>
        <w:t>时间特性要求</w:t>
      </w:r>
      <w:bookmarkEnd w:id="19"/>
    </w:p>
    <w:p w14:paraId="15502D32">
      <w:pPr>
        <w:spacing w:line="360" w:lineRule="auto"/>
        <w:ind w:left="420"/>
        <w:rPr>
          <w:rFonts w:hint="eastAsia" w:ascii="宋体" w:hAnsi="宋体" w:eastAsia="宋体"/>
        </w:rPr>
      </w:pPr>
      <w:r>
        <w:rPr>
          <w:rFonts w:hint="eastAsia" w:ascii="宋体" w:hAnsi="宋体" w:eastAsia="宋体"/>
        </w:rPr>
        <w:t>1.用户注册响应时间：≤2秒；</w:t>
      </w:r>
    </w:p>
    <w:p w14:paraId="0482CE7A">
      <w:pPr>
        <w:spacing w:line="360" w:lineRule="auto"/>
        <w:ind w:left="420"/>
        <w:rPr>
          <w:rFonts w:hint="eastAsia" w:ascii="宋体" w:hAnsi="宋体" w:eastAsia="宋体"/>
        </w:rPr>
      </w:pPr>
      <w:r>
        <w:rPr>
          <w:rFonts w:hint="eastAsia" w:ascii="宋体" w:hAnsi="宋体" w:eastAsia="宋体"/>
        </w:rPr>
        <w:t>2.用户登录响应时间：≤1秒；</w:t>
      </w:r>
    </w:p>
    <w:p w14:paraId="2F3EAB26">
      <w:pPr>
        <w:spacing w:line="360" w:lineRule="auto"/>
        <w:ind w:left="420"/>
        <w:rPr>
          <w:rFonts w:hint="eastAsia" w:ascii="宋体" w:hAnsi="宋体" w:eastAsia="宋体"/>
        </w:rPr>
      </w:pPr>
      <w:r>
        <w:rPr>
          <w:rFonts w:hint="eastAsia" w:ascii="宋体" w:hAnsi="宋体" w:eastAsia="宋体"/>
        </w:rPr>
        <w:t>3.创建群组处理时间：≤1秒；</w:t>
      </w:r>
    </w:p>
    <w:p w14:paraId="34E69141">
      <w:pPr>
        <w:spacing w:line="360" w:lineRule="auto"/>
        <w:ind w:left="420"/>
        <w:rPr>
          <w:rFonts w:hint="eastAsia" w:ascii="宋体" w:hAnsi="宋体" w:eastAsia="宋体"/>
        </w:rPr>
      </w:pPr>
      <w:r>
        <w:rPr>
          <w:rFonts w:hint="eastAsia" w:ascii="宋体" w:hAnsi="宋体" w:eastAsia="宋体"/>
        </w:rPr>
        <w:t>4.发起预收款处理时间：≤1秒；</w:t>
      </w:r>
    </w:p>
    <w:p w14:paraId="642547D7">
      <w:pPr>
        <w:spacing w:line="360" w:lineRule="auto"/>
        <w:ind w:left="420"/>
        <w:rPr>
          <w:rFonts w:hint="eastAsia" w:ascii="宋体" w:hAnsi="宋体" w:eastAsia="宋体"/>
        </w:rPr>
      </w:pPr>
      <w:r>
        <w:rPr>
          <w:rFonts w:hint="eastAsia" w:ascii="宋体" w:hAnsi="宋体" w:eastAsia="宋体"/>
        </w:rPr>
        <w:t>5.确认预收款处理时间：≤1秒；</w:t>
      </w:r>
    </w:p>
    <w:p w14:paraId="05C4669B">
      <w:pPr>
        <w:spacing w:line="360" w:lineRule="auto"/>
        <w:ind w:left="420"/>
        <w:rPr>
          <w:rFonts w:hint="eastAsia" w:ascii="宋体" w:hAnsi="宋体" w:eastAsia="宋体"/>
        </w:rPr>
      </w:pPr>
      <w:r>
        <w:rPr>
          <w:rFonts w:hint="eastAsia" w:ascii="宋体" w:hAnsi="宋体" w:eastAsia="宋体"/>
        </w:rPr>
        <w:t>6.查看账单处理时间：≤1秒；</w:t>
      </w:r>
    </w:p>
    <w:p w14:paraId="10C87267">
      <w:pPr>
        <w:spacing w:line="360" w:lineRule="auto"/>
        <w:ind w:left="420"/>
        <w:rPr>
          <w:rFonts w:hint="eastAsia" w:ascii="宋体" w:hAnsi="宋体" w:eastAsia="宋体"/>
        </w:rPr>
      </w:pPr>
      <w:r>
        <w:rPr>
          <w:rFonts w:hint="eastAsia" w:ascii="宋体" w:hAnsi="宋体" w:eastAsia="宋体"/>
        </w:rPr>
        <w:t>7.</w:t>
      </w:r>
      <w:r>
        <w:rPr>
          <w:rFonts w:ascii="宋体" w:hAnsi="宋体" w:eastAsia="宋体"/>
        </w:rPr>
        <w:t>批量结算处理时间：≤2秒</w:t>
      </w:r>
      <w:r>
        <w:rPr>
          <w:rFonts w:hint="eastAsia" w:ascii="宋体" w:hAnsi="宋体" w:eastAsia="宋体"/>
        </w:rPr>
        <w:t>；</w:t>
      </w:r>
    </w:p>
    <w:p w14:paraId="7FCB5BD0">
      <w:pPr>
        <w:spacing w:line="360" w:lineRule="auto"/>
        <w:ind w:left="420"/>
        <w:rPr>
          <w:rFonts w:hint="eastAsia" w:ascii="宋体" w:hAnsi="宋体" w:eastAsia="宋体"/>
        </w:rPr>
      </w:pPr>
      <w:r>
        <w:rPr>
          <w:rFonts w:hint="eastAsia" w:ascii="宋体" w:hAnsi="宋体" w:eastAsia="宋体"/>
        </w:rPr>
        <w:t>8.通知推送延迟：≤1秒；</w:t>
      </w:r>
    </w:p>
    <w:p w14:paraId="2B018D3E">
      <w:pPr>
        <w:spacing w:line="360" w:lineRule="auto"/>
        <w:ind w:left="420"/>
        <w:rPr>
          <w:rFonts w:ascii="宋体" w:hAnsi="宋体" w:eastAsia="宋体"/>
        </w:rPr>
      </w:pPr>
      <w:r>
        <w:rPr>
          <w:rFonts w:hint="eastAsia" w:ascii="宋体" w:hAnsi="宋体" w:eastAsia="宋体"/>
        </w:rPr>
        <w:t>9.数据导出处理时间：≤3秒。</w:t>
      </w:r>
    </w:p>
    <w:p w14:paraId="6AEE63C7">
      <w:pPr>
        <w:pStyle w:val="4"/>
        <w:rPr>
          <w:rFonts w:hint="eastAsia"/>
        </w:rPr>
      </w:pPr>
      <w:r>
        <w:tab/>
      </w:r>
      <w:bookmarkStart w:id="20" w:name="_Toc148635503"/>
      <w:r>
        <w:t>2.3</w:t>
      </w:r>
      <w:r>
        <w:rPr>
          <w:rFonts w:hint="eastAsia"/>
        </w:rPr>
        <w:t>灵活性</w:t>
      </w:r>
      <w:bookmarkEnd w:id="20"/>
    </w:p>
    <w:p w14:paraId="6355C989">
      <w:pPr>
        <w:tabs>
          <w:tab w:val="left" w:pos="780"/>
        </w:tabs>
        <w:spacing w:line="360" w:lineRule="auto"/>
        <w:ind w:left="420"/>
        <w:rPr>
          <w:rFonts w:hint="eastAsia" w:ascii="宋体" w:hAnsi="宋体" w:eastAsia="宋体"/>
        </w:rPr>
      </w:pPr>
      <w:r>
        <w:rPr>
          <w:rFonts w:hint="eastAsia" w:ascii="宋体" w:hAnsi="宋体" w:eastAsia="宋体"/>
        </w:rPr>
        <w:t>1.支持Web端（PC浏览器）和Android移动端访问；</w:t>
      </w:r>
    </w:p>
    <w:p w14:paraId="5BC05DD7">
      <w:pPr>
        <w:tabs>
          <w:tab w:val="left" w:pos="780"/>
        </w:tabs>
        <w:spacing w:line="360" w:lineRule="auto"/>
        <w:ind w:left="420"/>
        <w:rPr>
          <w:rFonts w:hint="eastAsia" w:ascii="宋体" w:hAnsi="宋体" w:eastAsia="宋体"/>
        </w:rPr>
      </w:pPr>
      <w:r>
        <w:rPr>
          <w:rFonts w:hint="eastAsia" w:ascii="宋体" w:hAnsi="宋体" w:eastAsia="宋体"/>
        </w:rPr>
        <w:t>2.兼容主流浏览器（Chrome、Firefox、Edge等）；</w:t>
      </w:r>
    </w:p>
    <w:p w14:paraId="35F1C06E">
      <w:pPr>
        <w:tabs>
          <w:tab w:val="left" w:pos="780"/>
        </w:tabs>
        <w:spacing w:line="360" w:lineRule="auto"/>
        <w:ind w:left="420"/>
        <w:rPr>
          <w:rFonts w:hint="eastAsia" w:ascii="宋体" w:hAnsi="宋体" w:eastAsia="宋体"/>
        </w:rPr>
      </w:pPr>
      <w:r>
        <w:rPr>
          <w:rFonts w:hint="eastAsia" w:ascii="宋体" w:hAnsi="宋体" w:eastAsia="宋体"/>
        </w:rPr>
        <w:t>3.系统支持后续功能扩展与界面优化。</w:t>
      </w:r>
    </w:p>
    <w:p w14:paraId="6FB7F8F2">
      <w:pPr>
        <w:rPr>
          <w:rFonts w:hint="eastAsia"/>
        </w:rPr>
      </w:pPr>
    </w:p>
    <w:p w14:paraId="05D9BCD7">
      <w:pPr>
        <w:pStyle w:val="3"/>
        <w:rPr>
          <w:rFonts w:hint="eastAsia"/>
        </w:rPr>
      </w:pPr>
      <w:bookmarkStart w:id="21" w:name="_Toc148635504"/>
      <w:r>
        <w:rPr>
          <w:rFonts w:hint="eastAsia"/>
        </w:rPr>
        <w:t>3、输入输出要求</w:t>
      </w:r>
      <w:bookmarkEnd w:id="21"/>
    </w:p>
    <w:p w14:paraId="6C0850D5">
      <w:pPr>
        <w:spacing w:line="360" w:lineRule="auto"/>
        <w:ind w:firstLine="420"/>
        <w:rPr>
          <w:rFonts w:hint="eastAsia" w:ascii="宋体" w:hAnsi="宋体" w:eastAsia="宋体"/>
        </w:rPr>
      </w:pPr>
      <w:r>
        <w:rPr>
          <w:rFonts w:hint="eastAsia" w:ascii="宋体" w:hAnsi="宋体" w:eastAsia="宋体"/>
        </w:rPr>
        <w:t>1.输入数据：字符串形式，包括用户账号、密码、验证码、群组信息、项目信息、金额、通知内容等。</w:t>
      </w:r>
    </w:p>
    <w:p w14:paraId="3580E055">
      <w:pPr>
        <w:spacing w:line="360" w:lineRule="auto"/>
        <w:ind w:firstLine="420"/>
        <w:rPr>
          <w:rFonts w:hint="eastAsia" w:ascii="宋体" w:hAnsi="宋体" w:eastAsia="宋体"/>
        </w:rPr>
      </w:pPr>
      <w:r>
        <w:rPr>
          <w:rFonts w:hint="eastAsia" w:ascii="宋体" w:hAnsi="宋体" w:eastAsia="宋体"/>
        </w:rPr>
        <w:t>2.输出数据：账单界面、统计图表、通知消息等。</w:t>
      </w:r>
    </w:p>
    <w:p w14:paraId="0D1991FB">
      <w:pPr>
        <w:spacing w:line="360" w:lineRule="auto"/>
        <w:rPr>
          <w:rFonts w:hint="eastAsia" w:ascii="宋体" w:hAnsi="宋体" w:eastAsia="宋体"/>
        </w:rPr>
      </w:pPr>
    </w:p>
    <w:p w14:paraId="6869D60C">
      <w:pPr>
        <w:pStyle w:val="3"/>
        <w:rPr>
          <w:rFonts w:hint="eastAsia"/>
        </w:rPr>
      </w:pPr>
      <w:bookmarkStart w:id="22" w:name="_Toc148635505"/>
      <w:r>
        <w:rPr>
          <w:rFonts w:hint="eastAsia"/>
        </w:rPr>
        <w:t>4、数据管理能力要求</w:t>
      </w:r>
      <w:bookmarkEnd w:id="22"/>
    </w:p>
    <w:p w14:paraId="74DE927B">
      <w:pPr>
        <w:ind w:firstLine="420" w:firstLineChars="200"/>
        <w:rPr>
          <w:rFonts w:hint="eastAsia" w:ascii="宋体" w:hAnsi="宋体" w:eastAsia="宋体"/>
        </w:rPr>
      </w:pPr>
      <w:r>
        <w:rPr>
          <w:rFonts w:hint="eastAsia" w:ascii="宋体" w:hAnsi="宋体" w:eastAsia="宋体"/>
        </w:rPr>
        <w:t>1.系统支持管理约10,000条用户记录；</w:t>
      </w:r>
    </w:p>
    <w:p w14:paraId="79012083">
      <w:pPr>
        <w:rPr>
          <w:rFonts w:hint="eastAsia" w:ascii="宋体" w:hAnsi="宋体" w:eastAsia="宋体"/>
        </w:rPr>
      </w:pPr>
    </w:p>
    <w:p w14:paraId="27C4C4C9">
      <w:pPr>
        <w:ind w:firstLine="420" w:firstLineChars="200"/>
        <w:rPr>
          <w:rFonts w:hint="eastAsia" w:ascii="宋体" w:hAnsi="宋体" w:eastAsia="宋体"/>
        </w:rPr>
      </w:pPr>
      <w:r>
        <w:rPr>
          <w:rFonts w:hint="eastAsia" w:ascii="宋体" w:hAnsi="宋体" w:eastAsia="宋体"/>
        </w:rPr>
        <w:t>2.数据库表包括用户表、群组表、项目表、账单表等，每表规模约1,000~5,000条记录。</w:t>
      </w:r>
    </w:p>
    <w:p w14:paraId="2344DF64">
      <w:pPr>
        <w:rPr>
          <w:rFonts w:hint="eastAsia" w:ascii="宋体" w:hAnsi="宋体" w:eastAsia="宋体"/>
        </w:rPr>
      </w:pPr>
    </w:p>
    <w:p w14:paraId="1A419DFA">
      <w:pPr>
        <w:pStyle w:val="3"/>
        <w:rPr>
          <w:rFonts w:hint="eastAsia"/>
        </w:rPr>
      </w:pPr>
      <w:bookmarkStart w:id="23" w:name="_Toc148635506"/>
      <w:r>
        <w:rPr>
          <w:rFonts w:hint="eastAsia"/>
        </w:rPr>
        <w:t>5、故障处理要求</w:t>
      </w:r>
      <w:bookmarkEnd w:id="23"/>
    </w:p>
    <w:p w14:paraId="3BB78E79">
      <w:pPr>
        <w:spacing w:line="360" w:lineRule="auto"/>
        <w:ind w:firstLine="420"/>
        <w:rPr>
          <w:rFonts w:hint="eastAsia" w:ascii="宋体" w:hAnsi="宋体" w:eastAsia="宋体"/>
        </w:rPr>
      </w:pPr>
      <w:r>
        <w:rPr>
          <w:rFonts w:hint="eastAsia" w:ascii="宋体" w:hAnsi="宋体" w:eastAsia="宋体"/>
        </w:rPr>
        <w:t>1.系统需保证数据一致性，数据库故障时能快速恢复；</w:t>
      </w:r>
    </w:p>
    <w:p w14:paraId="1307FCCF">
      <w:pPr>
        <w:spacing w:line="360" w:lineRule="auto"/>
        <w:ind w:firstLine="420"/>
        <w:rPr>
          <w:rFonts w:hint="eastAsia" w:ascii="宋体" w:hAnsi="宋体" w:eastAsia="宋体"/>
        </w:rPr>
      </w:pPr>
      <w:r>
        <w:rPr>
          <w:rFonts w:hint="eastAsia" w:ascii="宋体" w:hAnsi="宋体" w:eastAsia="宋体"/>
        </w:rPr>
        <w:t>2.用户操作失败时有明确错误提示；</w:t>
      </w:r>
    </w:p>
    <w:p w14:paraId="7F4D9DDC">
      <w:pPr>
        <w:spacing w:line="360" w:lineRule="auto"/>
        <w:ind w:firstLine="420"/>
        <w:rPr>
          <w:rFonts w:hint="eastAsia" w:ascii="宋体" w:hAnsi="宋体" w:eastAsia="宋体"/>
        </w:rPr>
      </w:pPr>
      <w:r>
        <w:rPr>
          <w:rFonts w:hint="eastAsia" w:ascii="宋体" w:hAnsi="宋体" w:eastAsia="宋体"/>
        </w:rPr>
        <w:t>3.定期备份数据，防止数据丢失。</w:t>
      </w:r>
    </w:p>
    <w:p w14:paraId="33F24AD0">
      <w:pPr>
        <w:rPr>
          <w:rFonts w:hint="eastAsia"/>
        </w:rPr>
      </w:pPr>
    </w:p>
    <w:p w14:paraId="64E9E6EB">
      <w:pPr>
        <w:pStyle w:val="3"/>
        <w:rPr>
          <w:rFonts w:hint="eastAsia"/>
        </w:rPr>
      </w:pPr>
      <w:bookmarkStart w:id="24" w:name="_Toc148635507"/>
      <w:r>
        <w:rPr>
          <w:rFonts w:hint="eastAsia"/>
        </w:rPr>
        <w:t>6、其他专门要求</w:t>
      </w:r>
      <w:bookmarkEnd w:id="24"/>
    </w:p>
    <w:p w14:paraId="2263CA27">
      <w:pPr>
        <w:ind w:firstLine="420" w:firstLineChars="200"/>
        <w:rPr>
          <w:rFonts w:hint="eastAsia" w:ascii="宋体" w:hAnsi="宋体" w:eastAsia="宋体"/>
        </w:rPr>
      </w:pPr>
      <w:r>
        <w:rPr>
          <w:rFonts w:hint="eastAsia" w:ascii="宋体" w:hAnsi="宋体" w:eastAsia="宋体"/>
        </w:rPr>
        <w:t>无其他专门要求。</w:t>
      </w:r>
    </w:p>
    <w:sectPr>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毛毛妈" w:date="2025-10-28T14:28:00Z" w:initials="chy">
    <w:p w14:paraId="32CE0C1D">
      <w:pPr>
        <w:pStyle w:val="7"/>
      </w:pPr>
      <w:r>
        <w:rPr>
          <w:rFonts w:hint="eastAsia"/>
        </w:rPr>
        <w:t>这里又来一个嵌套了</w:t>
      </w:r>
    </w:p>
    <w:p w14:paraId="693D1C50">
      <w:pPr>
        <w:pStyle w:val="7"/>
      </w:pPr>
      <w:r>
        <w:rPr>
          <w:rFonts w:hint="eastAsia"/>
        </w:rPr>
        <w:t>项目和成员的管理模式，应该和上面的群组-成员类似，跟参考模板的活动-成员一样</w:t>
      </w:r>
    </w:p>
    <w:p w14:paraId="01EC987C">
      <w:pPr>
        <w:pStyle w:val="7"/>
      </w:pPr>
      <w:r>
        <w:rPr>
          <w:rFonts w:hint="eastAsia"/>
        </w:rPr>
        <w:t>拆开写。</w:t>
      </w:r>
    </w:p>
    <w:p w14:paraId="44568359">
      <w:pPr>
        <w:pStyle w:val="7"/>
      </w:pPr>
    </w:p>
    <w:p w14:paraId="6E99D345">
      <w:pPr>
        <w:pStyle w:val="7"/>
      </w:pPr>
      <w:r>
        <w:rPr>
          <w:rFonts w:hint="eastAsia"/>
        </w:rPr>
        <w:t>两个大模块全部拆了的话，会增加3个大模块，就有点太多了呢。建议群组管理和群组成员这次不做了吧？直接发起一个项目，加入，结算。。</w:t>
      </w:r>
    </w:p>
    <w:p w14:paraId="3C3D8D2A">
      <w:pPr>
        <w:pStyle w:val="7"/>
      </w:pPr>
      <w:r>
        <w:rPr>
          <w:rFonts w:hint="eastAsia"/>
        </w:rPr>
        <w:t>你们看呢？</w:t>
      </w:r>
    </w:p>
    <w:p w14:paraId="6DA2851C">
      <w:pPr>
        <w:pStyle w:val="7"/>
        <w:rPr>
          <w:rFonts w:hint="eastAsia"/>
        </w:rPr>
      </w:pPr>
      <w:r>
        <w:rPr>
          <w:rFonts w:hint="eastAsia"/>
        </w:rPr>
        <w:t>第一次没必要做太多功能，搞得很麻烦反而不是一次好的开发体验呢。</w:t>
      </w:r>
    </w:p>
  </w:comment>
  <w:comment w:id="1" w:author="Love Maths" w:date="2025-10-29T13:20:00Z" w:initials="">
    <w:p w14:paraId="53D0446B">
      <w:pPr>
        <w:pStyle w:val="7"/>
        <w:rPr>
          <w:rFonts w:hint="default" w:eastAsia="等线"/>
          <w:lang w:val="en-US" w:eastAsia="zh-CN"/>
        </w:rPr>
      </w:pPr>
      <w:r>
        <w:rPr>
          <w:rFonts w:hint="eastAsia"/>
          <w:lang w:val="en-US" w:eastAsia="zh-CN"/>
        </w:rPr>
        <w:t>将7项目成员管理拆分为新1.1.3项目成员管理模块</w:t>
      </w:r>
    </w:p>
  </w:comment>
  <w:comment w:id="2" w:author="毛毛妈" w:date="2025-10-28T14:30:00Z" w:initials="chy">
    <w:p w14:paraId="25F1049E">
      <w:pPr>
        <w:pStyle w:val="7"/>
      </w:pPr>
      <w:r>
        <w:rPr>
          <w:rFonts w:hint="eastAsia"/>
        </w:rPr>
        <w:t>这两个模块是不是可以理解成一个是团队的项目账单的管理和个人账单管理？</w:t>
      </w:r>
    </w:p>
    <w:p w14:paraId="43733568">
      <w:pPr>
        <w:pStyle w:val="7"/>
      </w:pPr>
      <w:r>
        <w:rPr>
          <w:rFonts w:hint="eastAsia"/>
        </w:rPr>
        <w:t>团队账单管理包括账单的生成、查看、修改、删除，但不做平摊，平摊是个人账单的生成方式。</w:t>
      </w:r>
    </w:p>
    <w:p w14:paraId="5C90EF0E">
      <w:pPr>
        <w:pStyle w:val="7"/>
      </w:pPr>
    </w:p>
    <w:p w14:paraId="7523110C">
      <w:pPr>
        <w:pStyle w:val="7"/>
        <w:rPr>
          <w:rFonts w:hint="eastAsia"/>
        </w:rPr>
      </w:pPr>
      <w:r>
        <w:rPr>
          <w:rFonts w:hint="eastAsia"/>
        </w:rPr>
        <w:t>个人账单管理部分：个人账单的生成（根据项目账单平摊生成）、查看、（不可修改和删除）、支付（如果你们要做支付的话）</w:t>
      </w:r>
    </w:p>
  </w:comment>
  <w:comment w:id="3" w:author="Love Maths [2]" w:date="2025-10-31T17:04:54Z" w:initials="">
    <w:p w14:paraId="2FA0A799">
      <w:pPr>
        <w:pStyle w:val="7"/>
        <w:rPr>
          <w:rFonts w:hint="default" w:eastAsia="等线"/>
          <w:lang w:val="en-US" w:eastAsia="zh-CN"/>
        </w:rPr>
      </w:pPr>
      <w:r>
        <w:rPr>
          <w:rFonts w:hint="eastAsia"/>
          <w:lang w:val="en-US" w:eastAsia="zh-CN"/>
        </w:rPr>
        <w:t>回答：我们本意是用“个人收支查询”统计用户自己某一段时间的收支情况；用“团队账单查询”来统计用户所在的某一个群组的收支情况。方便用户知道自己这一段时间的总收支以及和某一个特定群体在一起时的消费。这里由于把群组删了，所以把团队收支也删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A2851C" w15:done="0"/>
  <w15:commentEx w15:paraId="53D0446B" w15:done="0"/>
  <w15:commentEx w15:paraId="7523110C" w15:done="0"/>
  <w15:commentEx w15:paraId="2FA0A79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康俪金黑W8(P)">
    <w:altName w:val="微软雅黑"/>
    <w:panose1 w:val="00000000000000000000"/>
    <w:charset w:val="86"/>
    <w:family w:val="swiss"/>
    <w:pitch w:val="default"/>
    <w:sig w:usb0="00000000" w:usb1="00000000" w:usb2="00000012" w:usb3="00000000" w:csb0="0004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方正粗黑宋简体">
    <w:altName w:val="宋体"/>
    <w:panose1 w:val="02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3C7EC0"/>
    <w:multiLevelType w:val="singleLevel"/>
    <w:tmpl w:val="EC3C7EC0"/>
    <w:lvl w:ilvl="0" w:tentative="0">
      <w:start w:val="2"/>
      <w:numFmt w:val="decimal"/>
      <w:suff w:val="nothing"/>
      <w:lvlText w:val="%1、"/>
      <w:lvlJc w:val="left"/>
    </w:lvl>
  </w:abstractNum>
  <w:abstractNum w:abstractNumId="1">
    <w:nsid w:val="725CDB70"/>
    <w:multiLevelType w:val="multilevel"/>
    <w:tmpl w:val="725CDB70"/>
    <w:lvl w:ilvl="0" w:tentative="0">
      <w:start w:val="1"/>
      <w:numFmt w:val="decimal"/>
      <w:suff w:val="space"/>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Noncolour">
    <w15:presenceInfo w15:providerId="WPS Office" w15:userId="2878664089"/>
  </w15:person>
  <w15:person w15:author="毛毛妈">
    <w15:presenceInfo w15:providerId="None" w15:userId="毛毛妈"/>
  </w15:person>
  <w15:person w15:author="Love Maths">
    <w15:presenceInfo w15:providerId="None" w15:userId="Love Maths"/>
  </w15:person>
  <w15:person w15:author="张1384433822">
    <w15:presenceInfo w15:providerId="WPS Office" w15:userId="67147676"/>
  </w15:person>
  <w15:person w15:author="Love Maths [2]">
    <w15:presenceInfo w15:providerId="WPS Office" w15:userId="53867091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FhMGNjN2E1Y2IyMmQxOWExMjZiM2RjZGNiNmE3OWYifQ=="/>
  </w:docVars>
  <w:rsids>
    <w:rsidRoot w:val="003A3A23"/>
    <w:rsid w:val="00001A78"/>
    <w:rsid w:val="00016169"/>
    <w:rsid w:val="00037A50"/>
    <w:rsid w:val="00043CEE"/>
    <w:rsid w:val="000516D7"/>
    <w:rsid w:val="000656E2"/>
    <w:rsid w:val="0007696F"/>
    <w:rsid w:val="00077D1A"/>
    <w:rsid w:val="00084144"/>
    <w:rsid w:val="000A0484"/>
    <w:rsid w:val="000D7184"/>
    <w:rsid w:val="00121621"/>
    <w:rsid w:val="00193629"/>
    <w:rsid w:val="001D602A"/>
    <w:rsid w:val="001E646E"/>
    <w:rsid w:val="00204D4D"/>
    <w:rsid w:val="00265EDB"/>
    <w:rsid w:val="00293F02"/>
    <w:rsid w:val="002C0FDD"/>
    <w:rsid w:val="003043F3"/>
    <w:rsid w:val="003438BE"/>
    <w:rsid w:val="0037497F"/>
    <w:rsid w:val="00377590"/>
    <w:rsid w:val="003A3A23"/>
    <w:rsid w:val="003A51AE"/>
    <w:rsid w:val="003D43E1"/>
    <w:rsid w:val="00400781"/>
    <w:rsid w:val="004130F9"/>
    <w:rsid w:val="0048661D"/>
    <w:rsid w:val="004D5D36"/>
    <w:rsid w:val="005149DC"/>
    <w:rsid w:val="005963D1"/>
    <w:rsid w:val="005E409E"/>
    <w:rsid w:val="00651B98"/>
    <w:rsid w:val="006F3798"/>
    <w:rsid w:val="00746198"/>
    <w:rsid w:val="00746AC8"/>
    <w:rsid w:val="007B7150"/>
    <w:rsid w:val="00832A65"/>
    <w:rsid w:val="008477E0"/>
    <w:rsid w:val="008D32FA"/>
    <w:rsid w:val="008D6105"/>
    <w:rsid w:val="008F6F0A"/>
    <w:rsid w:val="009250D6"/>
    <w:rsid w:val="009459EE"/>
    <w:rsid w:val="009805BF"/>
    <w:rsid w:val="009A0B58"/>
    <w:rsid w:val="009A0D6F"/>
    <w:rsid w:val="009B6203"/>
    <w:rsid w:val="009D3534"/>
    <w:rsid w:val="009D42B5"/>
    <w:rsid w:val="00A233D9"/>
    <w:rsid w:val="00A510B0"/>
    <w:rsid w:val="00A800C3"/>
    <w:rsid w:val="00A81CD8"/>
    <w:rsid w:val="00AA53EE"/>
    <w:rsid w:val="00AC79C2"/>
    <w:rsid w:val="00AE3979"/>
    <w:rsid w:val="00AE3C55"/>
    <w:rsid w:val="00B06B6C"/>
    <w:rsid w:val="00B07F32"/>
    <w:rsid w:val="00B569E2"/>
    <w:rsid w:val="00B71C26"/>
    <w:rsid w:val="00BA6CC2"/>
    <w:rsid w:val="00BE35D7"/>
    <w:rsid w:val="00C059B7"/>
    <w:rsid w:val="00C05D67"/>
    <w:rsid w:val="00C22403"/>
    <w:rsid w:val="00C60E93"/>
    <w:rsid w:val="00C64C3C"/>
    <w:rsid w:val="00C72527"/>
    <w:rsid w:val="00C86D19"/>
    <w:rsid w:val="00CA07C6"/>
    <w:rsid w:val="00D16FDD"/>
    <w:rsid w:val="00D366B3"/>
    <w:rsid w:val="00D81989"/>
    <w:rsid w:val="00DA44F8"/>
    <w:rsid w:val="00E25EEF"/>
    <w:rsid w:val="00E60214"/>
    <w:rsid w:val="00EE7764"/>
    <w:rsid w:val="00F21167"/>
    <w:rsid w:val="00F805D5"/>
    <w:rsid w:val="00FB6C8A"/>
    <w:rsid w:val="00FD3B40"/>
    <w:rsid w:val="00FF396E"/>
    <w:rsid w:val="02FA4BBA"/>
    <w:rsid w:val="0344410A"/>
    <w:rsid w:val="055B6E89"/>
    <w:rsid w:val="08671686"/>
    <w:rsid w:val="088E5CA1"/>
    <w:rsid w:val="0E155784"/>
    <w:rsid w:val="10B32B82"/>
    <w:rsid w:val="140F6592"/>
    <w:rsid w:val="14150EBB"/>
    <w:rsid w:val="163A0045"/>
    <w:rsid w:val="16CD746E"/>
    <w:rsid w:val="17B42A1C"/>
    <w:rsid w:val="1DE1641B"/>
    <w:rsid w:val="235B4A50"/>
    <w:rsid w:val="262449BF"/>
    <w:rsid w:val="26515148"/>
    <w:rsid w:val="287B324E"/>
    <w:rsid w:val="2C8E3C12"/>
    <w:rsid w:val="2DC82A58"/>
    <w:rsid w:val="333813B8"/>
    <w:rsid w:val="342E1F62"/>
    <w:rsid w:val="3D6B0AA7"/>
    <w:rsid w:val="46F02DDC"/>
    <w:rsid w:val="48965BF3"/>
    <w:rsid w:val="4CDC6714"/>
    <w:rsid w:val="4D9F77BA"/>
    <w:rsid w:val="4E0B4C4B"/>
    <w:rsid w:val="52760C06"/>
    <w:rsid w:val="530C2962"/>
    <w:rsid w:val="56BE7033"/>
    <w:rsid w:val="5769541A"/>
    <w:rsid w:val="5BB95036"/>
    <w:rsid w:val="5CBC1B3E"/>
    <w:rsid w:val="5F1E1C77"/>
    <w:rsid w:val="5F5D44EF"/>
    <w:rsid w:val="5FE355E6"/>
    <w:rsid w:val="66887BDD"/>
    <w:rsid w:val="677C2993"/>
    <w:rsid w:val="692B4349"/>
    <w:rsid w:val="6B515811"/>
    <w:rsid w:val="6C12315A"/>
    <w:rsid w:val="6C6F04FC"/>
    <w:rsid w:val="6C77554D"/>
    <w:rsid w:val="6CD60ABB"/>
    <w:rsid w:val="7290244D"/>
    <w:rsid w:val="75695C20"/>
    <w:rsid w:val="76CB639E"/>
    <w:rsid w:val="7DD56768"/>
    <w:rsid w:val="7F530AD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2"/>
    <w:qFormat/>
    <w:uiPriority w:val="9"/>
    <w:pPr>
      <w:keepNext/>
      <w:keepLines/>
      <w:spacing w:before="260" w:after="260" w:line="416" w:lineRule="auto"/>
      <w:jc w:val="left"/>
      <w:outlineLvl w:val="1"/>
    </w:pPr>
    <w:rPr>
      <w:rFonts w:ascii="等线 Light" w:hAnsi="等线 Light" w:eastAsia="华文中宋" w:cs="Times New Roman"/>
      <w:b/>
      <w:bCs/>
      <w:sz w:val="24"/>
      <w:szCs w:val="32"/>
    </w:rPr>
  </w:style>
  <w:style w:type="paragraph" w:styleId="4">
    <w:name w:val="heading 3"/>
    <w:basedOn w:val="1"/>
    <w:next w:val="1"/>
    <w:link w:val="23"/>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link w:val="24"/>
    <w:qFormat/>
    <w:uiPriority w:val="9"/>
    <w:pPr>
      <w:keepNext/>
      <w:keepLines/>
      <w:spacing w:before="280" w:after="290" w:line="376" w:lineRule="auto"/>
      <w:outlineLvl w:val="3"/>
    </w:pPr>
    <w:rPr>
      <w:rFonts w:ascii="等线 Light" w:hAnsi="等线 Light" w:eastAsia="宋体" w:cs="Times New Roman"/>
      <w:b/>
      <w:bCs/>
      <w:szCs w:val="28"/>
    </w:rPr>
  </w:style>
  <w:style w:type="character" w:default="1" w:styleId="17">
    <w:name w:val="Default Paragraph Font"/>
    <w:unhideWhenUsed/>
    <w:qFormat/>
    <w:uiPriority w:val="1"/>
  </w:style>
  <w:style w:type="table" w:default="1" w:styleId="16">
    <w:name w:val="Normal Table"/>
    <w:unhideWhenUsed/>
    <w:qFormat/>
    <w:uiPriority w:val="99"/>
    <w:tblPr>
      <w:tblCellMar>
        <w:top w:w="0" w:type="dxa"/>
        <w:left w:w="108" w:type="dxa"/>
        <w:bottom w:w="0" w:type="dxa"/>
        <w:right w:w="108" w:type="dxa"/>
      </w:tblCellMar>
    </w:tblPr>
  </w:style>
  <w:style w:type="paragraph" w:styleId="6">
    <w:name w:val="caption"/>
    <w:basedOn w:val="1"/>
    <w:next w:val="1"/>
    <w:qFormat/>
    <w:uiPriority w:val="35"/>
    <w:rPr>
      <w:rFonts w:ascii="Arial" w:hAnsi="Arial" w:eastAsia="黑体"/>
      <w:sz w:val="20"/>
    </w:rPr>
  </w:style>
  <w:style w:type="paragraph" w:styleId="7">
    <w:name w:val="annotation text"/>
    <w:basedOn w:val="1"/>
    <w:link w:val="25"/>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26"/>
    <w:unhideWhenUsed/>
    <w:qFormat/>
    <w:uiPriority w:val="99"/>
    <w:pPr>
      <w:ind w:left="100" w:leftChars="2500"/>
    </w:pPr>
  </w:style>
  <w:style w:type="paragraph" w:styleId="10">
    <w:name w:val="footer"/>
    <w:basedOn w:val="1"/>
    <w:link w:val="27"/>
    <w:unhideWhenUsed/>
    <w:qFormat/>
    <w:uiPriority w:val="99"/>
    <w:pPr>
      <w:tabs>
        <w:tab w:val="center" w:pos="4153"/>
        <w:tab w:val="right" w:pos="8306"/>
      </w:tabs>
      <w:snapToGrid w:val="0"/>
      <w:jc w:val="left"/>
    </w:pPr>
    <w:rPr>
      <w:sz w:val="18"/>
      <w:szCs w:val="18"/>
    </w:rPr>
  </w:style>
  <w:style w:type="paragraph" w:styleId="11">
    <w:name w:val="header"/>
    <w:basedOn w:val="1"/>
    <w:link w:val="28"/>
    <w:unhideWhenUsed/>
    <w:qFormat/>
    <w:uiPriority w:val="99"/>
    <w:pP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Normal (Web)"/>
    <w:basedOn w:val="1"/>
    <w:unhideWhenUsed/>
    <w:qFormat/>
    <w:uiPriority w:val="99"/>
    <w:rPr>
      <w:sz w:val="24"/>
    </w:rPr>
  </w:style>
  <w:style w:type="paragraph" w:styleId="15">
    <w:name w:val="annotation subject"/>
    <w:basedOn w:val="7"/>
    <w:next w:val="7"/>
    <w:link w:val="29"/>
    <w:unhideWhenUsed/>
    <w:qFormat/>
    <w:uiPriority w:val="99"/>
    <w:rPr>
      <w:b/>
      <w:bCs/>
    </w:rPr>
  </w:style>
  <w:style w:type="character" w:styleId="18">
    <w:name w:val="Strong"/>
    <w:qFormat/>
    <w:uiPriority w:val="22"/>
    <w:rPr>
      <w:b/>
    </w:rPr>
  </w:style>
  <w:style w:type="character" w:styleId="19">
    <w:name w:val="Hyperlink"/>
    <w:unhideWhenUsed/>
    <w:qFormat/>
    <w:uiPriority w:val="99"/>
    <w:rPr>
      <w:color w:val="0563C1"/>
      <w:u w:val="single"/>
    </w:rPr>
  </w:style>
  <w:style w:type="character" w:styleId="20">
    <w:name w:val="annotation reference"/>
    <w:unhideWhenUsed/>
    <w:qFormat/>
    <w:uiPriority w:val="99"/>
    <w:rPr>
      <w:sz w:val="21"/>
      <w:szCs w:val="21"/>
    </w:rPr>
  </w:style>
  <w:style w:type="character" w:customStyle="1" w:styleId="21">
    <w:name w:val="标题 1 字符"/>
    <w:link w:val="2"/>
    <w:qFormat/>
    <w:uiPriority w:val="9"/>
    <w:rPr>
      <w:b/>
      <w:bCs/>
      <w:kern w:val="44"/>
      <w:sz w:val="44"/>
      <w:szCs w:val="44"/>
    </w:rPr>
  </w:style>
  <w:style w:type="character" w:customStyle="1" w:styleId="22">
    <w:name w:val="标题 2 字符"/>
    <w:link w:val="3"/>
    <w:qFormat/>
    <w:uiPriority w:val="9"/>
    <w:rPr>
      <w:rFonts w:ascii="等线 Light" w:hAnsi="等线 Light" w:eastAsia="华文中宋" w:cs="Times New Roman"/>
      <w:b/>
      <w:bCs/>
      <w:sz w:val="24"/>
      <w:szCs w:val="32"/>
    </w:rPr>
  </w:style>
  <w:style w:type="character" w:customStyle="1" w:styleId="23">
    <w:name w:val="标题 3 字符"/>
    <w:link w:val="4"/>
    <w:qFormat/>
    <w:uiPriority w:val="9"/>
    <w:rPr>
      <w:rFonts w:ascii="华文中宋" w:hAnsi="华文中宋" w:eastAsia="华文中宋"/>
      <w:b/>
      <w:bCs/>
      <w:sz w:val="22"/>
    </w:rPr>
  </w:style>
  <w:style w:type="character" w:customStyle="1" w:styleId="24">
    <w:name w:val="标题 4 字符"/>
    <w:link w:val="5"/>
    <w:qFormat/>
    <w:uiPriority w:val="9"/>
    <w:rPr>
      <w:rFonts w:ascii="等线 Light" w:hAnsi="等线 Light" w:eastAsia="宋体" w:cs="Times New Roman"/>
      <w:b/>
      <w:bCs/>
      <w:szCs w:val="28"/>
    </w:rPr>
  </w:style>
  <w:style w:type="character" w:customStyle="1" w:styleId="25">
    <w:name w:val="批注文字 字符"/>
    <w:link w:val="7"/>
    <w:semiHidden/>
    <w:qFormat/>
    <w:uiPriority w:val="99"/>
    <w:rPr>
      <w:kern w:val="2"/>
      <w:sz w:val="21"/>
      <w:szCs w:val="22"/>
    </w:rPr>
  </w:style>
  <w:style w:type="character" w:customStyle="1" w:styleId="26">
    <w:name w:val="日期 字符"/>
    <w:link w:val="9"/>
    <w:semiHidden/>
    <w:qFormat/>
    <w:uiPriority w:val="99"/>
  </w:style>
  <w:style w:type="character" w:customStyle="1" w:styleId="27">
    <w:name w:val="页脚 字符"/>
    <w:link w:val="10"/>
    <w:qFormat/>
    <w:uiPriority w:val="99"/>
    <w:rPr>
      <w:sz w:val="18"/>
      <w:szCs w:val="18"/>
    </w:rPr>
  </w:style>
  <w:style w:type="character" w:customStyle="1" w:styleId="28">
    <w:name w:val="页眉 字符"/>
    <w:link w:val="11"/>
    <w:qFormat/>
    <w:uiPriority w:val="99"/>
    <w:rPr>
      <w:sz w:val="18"/>
      <w:szCs w:val="18"/>
    </w:rPr>
  </w:style>
  <w:style w:type="character" w:customStyle="1" w:styleId="29">
    <w:name w:val="批注主题 字符"/>
    <w:link w:val="15"/>
    <w:semiHidden/>
    <w:qFormat/>
    <w:uiPriority w:val="99"/>
    <w:rPr>
      <w:b/>
      <w:bCs/>
      <w:kern w:val="2"/>
      <w:sz w:val="21"/>
      <w:szCs w:val="22"/>
    </w:rPr>
  </w:style>
  <w:style w:type="paragraph" w:customStyle="1" w:styleId="30">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31">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paragraph" w:styleId="32">
    <w:name w:val="List Paragraph"/>
    <w:basedOn w:val="1"/>
    <w:qFormat/>
    <w:uiPriority w:val="34"/>
    <w:pPr>
      <w:ind w:firstLine="420" w:firstLineChars="200"/>
    </w:pPr>
  </w:style>
  <w:style w:type="paragraph" w:customStyle="1" w:styleId="33">
    <w:name w:val="TOC 标题1"/>
    <w:basedOn w:val="2"/>
    <w:next w:val="1"/>
    <w:unhideWhenUsed/>
    <w:qFormat/>
    <w:uiPriority w:val="39"/>
    <w:pPr>
      <w:widowControl/>
      <w:spacing w:before="240" w:after="0" w:line="259" w:lineRule="auto"/>
      <w:jc w:val="left"/>
      <w:outlineLvl w:val="9"/>
    </w:pPr>
    <w:rPr>
      <w:rFonts w:ascii="等线 Light" w:hAnsi="等线 Light" w:eastAsia="等线 Light" w:cs="Times New Roman"/>
      <w:b w:val="0"/>
      <w:bCs w:val="0"/>
      <w:color w:val="2F5496"/>
      <w:kern w:val="0"/>
      <w:sz w:val="32"/>
      <w:szCs w:val="32"/>
    </w:rPr>
  </w:style>
  <w:style w:type="paragraph" w:customStyle="1" w:styleId="34">
    <w:name w:val="修订1"/>
    <w:unhideWhenUsed/>
    <w:qFormat/>
    <w:uiPriority w:val="99"/>
    <w:rPr>
      <w:rFonts w:ascii="等线" w:hAnsi="等线" w:eastAsia="等线" w:cs="Times New Roman"/>
      <w:kern w:val="2"/>
      <w:sz w:val="21"/>
      <w:szCs w:val="22"/>
      <w:lang w:val="en-US" w:eastAsia="zh-CN" w:bidi="ar-SA"/>
    </w:rPr>
  </w:style>
  <w:style w:type="paragraph" w:customStyle="1" w:styleId="35">
    <w:name w:val="Revision"/>
    <w:unhideWhenUsed/>
    <w:qFormat/>
    <w:uiPriority w:val="99"/>
    <w:rPr>
      <w:rFonts w:ascii="等线" w:hAnsi="等线" w:eastAsia="等线" w:cs="Times New Roman"/>
      <w:kern w:val="2"/>
      <w:sz w:val="21"/>
      <w:szCs w:val="22"/>
      <w:lang w:val="en-US" w:eastAsia="zh-CN" w:bidi="ar-SA"/>
    </w:rPr>
  </w:style>
  <w:style w:type="paragraph" w:customStyle="1" w:styleId="36">
    <w:name w:val="_Style 35"/>
    <w:unhideWhenUsed/>
    <w:qFormat/>
    <w:uiPriority w:val="99"/>
    <w:rPr>
      <w:rFonts w:ascii="等线" w:hAnsi="等线" w:eastAsia="等线"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image" Target="media/image3.emf"/><Relationship Id="rId7" Type="http://schemas.openxmlformats.org/officeDocument/2006/relationships/image" Target="media/image2.emf"/><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2" Type="http://schemas.microsoft.com/office/2011/relationships/people" Target="people.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comments" Target="comments.xml"/><Relationship Id="rId29" Type="http://schemas.openxmlformats.org/officeDocument/2006/relationships/image" Target="media/image24.emf"/><Relationship Id="rId28" Type="http://schemas.openxmlformats.org/officeDocument/2006/relationships/image" Target="media/image23.emf"/><Relationship Id="rId27" Type="http://schemas.openxmlformats.org/officeDocument/2006/relationships/image" Target="media/image22.emf"/><Relationship Id="rId26" Type="http://schemas.openxmlformats.org/officeDocument/2006/relationships/image" Target="media/image21.emf"/><Relationship Id="rId25" Type="http://schemas.openxmlformats.org/officeDocument/2006/relationships/image" Target="media/image20.emf"/><Relationship Id="rId24" Type="http://schemas.openxmlformats.org/officeDocument/2006/relationships/image" Target="media/image19.emf"/><Relationship Id="rId23" Type="http://schemas.openxmlformats.org/officeDocument/2006/relationships/image" Target="media/image18.emf"/><Relationship Id="rId22" Type="http://schemas.openxmlformats.org/officeDocument/2006/relationships/image" Target="media/image17.emf"/><Relationship Id="rId21" Type="http://schemas.openxmlformats.org/officeDocument/2006/relationships/image" Target="media/image16.emf"/><Relationship Id="rId20" Type="http://schemas.openxmlformats.org/officeDocument/2006/relationships/image" Target="media/image15.emf"/><Relationship Id="rId2" Type="http://schemas.openxmlformats.org/officeDocument/2006/relationships/settings" Target="settings.xml"/><Relationship Id="rId19" Type="http://schemas.openxmlformats.org/officeDocument/2006/relationships/image" Target="media/image14.emf"/><Relationship Id="rId18" Type="http://schemas.openxmlformats.org/officeDocument/2006/relationships/image" Target="media/image13.emf"/><Relationship Id="rId17" Type="http://schemas.openxmlformats.org/officeDocument/2006/relationships/image" Target="media/image12.emf"/><Relationship Id="rId16" Type="http://schemas.openxmlformats.org/officeDocument/2006/relationships/image" Target="media/image11.emf"/><Relationship Id="rId15" Type="http://schemas.openxmlformats.org/officeDocument/2006/relationships/image" Target="media/image10.emf"/><Relationship Id="rId14" Type="http://schemas.openxmlformats.org/officeDocument/2006/relationships/image" Target="media/image9.emf"/><Relationship Id="rId13" Type="http://schemas.openxmlformats.org/officeDocument/2006/relationships/image" Target="media/image8.emf"/><Relationship Id="rId12" Type="http://schemas.openxmlformats.org/officeDocument/2006/relationships/image" Target="media/image7.emf"/><Relationship Id="rId11" Type="http://schemas.openxmlformats.org/officeDocument/2006/relationships/image" Target="media/image6.emf"/><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33</Pages>
  <Words>4093</Words>
  <Characters>4386</Characters>
  <Lines>61</Lines>
  <Paragraphs>17</Paragraphs>
  <TotalTime>2</TotalTime>
  <ScaleCrop>false</ScaleCrop>
  <LinksUpToDate>false</LinksUpToDate>
  <CharactersWithSpaces>4482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2023-10-17T12:28:00Z</dcterms:created>
  <dc:creator>沁悦 朱</dc:creator>
  <cp:lastModifiedBy>Love Maths</cp:lastModifiedBy>
  <dcterms:modified xsi:type="dcterms:W3CDTF">2025-10-31T09:12:39Z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4590A31687C0495797B183EFFFA5C90E_13</vt:lpwstr>
  </property>
  <property fmtid="{D5CDD505-2E9C-101B-9397-08002B2CF9AE}" pid="4" name="KSOTemplateDocerSaveRecord">
    <vt:lpwstr>eyJoZGlkIjoiZjNiNThiNmE0ZTExOTc5YzBiOGQ5YTYyZDFjOTAwMjQiLCJ1c2VySWQiOiIxNDQxNTk2NDQ1In0=</vt:lpwstr>
  </property>
</Properties>
</file>